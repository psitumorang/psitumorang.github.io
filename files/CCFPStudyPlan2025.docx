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2"/>
  <w:body>
    <w:sdt>
      <w:sdtPr>
        <w:id w:val="502942830"/>
        <w:docPartObj>
          <w:docPartGallery w:val="Cover Pages"/>
          <w:docPartUnique/>
        </w:docPartObj>
      </w:sdtPr>
      <w:sdtEndPr>
        <w:rPr>
          <w:rFonts w:eastAsia="Arial"/>
          <w:b/>
          <w:bCs/>
          <w:caps/>
        </w:rPr>
      </w:sdtEndPr>
      <w:sdtContent>
        <w:p w14:paraId="6A99A0BE" w14:textId="77777777" w:rsidR="00ED252D" w:rsidRDefault="00ED252D">
          <w:r>
            <w:rPr>
              <w:noProof/>
            </w:rPr>
            <mc:AlternateContent>
              <mc:Choice Requires="wps">
                <w:drawing>
                  <wp:anchor distT="0" distB="0" distL="114300" distR="114300" simplePos="0" relativeHeight="251658240" behindDoc="1" locked="0" layoutInCell="1" allowOverlap="1" wp14:anchorId="7FF77E86" wp14:editId="54BDCFCB">
                    <wp:simplePos x="0" y="0"/>
                    <wp:positionH relativeFrom="column">
                      <wp:posOffset>-700405</wp:posOffset>
                    </wp:positionH>
                    <wp:positionV relativeFrom="paragraph">
                      <wp:posOffset>-1022985</wp:posOffset>
                    </wp:positionV>
                    <wp:extent cx="7776210" cy="10064750"/>
                    <wp:effectExtent l="0" t="0" r="0" b="6350"/>
                    <wp:wrapNone/>
                    <wp:docPr id="899554375" name="Rectangle 4" title="Background shape for page color"/>
                    <wp:cNvGraphicFramePr/>
                    <a:graphic xmlns:a="http://schemas.openxmlformats.org/drawingml/2006/main">
                      <a:graphicData uri="http://schemas.microsoft.com/office/word/2010/wordprocessingShape">
                        <wps:wsp>
                          <wps:cNvSpPr/>
                          <wps:spPr>
                            <a:xfrm>
                              <a:off x="0" y="0"/>
                              <a:ext cx="7776210" cy="10064750"/>
                            </a:xfrm>
                            <a:prstGeom prst="rect">
                              <a:avLst/>
                            </a:prstGeom>
                            <a:blipFill>
                              <a:blip r:embed="rId11"/>
                              <a:stretch>
                                <a:fillRect l="-5" t="-20" r="-5" b="-2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4907F26A">
                  <v:rect id="Rectangle 4" style="position:absolute;margin-left:-55.15pt;margin-top:-80.55pt;width:612.3pt;height:7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Title: Background shape for page color" o:spid="_x0000_s1026" stroked="f" strokeweight="1pt" w14:anchorId="13F079E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">
                    <v:fill type="frame" o:title="" recolor="t" rotate="t" r:id="rId12"/>
                  </v:rect>
                </w:pict>
              </mc:Fallback>
            </mc:AlternateContent>
          </w:r>
        </w:p>
        <w:p w14:paraId="22B89555" w14:textId="0323C20D" w:rsidR="00ED252D" w:rsidRDefault="008A3988">
          <w:pPr>
            <w:spacing w:after="0" w:line="240" w:lineRule="auto"/>
            <w:rPr>
              <w:rFonts w:eastAsia="Arial" w:cs="Arial"/>
            </w:rPr>
          </w:pPr>
          <w:r>
            <w:rPr>
              <w:rFonts w:cs="Arial"/>
              <w:noProof/>
              <w:sz w:val="46"/>
              <w:szCs w:val="46"/>
            </w:rPr>
            <mc:AlternateContent>
              <mc:Choice Requires="wps">
                <w:drawing>
                  <wp:anchor distT="0" distB="0" distL="114300" distR="114300" simplePos="0" relativeHeight="251658246" behindDoc="0" locked="0" layoutInCell="1" allowOverlap="1" wp14:anchorId="57511DE5" wp14:editId="75148795">
                    <wp:simplePos x="0" y="0"/>
                    <wp:positionH relativeFrom="page">
                      <wp:posOffset>406400</wp:posOffset>
                    </wp:positionH>
                    <wp:positionV relativeFrom="paragraph">
                      <wp:posOffset>1770380</wp:posOffset>
                    </wp:positionV>
                    <wp:extent cx="7004304" cy="1399032"/>
                    <wp:effectExtent l="0" t="0" r="0" b="0"/>
                    <wp:wrapNone/>
                    <wp:docPr id="455776444" name="Rectangle 2"/>
                    <wp:cNvGraphicFramePr/>
                    <a:graphic xmlns:a="http://schemas.openxmlformats.org/drawingml/2006/main">
                      <a:graphicData uri="http://schemas.microsoft.com/office/word/2010/wordprocessingShape">
                        <wps:wsp>
                          <wps:cNvSpPr/>
                          <wps:spPr>
                            <a:xfrm>
                              <a:off x="0" y="0"/>
                              <a:ext cx="7004304" cy="1399032"/>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6F5DDA3A">
                  <v:rect id="Rectangle 2" style="position:absolute;margin-left:32pt;margin-top:139.4pt;width:551.5pt;height:110.1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stroked="f" strokeweight="1pt" w14:anchorId="63FBD3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">
                    <v:fill type="frame" o:title="" recolor="t" rotate="t" r:id="rId14"/>
                    <w10:wrap anchorx="page"/>
                  </v:rect>
                </w:pict>
              </mc:Fallback>
            </mc:AlternateContent>
          </w:r>
          <w:r w:rsidR="00ED252D">
            <w:rPr>
              <w:noProof/>
            </w:rPr>
            <mc:AlternateContent>
              <mc:Choice Requires="wps">
                <w:drawing>
                  <wp:anchor distT="0" distB="0" distL="114300" distR="114300" simplePos="0" relativeHeight="251658244" behindDoc="0" locked="0" layoutInCell="1" allowOverlap="1" wp14:anchorId="10D974FE" wp14:editId="0DD82466">
                    <wp:simplePos x="0" y="0"/>
                    <wp:positionH relativeFrom="page">
                      <wp:posOffset>483870</wp:posOffset>
                    </wp:positionH>
                    <wp:positionV relativeFrom="page">
                      <wp:posOffset>5582920</wp:posOffset>
                    </wp:positionV>
                    <wp:extent cx="6857365" cy="2066290"/>
                    <wp:effectExtent l="0" t="0" r="0" b="0"/>
                    <wp:wrapNone/>
                    <wp:docPr id="553683096" name="Text Box 35" title="Contact info text box"/>
                    <wp:cNvGraphicFramePr/>
                    <a:graphic xmlns:a="http://schemas.openxmlformats.org/drawingml/2006/main">
                      <a:graphicData uri="http://schemas.microsoft.com/office/word/2010/wordprocessingShape">
                        <wps:wsp>
                          <wps:cNvSpPr txBox="1"/>
                          <wps:spPr>
                            <a:xfrm>
                              <a:off x="0" y="0"/>
                              <a:ext cx="6857365" cy="2066290"/>
                            </a:xfrm>
                            <a:prstGeom prst="rect">
                              <a:avLst/>
                            </a:prstGeom>
                            <a:noFill/>
                            <a:ln w="6350">
                              <a:noFill/>
                            </a:ln>
                          </wps:spPr>
                          <wps:txbx>
                            <w:txbxContent>
                              <w:sdt>
                                <w:sdtPr>
                                  <w:rPr>
                                    <w:b/>
                                    <w:caps/>
                                    <w:color w:val="FFFFFF" w:themeColor="background1"/>
                                    <w:spacing w:val="140"/>
                                    <w:sz w:val="40"/>
                                    <w:szCs w:val="40"/>
                                  </w:rPr>
                                  <w:alias w:val="Subtitle"/>
                                  <w:tag w:val=""/>
                                  <w:id w:val="-2007202596"/>
                                  <w:dataBinding w:prefixMappings="xmlns:ns0='http://purl.org/dc/elements/1.1/' xmlns:ns1='http://schemas.openxmlformats.org/package/2006/metadata/core-properties' " w:xpath="/ns1:coreProperties[1]/ns0:subject[1]" w:storeItemID="{6C3C8BC8-F283-45AE-878A-BAB7291924A1}"/>
                                  <w15:appearance w15:val="hidden"/>
                                  <w:text/>
                                </w:sdtPr>
                                <w:sdtContent>
                                  <w:p w14:paraId="59276E19" w14:textId="5BBEDDA6" w:rsidR="00ED252D" w:rsidRPr="00DC05DC" w:rsidRDefault="0086163B" w:rsidP="00ED252D">
                                    <w:pPr>
                                      <w:pStyle w:val="NoSpacing"/>
                                      <w:spacing w:before="240"/>
                                      <w:ind w:left="-1305" w:right="-877"/>
                                      <w:jc w:val="center"/>
                                      <w:rPr>
                                        <w:b/>
                                        <w:caps/>
                                        <w:color w:val="FFFFFF" w:themeColor="background1"/>
                                        <w:spacing w:val="140"/>
                                        <w:sz w:val="40"/>
                                        <w:szCs w:val="40"/>
                                      </w:rPr>
                                    </w:pPr>
                                    <w:r>
                                      <w:rPr>
                                        <w:b/>
                                        <w:caps/>
                                        <w:color w:val="FFFFFF" w:themeColor="background1"/>
                                        <w:spacing w:val="140"/>
                                        <w:sz w:val="40"/>
                                        <w:szCs w:val="40"/>
                                      </w:rPr>
                                      <w:t>CCFP Heavy-Duty Truck Study</w:t>
                                    </w:r>
                                  </w:p>
                                </w:sdtContent>
                              </w:sdt>
                              <w:p w14:paraId="20A9F345" w14:textId="25031F51" w:rsidR="00ED252D" w:rsidRPr="00146FA5" w:rsidRDefault="00F052B9" w:rsidP="00ED252D">
                                <w:pPr>
                                  <w:pStyle w:val="NoSpacing"/>
                                  <w:spacing w:before="240"/>
                                  <w:ind w:left="-1305" w:right="-877"/>
                                  <w:jc w:val="center"/>
                                  <w:rPr>
                                    <w:b/>
                                    <w:caps/>
                                    <w:color w:val="FFFFFF" w:themeColor="background1"/>
                                    <w:spacing w:val="20"/>
                                    <w:sz w:val="24"/>
                                    <w:szCs w:val="24"/>
                                  </w:rPr>
                                </w:pPr>
                                <w:r>
                                  <w:rPr>
                                    <w:rFonts w:cs="Arial"/>
                                    <w:b/>
                                    <w:color w:val="FFFFFF" w:themeColor="background1"/>
                                    <w:sz w:val="40"/>
                                    <w:szCs w:val="40"/>
                                  </w:rPr>
                                  <w:t>2</w:t>
                                </w:r>
                                <w:r w:rsidR="00BA3A57">
                                  <w:rPr>
                                    <w:rFonts w:cs="Arial"/>
                                    <w:b/>
                                    <w:color w:val="FFFFFF" w:themeColor="background1"/>
                                    <w:sz w:val="40"/>
                                    <w:szCs w:val="40"/>
                                  </w:rPr>
                                  <w:t>025</w:t>
                                </w:r>
                              </w:p>
                            </w:txbxContent>
                          </wps:txbx>
                          <wps:bodyPr rot="0" spcFirstLastPara="0" vertOverflow="overflow" horzOverflow="overflow" vert="horz" wrap="square" lIns="365760" tIns="45720" rIns="91440" bIns="54864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0D974FE" id="_x0000_t202" coordsize="21600,21600" o:spt="202" path="m,l,21600r21600,l21600,xe">
                    <v:stroke joinstyle="miter"/>
                    <v:path gradientshapeok="t" o:connecttype="rect"/>
                  </v:shapetype>
                  <v:shape id="Text Box 35" o:spid="_x0000_s1026" type="#_x0000_t202" alt="Title: Contact info text box" style="position:absolute;margin-left:38.1pt;margin-top:439.6pt;width:539.95pt;height:162.7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" filled="f" stroked="f" strokeweight=".5pt">
                    <v:textbox style="mso-fit-shape-to-text:t" inset="28.8pt,,,43.2pt">
                      <w:txbxContent>
                        <w:sdt>
                          <w:sdtPr>
                            <w:rPr>
                              <w:b/>
                              <w:caps/>
                              <w:color w:val="FFFFFF" w:themeColor="background1"/>
                              <w:spacing w:val="140"/>
                              <w:sz w:val="40"/>
                              <w:szCs w:val="40"/>
                            </w:rPr>
                            <w:alias w:val="Subtitle"/>
                            <w:tag w:val=""/>
                            <w:id w:val="-2007202596"/>
                            <w:dataBinding w:prefixMappings="xmlns:ns0='http://purl.org/dc/elements/1.1/' xmlns:ns1='http://schemas.openxmlformats.org/package/2006/metadata/core-properties' " w:xpath="/ns1:coreProperties[1]/ns0:subject[1]" w:storeItemID="{6C3C8BC8-F283-45AE-878A-BAB7291924A1}"/>
                            <w15:appearance w15:val="hidden"/>
                            <w:text/>
                          </w:sdtPr>
                          <w:sdtContent>
                            <w:p w14:paraId="59276E19" w14:textId="5BBEDDA6" w:rsidR="00ED252D" w:rsidRPr="00DC05DC" w:rsidRDefault="0086163B" w:rsidP="00ED252D">
                              <w:pPr>
                                <w:pStyle w:val="NoSpacing"/>
                                <w:spacing w:before="240"/>
                                <w:ind w:left="-1305" w:right="-877"/>
                                <w:jc w:val="center"/>
                                <w:rPr>
                                  <w:b/>
                                  <w:caps/>
                                  <w:color w:val="FFFFFF" w:themeColor="background1"/>
                                  <w:spacing w:val="140"/>
                                  <w:sz w:val="40"/>
                                  <w:szCs w:val="40"/>
                                </w:rPr>
                              </w:pPr>
                              <w:r>
                                <w:rPr>
                                  <w:b/>
                                  <w:caps/>
                                  <w:color w:val="FFFFFF" w:themeColor="background1"/>
                                  <w:spacing w:val="140"/>
                                  <w:sz w:val="40"/>
                                  <w:szCs w:val="40"/>
                                </w:rPr>
                                <w:t>CCFP Heavy-Duty Truck Study</w:t>
                              </w:r>
                            </w:p>
                          </w:sdtContent>
                        </w:sdt>
                        <w:p w14:paraId="20A9F345" w14:textId="25031F51" w:rsidR="00ED252D" w:rsidRPr="00146FA5" w:rsidRDefault="00F052B9" w:rsidP="00ED252D">
                          <w:pPr>
                            <w:pStyle w:val="NoSpacing"/>
                            <w:spacing w:before="240"/>
                            <w:ind w:left="-1305" w:right="-877"/>
                            <w:jc w:val="center"/>
                            <w:rPr>
                              <w:b/>
                              <w:caps/>
                              <w:color w:val="FFFFFF" w:themeColor="background1"/>
                              <w:spacing w:val="20"/>
                              <w:sz w:val="24"/>
                              <w:szCs w:val="24"/>
                            </w:rPr>
                          </w:pPr>
                          <w:r>
                            <w:rPr>
                              <w:rFonts w:cs="Arial"/>
                              <w:b/>
                              <w:color w:val="FFFFFF" w:themeColor="background1"/>
                              <w:sz w:val="40"/>
                              <w:szCs w:val="40"/>
                            </w:rPr>
                            <w:t>2</w:t>
                          </w:r>
                          <w:r w:rsidR="00BA3A57">
                            <w:rPr>
                              <w:rFonts w:cs="Arial"/>
                              <w:b/>
                              <w:color w:val="FFFFFF" w:themeColor="background1"/>
                              <w:sz w:val="40"/>
                              <w:szCs w:val="40"/>
                            </w:rPr>
                            <w:t>025</w:t>
                          </w:r>
                        </w:p>
                      </w:txbxContent>
                    </v:textbox>
                    <w10:wrap anchorx="page" anchory="page"/>
                  </v:shape>
                </w:pict>
              </mc:Fallback>
            </mc:AlternateContent>
          </w:r>
          <w:r w:rsidR="00ED252D">
            <w:rPr>
              <w:noProof/>
            </w:rPr>
            <mc:AlternateContent>
              <mc:Choice Requires="wps">
                <w:drawing>
                  <wp:anchor distT="0" distB="0" distL="114300" distR="114300" simplePos="0" relativeHeight="251658245" behindDoc="0" locked="0" layoutInCell="1" allowOverlap="1" wp14:anchorId="10FBC4EA" wp14:editId="2A48BC23">
                    <wp:simplePos x="0" y="0"/>
                    <wp:positionH relativeFrom="page">
                      <wp:posOffset>1426210</wp:posOffset>
                    </wp:positionH>
                    <wp:positionV relativeFrom="paragraph">
                      <wp:posOffset>2743200</wp:posOffset>
                    </wp:positionV>
                    <wp:extent cx="4972685" cy="2094230"/>
                    <wp:effectExtent l="0" t="0" r="0" b="0"/>
                    <wp:wrapNone/>
                    <wp:docPr id="1040966667" name="Text Box 5" title="Title text box"/>
                    <wp:cNvGraphicFramePr/>
                    <a:graphic xmlns:a="http://schemas.openxmlformats.org/drawingml/2006/main">
                      <a:graphicData uri="http://schemas.microsoft.com/office/word/2010/wordprocessingShape">
                        <wps:wsp>
                          <wps:cNvSpPr txBox="1"/>
                          <wps:spPr>
                            <a:xfrm>
                              <a:off x="0" y="0"/>
                              <a:ext cx="4972685" cy="2094230"/>
                            </a:xfrm>
                            <a:prstGeom prst="rect">
                              <a:avLst/>
                            </a:prstGeom>
                            <a:noFill/>
                            <a:ln w="6350">
                              <a:noFill/>
                            </a:ln>
                          </wps:spPr>
                          <wps:txbx>
                            <w:txbxContent>
                              <w:p w14:paraId="40AA9B5E" w14:textId="77777777" w:rsidR="0086163B" w:rsidRDefault="0086163B" w:rsidP="00ED252D">
                                <w:pPr>
                                  <w:pStyle w:val="DocumentTitle"/>
                                  <w:rPr>
                                    <w:color w:val="FFFFFF" w:themeColor="background1"/>
                                  </w:rPr>
                                </w:pPr>
                              </w:p>
                              <w:p w14:paraId="6C172B34" w14:textId="77777777" w:rsidR="00ED252D" w:rsidRPr="00146FA5" w:rsidRDefault="0086163B" w:rsidP="00ED252D">
                                <w:pPr>
                                  <w:pStyle w:val="DocumentTitle"/>
                                  <w:rPr>
                                    <w:color w:val="FFFFFF" w:themeColor="background1"/>
                                  </w:rPr>
                                </w:pPr>
                                <w:r>
                                  <w:rPr>
                                    <w:color w:val="FFFFFF" w:themeColor="background1"/>
                                  </w:rPr>
                                  <w:t>Study PLan</w:t>
                                </w:r>
                              </w:p>
                              <w:p w14:paraId="4FE163B9" w14:textId="77777777" w:rsidR="00ED252D" w:rsidRPr="00146FA5" w:rsidRDefault="00ED252D" w:rsidP="00ED252D">
                                <w:pPr>
                                  <w:pStyle w:val="Title"/>
                                  <w:rPr>
                                    <w:color w:val="FFFFFF" w:themeColor="background1"/>
                                  </w:rPr>
                                </w:pPr>
                              </w:p>
                              <w:p w14:paraId="14BB9789" w14:textId="77777777" w:rsidR="00ED252D" w:rsidRDefault="00ED252D"/>
                              <w:p w14:paraId="7BB128C0" w14:textId="77777777" w:rsidR="00ED252D" w:rsidRDefault="00ED252D"/>
                              <w:p w14:paraId="4D84AA2C" w14:textId="5675409D" w:rsidR="0086163B" w:rsidRDefault="0086163B" w:rsidP="00ED252D">
                                <w:pPr>
                                  <w:pStyle w:val="DocumentTitle"/>
                                  <w:rPr>
                                    <w:color w:val="FFFFFF" w:themeColor="background1"/>
                                  </w:rPr>
                                </w:pPr>
                              </w:p>
                              <w:p w14:paraId="49A209DB" w14:textId="71E08614" w:rsidR="00ED252D" w:rsidRPr="00146FA5" w:rsidRDefault="0086163B" w:rsidP="00ED252D">
                                <w:pPr>
                                  <w:pStyle w:val="DocumentTitle"/>
                                  <w:rPr>
                                    <w:color w:val="FFFFFF" w:themeColor="background1"/>
                                  </w:rPr>
                                </w:pPr>
                                <w:r>
                                  <w:rPr>
                                    <w:color w:val="FFFFFF" w:themeColor="background1"/>
                                  </w:rPr>
                                  <w:t>Study PLan</w:t>
                                </w:r>
                              </w:p>
                              <w:p w14:paraId="6860FA23" w14:textId="77777777" w:rsidR="00ED252D" w:rsidRPr="00146FA5" w:rsidRDefault="00ED252D" w:rsidP="00ED252D">
                                <w:pPr>
                                  <w:pStyle w:val="Title"/>
                                  <w:rPr>
                                    <w:color w:val="FFFFFF" w:themeColor="background1"/>
                                  </w:rPr>
                                </w:pPr>
                              </w:p>
                              <w:p w14:paraId="07D7E53F" w14:textId="77777777" w:rsidR="00ED252D" w:rsidRDefault="00ED252D"/>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0D8498A4">
                  <v:shape id="Text Box 5" style="position:absolute;margin-left:112.3pt;margin-top:3in;width:391.55pt;height:164.9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Title: Title text box"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" w14:anchorId="10FBC4EA">
                    <v:textbox inset="28.8pt">
                      <w:txbxContent>
                        <w:p w:rsidR="0086163B" w:rsidP="00ED252D" w:rsidRDefault="0086163B" w14:paraId="672A6659" w14:textId="77777777">
                          <w:pPr>
                            <w:pStyle w:val="DocumentTitle"/>
                            <w:rPr>
                              <w:color w:val="FFFFFF" w:themeColor="background1"/>
                            </w:rPr>
                          </w:pPr>
                        </w:p>
                        <w:p w:rsidRPr="00146FA5" w:rsidR="00ED252D" w:rsidP="00ED252D" w:rsidRDefault="0086163B" w14:paraId="7CAFE538" w14:textId="77777777">
                          <w:pPr>
                            <w:pStyle w:val="DocumentTitle"/>
                            <w:rPr>
                              <w:color w:val="FFFFFF" w:themeColor="background1"/>
                            </w:rPr>
                          </w:pPr>
                          <w:r>
                            <w:rPr>
                              <w:color w:val="FFFFFF" w:themeColor="background1"/>
                            </w:rPr>
                            <w:t>Study PLan</w:t>
                          </w:r>
                        </w:p>
                        <w:p w:rsidRPr="00146FA5" w:rsidR="00ED252D" w:rsidP="00ED252D" w:rsidRDefault="00ED252D" w14:paraId="0A37501D" w14:textId="77777777">
                          <w:pPr>
                            <w:pStyle w:val="Title"/>
                            <w:rPr>
                              <w:color w:val="FFFFFF" w:themeColor="background1"/>
                            </w:rPr>
                          </w:pPr>
                        </w:p>
                        <w:p w:rsidR="00ED252D" w:rsidRDefault="00ED252D" w14:paraId="5DAB6C7B" w14:textId="77777777"/>
                        <w:p w:rsidR="00ED252D" w:rsidRDefault="00ED252D" w14:paraId="02EB378F" w14:textId="77777777"/>
                        <w:p w:rsidR="0086163B" w:rsidP="00ED252D" w:rsidRDefault="0086163B" w14:paraId="6A05A809" w14:textId="5675409D">
                          <w:pPr>
                            <w:pStyle w:val="DocumentTitle"/>
                            <w:rPr>
                              <w:color w:val="FFFFFF" w:themeColor="background1"/>
                            </w:rPr>
                          </w:pPr>
                        </w:p>
                        <w:p w:rsidRPr="00146FA5" w:rsidR="00ED252D" w:rsidP="00ED252D" w:rsidRDefault="0086163B" w14:paraId="2CC9F7C4" w14:textId="71E08614">
                          <w:pPr>
                            <w:pStyle w:val="DocumentTitle"/>
                            <w:rPr>
                              <w:color w:val="FFFFFF" w:themeColor="background1"/>
                            </w:rPr>
                          </w:pPr>
                          <w:r>
                            <w:rPr>
                              <w:color w:val="FFFFFF" w:themeColor="background1"/>
                            </w:rPr>
                            <w:t>Study PLan</w:t>
                          </w:r>
                        </w:p>
                        <w:p w:rsidRPr="00146FA5" w:rsidR="00ED252D" w:rsidP="00ED252D" w:rsidRDefault="00ED252D" w14:paraId="5A39BBE3" w14:textId="77777777">
                          <w:pPr>
                            <w:pStyle w:val="Title"/>
                            <w:rPr>
                              <w:color w:val="FFFFFF" w:themeColor="background1"/>
                            </w:rPr>
                          </w:pPr>
                        </w:p>
                        <w:p w:rsidR="00ED252D" w:rsidRDefault="00ED252D" w14:paraId="41C8F396" w14:textId="77777777"/>
                      </w:txbxContent>
                    </v:textbox>
                    <w10:wrap anchorx="page"/>
                  </v:shape>
                </w:pict>
              </mc:Fallback>
            </mc:AlternateContent>
          </w:r>
          <w:r w:rsidR="00ED252D">
            <w:rPr>
              <w:rFonts w:eastAsia="Arial"/>
              <w:b/>
              <w:caps/>
            </w:rPr>
            <w:br w:type="page"/>
          </w:r>
        </w:p>
      </w:sdtContent>
    </w:sdt>
    <w:p w14:paraId="1E459E78" w14:textId="77777777" w:rsidR="00FB0D30" w:rsidRPr="00943DB3" w:rsidRDefault="00FB0D30" w:rsidP="00943DB3">
      <w:pPr>
        <w:pStyle w:val="Title"/>
      </w:pPr>
      <w:bookmarkStart w:id="0" w:name="_Toc180767513"/>
      <w:r w:rsidRPr="00943DB3">
        <w:lastRenderedPageBreak/>
        <w:t>Table of Contents</w:t>
      </w:r>
      <w:bookmarkEnd w:id="0"/>
    </w:p>
    <w:p w14:paraId="6FDD2B19" w14:textId="77777777" w:rsidR="00FB0D30" w:rsidRDefault="00FB0D30" w:rsidP="00A463A4">
      <w:pPr>
        <w:pStyle w:val="TOC1"/>
        <w:rPr>
          <w:rFonts w:eastAsiaTheme="minorEastAsia"/>
        </w:rPr>
      </w:pPr>
    </w:p>
    <w:p w14:paraId="2F704F66" w14:textId="673BB558" w:rsidR="001B0760" w:rsidRDefault="00806649">
      <w:pPr>
        <w:pStyle w:val="TOC1"/>
        <w:rPr>
          <w:rFonts w:asciiTheme="minorHAnsi" w:eastAsiaTheme="minorEastAsia" w:hAnsiTheme="minorHAnsi" w:cstheme="minorBidi"/>
          <w:b w:val="0"/>
          <w:color w:val="auto"/>
          <w:kern w:val="2"/>
          <w:sz w:val="24"/>
          <w:szCs w:val="24"/>
          <w14:ligatures w14:val="standardContextual"/>
        </w:rPr>
      </w:pPr>
      <w:r>
        <w:rPr>
          <w:rFonts w:eastAsiaTheme="minorEastAsia"/>
          <w:b w:val="0"/>
          <w:i/>
          <w:iCs/>
          <w:color w:val="001F5B"/>
        </w:rPr>
        <w:fldChar w:fldCharType="begin"/>
      </w:r>
      <w:r>
        <w:rPr>
          <w:rFonts w:eastAsiaTheme="minorEastAsia"/>
          <w:b w:val="0"/>
          <w:i/>
          <w:iCs/>
          <w:color w:val="001F5B"/>
        </w:rPr>
        <w:instrText xml:space="preserve"> TOC \h \z \t "Heading 1,2,Heading 2,3,Title,1" </w:instrText>
      </w:r>
      <w:r>
        <w:rPr>
          <w:rFonts w:eastAsiaTheme="minorEastAsia"/>
          <w:b w:val="0"/>
          <w:i/>
          <w:iCs/>
          <w:color w:val="001F5B"/>
        </w:rPr>
        <w:fldChar w:fldCharType="separate"/>
      </w:r>
      <w:hyperlink w:anchor="_Toc180767513" w:history="1">
        <w:r w:rsidR="001B0760" w:rsidRPr="00EB7371">
          <w:rPr>
            <w:rStyle w:val="Hyperlink"/>
          </w:rPr>
          <w:t>Table of Contents</w:t>
        </w:r>
        <w:r w:rsidR="001B0760">
          <w:rPr>
            <w:webHidden/>
          </w:rPr>
          <w:tab/>
        </w:r>
        <w:r w:rsidR="001B0760">
          <w:rPr>
            <w:webHidden/>
          </w:rPr>
          <w:fldChar w:fldCharType="begin"/>
        </w:r>
        <w:r w:rsidR="001B0760">
          <w:rPr>
            <w:webHidden/>
          </w:rPr>
          <w:instrText xml:space="preserve"> PAGEREF _Toc180767513 \h </w:instrText>
        </w:r>
        <w:r w:rsidR="001B0760">
          <w:rPr>
            <w:webHidden/>
          </w:rPr>
        </w:r>
        <w:r w:rsidR="001B0760">
          <w:rPr>
            <w:webHidden/>
          </w:rPr>
          <w:fldChar w:fldCharType="separate"/>
        </w:r>
        <w:r w:rsidR="001B0760">
          <w:rPr>
            <w:webHidden/>
          </w:rPr>
          <w:t>1</w:t>
        </w:r>
        <w:r w:rsidR="001B0760">
          <w:rPr>
            <w:webHidden/>
          </w:rPr>
          <w:fldChar w:fldCharType="end"/>
        </w:r>
      </w:hyperlink>
    </w:p>
    <w:p w14:paraId="02A2BA79" w14:textId="1ADDDA19" w:rsidR="001B0760" w:rsidRDefault="001B0760">
      <w:pPr>
        <w:pStyle w:val="TOC1"/>
        <w:rPr>
          <w:rFonts w:asciiTheme="minorHAnsi" w:eastAsiaTheme="minorEastAsia" w:hAnsiTheme="minorHAnsi" w:cstheme="minorBidi"/>
          <w:b w:val="0"/>
          <w:color w:val="auto"/>
          <w:kern w:val="2"/>
          <w:sz w:val="24"/>
          <w:szCs w:val="24"/>
          <w14:ligatures w14:val="standardContextual"/>
        </w:rPr>
      </w:pPr>
      <w:hyperlink w:anchor="_Toc180767514" w:history="1">
        <w:r w:rsidRPr="00EB7371">
          <w:rPr>
            <w:rStyle w:val="Hyperlink"/>
          </w:rPr>
          <w:t>Background</w:t>
        </w:r>
        <w:r>
          <w:rPr>
            <w:webHidden/>
          </w:rPr>
          <w:tab/>
        </w:r>
        <w:r>
          <w:rPr>
            <w:webHidden/>
          </w:rPr>
          <w:fldChar w:fldCharType="begin"/>
        </w:r>
        <w:r>
          <w:rPr>
            <w:webHidden/>
          </w:rPr>
          <w:instrText xml:space="preserve"> PAGEREF _Toc180767514 \h </w:instrText>
        </w:r>
        <w:r>
          <w:rPr>
            <w:webHidden/>
          </w:rPr>
        </w:r>
        <w:r>
          <w:rPr>
            <w:webHidden/>
          </w:rPr>
          <w:fldChar w:fldCharType="separate"/>
        </w:r>
        <w:r>
          <w:rPr>
            <w:webHidden/>
          </w:rPr>
          <w:t>4</w:t>
        </w:r>
        <w:r>
          <w:rPr>
            <w:webHidden/>
          </w:rPr>
          <w:fldChar w:fldCharType="end"/>
        </w:r>
      </w:hyperlink>
    </w:p>
    <w:p w14:paraId="37D87333" w14:textId="045B8F2C"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15" w:history="1">
        <w:r w:rsidRPr="00EB7371">
          <w:rPr>
            <w:rStyle w:val="Hyperlink"/>
          </w:rPr>
          <w:t>Overview</w:t>
        </w:r>
        <w:r>
          <w:rPr>
            <w:webHidden/>
          </w:rPr>
          <w:tab/>
        </w:r>
        <w:r>
          <w:rPr>
            <w:webHidden/>
          </w:rPr>
          <w:fldChar w:fldCharType="begin"/>
        </w:r>
        <w:r>
          <w:rPr>
            <w:webHidden/>
          </w:rPr>
          <w:instrText xml:space="preserve"> PAGEREF _Toc180767515 \h </w:instrText>
        </w:r>
        <w:r>
          <w:rPr>
            <w:webHidden/>
          </w:rPr>
        </w:r>
        <w:r>
          <w:rPr>
            <w:webHidden/>
          </w:rPr>
          <w:fldChar w:fldCharType="separate"/>
        </w:r>
        <w:r>
          <w:rPr>
            <w:webHidden/>
          </w:rPr>
          <w:t>4</w:t>
        </w:r>
        <w:r>
          <w:rPr>
            <w:webHidden/>
          </w:rPr>
          <w:fldChar w:fldCharType="end"/>
        </w:r>
      </w:hyperlink>
    </w:p>
    <w:p w14:paraId="05C82AB3" w14:textId="3D6030EC"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16" w:history="1">
        <w:r w:rsidRPr="00EB7371">
          <w:rPr>
            <w:rStyle w:val="Hyperlink"/>
          </w:rPr>
          <w:t>What Is the CCFP Heavy-Duty Truck Study?</w:t>
        </w:r>
        <w:r>
          <w:rPr>
            <w:webHidden/>
          </w:rPr>
          <w:tab/>
        </w:r>
        <w:r>
          <w:rPr>
            <w:webHidden/>
          </w:rPr>
          <w:fldChar w:fldCharType="begin"/>
        </w:r>
        <w:r>
          <w:rPr>
            <w:webHidden/>
          </w:rPr>
          <w:instrText xml:space="preserve"> PAGEREF _Toc180767516 \h </w:instrText>
        </w:r>
        <w:r>
          <w:rPr>
            <w:webHidden/>
          </w:rPr>
        </w:r>
        <w:r>
          <w:rPr>
            <w:webHidden/>
          </w:rPr>
          <w:fldChar w:fldCharType="separate"/>
        </w:r>
        <w:r>
          <w:rPr>
            <w:webHidden/>
          </w:rPr>
          <w:t>4</w:t>
        </w:r>
        <w:r>
          <w:rPr>
            <w:webHidden/>
          </w:rPr>
          <w:fldChar w:fldCharType="end"/>
        </w:r>
      </w:hyperlink>
    </w:p>
    <w:p w14:paraId="6B1ABDDC" w14:textId="72344E7B"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17" w:history="1">
        <w:r w:rsidRPr="00EB7371">
          <w:rPr>
            <w:rStyle w:val="Hyperlink"/>
          </w:rPr>
          <w:t>Study Purpose</w:t>
        </w:r>
        <w:r>
          <w:rPr>
            <w:webHidden/>
          </w:rPr>
          <w:tab/>
        </w:r>
        <w:r>
          <w:rPr>
            <w:webHidden/>
          </w:rPr>
          <w:fldChar w:fldCharType="begin"/>
        </w:r>
        <w:r>
          <w:rPr>
            <w:webHidden/>
          </w:rPr>
          <w:instrText xml:space="preserve"> PAGEREF _Toc180767517 \h </w:instrText>
        </w:r>
        <w:r>
          <w:rPr>
            <w:webHidden/>
          </w:rPr>
        </w:r>
        <w:r>
          <w:rPr>
            <w:webHidden/>
          </w:rPr>
          <w:fldChar w:fldCharType="separate"/>
        </w:r>
        <w:r>
          <w:rPr>
            <w:webHidden/>
          </w:rPr>
          <w:t>5</w:t>
        </w:r>
        <w:r>
          <w:rPr>
            <w:webHidden/>
          </w:rPr>
          <w:fldChar w:fldCharType="end"/>
        </w:r>
      </w:hyperlink>
    </w:p>
    <w:p w14:paraId="7BF2A0E5" w14:textId="3DF43B5B"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18" w:history="1">
        <w:r w:rsidRPr="00EB7371">
          <w:rPr>
            <w:rStyle w:val="Hyperlink"/>
          </w:rPr>
          <w:t>Comparison to the LTCCS Sample Design</w:t>
        </w:r>
        <w:r>
          <w:rPr>
            <w:webHidden/>
          </w:rPr>
          <w:tab/>
        </w:r>
        <w:r>
          <w:rPr>
            <w:webHidden/>
          </w:rPr>
          <w:fldChar w:fldCharType="begin"/>
        </w:r>
        <w:r>
          <w:rPr>
            <w:webHidden/>
          </w:rPr>
          <w:instrText xml:space="preserve"> PAGEREF _Toc180767518 \h </w:instrText>
        </w:r>
        <w:r>
          <w:rPr>
            <w:webHidden/>
          </w:rPr>
        </w:r>
        <w:r>
          <w:rPr>
            <w:webHidden/>
          </w:rPr>
          <w:fldChar w:fldCharType="separate"/>
        </w:r>
        <w:r>
          <w:rPr>
            <w:webHidden/>
          </w:rPr>
          <w:t>5</w:t>
        </w:r>
        <w:r>
          <w:rPr>
            <w:webHidden/>
          </w:rPr>
          <w:fldChar w:fldCharType="end"/>
        </w:r>
      </w:hyperlink>
    </w:p>
    <w:p w14:paraId="26137AB0" w14:textId="35421BBF"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19" w:history="1">
        <w:r w:rsidRPr="00EB7371">
          <w:rPr>
            <w:rStyle w:val="Hyperlink"/>
          </w:rPr>
          <w:t>Critiques of the LTCCS Sampling</w:t>
        </w:r>
        <w:r>
          <w:rPr>
            <w:webHidden/>
          </w:rPr>
          <w:tab/>
        </w:r>
        <w:r>
          <w:rPr>
            <w:webHidden/>
          </w:rPr>
          <w:fldChar w:fldCharType="begin"/>
        </w:r>
        <w:r>
          <w:rPr>
            <w:webHidden/>
          </w:rPr>
          <w:instrText xml:space="preserve"> PAGEREF _Toc180767519 \h </w:instrText>
        </w:r>
        <w:r>
          <w:rPr>
            <w:webHidden/>
          </w:rPr>
        </w:r>
        <w:r>
          <w:rPr>
            <w:webHidden/>
          </w:rPr>
          <w:fldChar w:fldCharType="separate"/>
        </w:r>
        <w:r>
          <w:rPr>
            <w:webHidden/>
          </w:rPr>
          <w:t>6</w:t>
        </w:r>
        <w:r>
          <w:rPr>
            <w:webHidden/>
          </w:rPr>
          <w:fldChar w:fldCharType="end"/>
        </w:r>
      </w:hyperlink>
    </w:p>
    <w:p w14:paraId="54567167" w14:textId="0DDDDDC5"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20" w:history="1">
        <w:r w:rsidRPr="00EB7371">
          <w:rPr>
            <w:rStyle w:val="Hyperlink"/>
          </w:rPr>
          <w:t>Sample Size</w:t>
        </w:r>
        <w:r>
          <w:rPr>
            <w:webHidden/>
          </w:rPr>
          <w:tab/>
        </w:r>
        <w:r>
          <w:rPr>
            <w:webHidden/>
          </w:rPr>
          <w:fldChar w:fldCharType="begin"/>
        </w:r>
        <w:r>
          <w:rPr>
            <w:webHidden/>
          </w:rPr>
          <w:instrText xml:space="preserve"> PAGEREF _Toc180767520 \h </w:instrText>
        </w:r>
        <w:r>
          <w:rPr>
            <w:webHidden/>
          </w:rPr>
        </w:r>
        <w:r>
          <w:rPr>
            <w:webHidden/>
          </w:rPr>
          <w:fldChar w:fldCharType="separate"/>
        </w:r>
        <w:r>
          <w:rPr>
            <w:webHidden/>
          </w:rPr>
          <w:t>7</w:t>
        </w:r>
        <w:r>
          <w:rPr>
            <w:webHidden/>
          </w:rPr>
          <w:fldChar w:fldCharType="end"/>
        </w:r>
      </w:hyperlink>
    </w:p>
    <w:p w14:paraId="1349507E" w14:textId="78E42842"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1" w:history="1">
        <w:r w:rsidRPr="00EB7371">
          <w:rPr>
            <w:rStyle w:val="Hyperlink"/>
          </w:rPr>
          <w:t>Importance of Marginals in Statistical Power</w:t>
        </w:r>
        <w:r>
          <w:rPr>
            <w:webHidden/>
          </w:rPr>
          <w:tab/>
        </w:r>
        <w:r>
          <w:rPr>
            <w:webHidden/>
          </w:rPr>
          <w:fldChar w:fldCharType="begin"/>
        </w:r>
        <w:r>
          <w:rPr>
            <w:webHidden/>
          </w:rPr>
          <w:instrText xml:space="preserve"> PAGEREF _Toc180767521 \h </w:instrText>
        </w:r>
        <w:r>
          <w:rPr>
            <w:webHidden/>
          </w:rPr>
        </w:r>
        <w:r>
          <w:rPr>
            <w:webHidden/>
          </w:rPr>
          <w:fldChar w:fldCharType="separate"/>
        </w:r>
        <w:r>
          <w:rPr>
            <w:webHidden/>
          </w:rPr>
          <w:t>7</w:t>
        </w:r>
        <w:r>
          <w:rPr>
            <w:webHidden/>
          </w:rPr>
          <w:fldChar w:fldCharType="end"/>
        </w:r>
      </w:hyperlink>
    </w:p>
    <w:p w14:paraId="7EA19D9A" w14:textId="7EA73EAF"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2" w:history="1">
        <w:r w:rsidRPr="00EB7371">
          <w:rPr>
            <w:rStyle w:val="Hyperlink"/>
          </w:rPr>
          <w:t>Criticism of the LTCCS Sample Size</w:t>
        </w:r>
        <w:r>
          <w:rPr>
            <w:webHidden/>
          </w:rPr>
          <w:tab/>
        </w:r>
        <w:r>
          <w:rPr>
            <w:webHidden/>
          </w:rPr>
          <w:fldChar w:fldCharType="begin"/>
        </w:r>
        <w:r>
          <w:rPr>
            <w:webHidden/>
          </w:rPr>
          <w:instrText xml:space="preserve"> PAGEREF _Toc180767522 \h </w:instrText>
        </w:r>
        <w:r>
          <w:rPr>
            <w:webHidden/>
          </w:rPr>
        </w:r>
        <w:r>
          <w:rPr>
            <w:webHidden/>
          </w:rPr>
          <w:fldChar w:fldCharType="separate"/>
        </w:r>
        <w:r>
          <w:rPr>
            <w:webHidden/>
          </w:rPr>
          <w:t>8</w:t>
        </w:r>
        <w:r>
          <w:rPr>
            <w:webHidden/>
          </w:rPr>
          <w:fldChar w:fldCharType="end"/>
        </w:r>
      </w:hyperlink>
    </w:p>
    <w:p w14:paraId="1928271E" w14:textId="074E5887"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3" w:history="1">
        <w:r w:rsidRPr="00EB7371">
          <w:rPr>
            <w:rStyle w:val="Hyperlink"/>
          </w:rPr>
          <w:t>Implications for Sampling</w:t>
        </w:r>
        <w:r>
          <w:rPr>
            <w:webHidden/>
          </w:rPr>
          <w:tab/>
        </w:r>
        <w:r>
          <w:rPr>
            <w:webHidden/>
          </w:rPr>
          <w:fldChar w:fldCharType="begin"/>
        </w:r>
        <w:r>
          <w:rPr>
            <w:webHidden/>
          </w:rPr>
          <w:instrText xml:space="preserve"> PAGEREF _Toc180767523 \h </w:instrText>
        </w:r>
        <w:r>
          <w:rPr>
            <w:webHidden/>
          </w:rPr>
        </w:r>
        <w:r>
          <w:rPr>
            <w:webHidden/>
          </w:rPr>
          <w:fldChar w:fldCharType="separate"/>
        </w:r>
        <w:r>
          <w:rPr>
            <w:webHidden/>
          </w:rPr>
          <w:t>8</w:t>
        </w:r>
        <w:r>
          <w:rPr>
            <w:webHidden/>
          </w:rPr>
          <w:fldChar w:fldCharType="end"/>
        </w:r>
      </w:hyperlink>
    </w:p>
    <w:p w14:paraId="34715B47" w14:textId="00093C55"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4" w:history="1">
        <w:r w:rsidRPr="00EB7371">
          <w:rPr>
            <w:rStyle w:val="Hyperlink"/>
          </w:rPr>
          <w:t>Mitigation Possibilities</w:t>
        </w:r>
        <w:r>
          <w:rPr>
            <w:webHidden/>
          </w:rPr>
          <w:tab/>
        </w:r>
        <w:r>
          <w:rPr>
            <w:webHidden/>
          </w:rPr>
          <w:fldChar w:fldCharType="begin"/>
        </w:r>
        <w:r>
          <w:rPr>
            <w:webHidden/>
          </w:rPr>
          <w:instrText xml:space="preserve"> PAGEREF _Toc180767524 \h </w:instrText>
        </w:r>
        <w:r>
          <w:rPr>
            <w:webHidden/>
          </w:rPr>
        </w:r>
        <w:r>
          <w:rPr>
            <w:webHidden/>
          </w:rPr>
          <w:fldChar w:fldCharType="separate"/>
        </w:r>
        <w:r>
          <w:rPr>
            <w:webHidden/>
          </w:rPr>
          <w:t>8</w:t>
        </w:r>
        <w:r>
          <w:rPr>
            <w:webHidden/>
          </w:rPr>
          <w:fldChar w:fldCharType="end"/>
        </w:r>
      </w:hyperlink>
    </w:p>
    <w:p w14:paraId="7BC7812A" w14:textId="079E5824"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5" w:history="1">
        <w:r w:rsidRPr="00EB7371">
          <w:rPr>
            <w:rStyle w:val="Hyperlink"/>
          </w:rPr>
          <w:t>Priorities and Rare Factors</w:t>
        </w:r>
        <w:r>
          <w:rPr>
            <w:webHidden/>
          </w:rPr>
          <w:tab/>
        </w:r>
        <w:r>
          <w:rPr>
            <w:webHidden/>
          </w:rPr>
          <w:fldChar w:fldCharType="begin"/>
        </w:r>
        <w:r>
          <w:rPr>
            <w:webHidden/>
          </w:rPr>
          <w:instrText xml:space="preserve"> PAGEREF _Toc180767525 \h </w:instrText>
        </w:r>
        <w:r>
          <w:rPr>
            <w:webHidden/>
          </w:rPr>
        </w:r>
        <w:r>
          <w:rPr>
            <w:webHidden/>
          </w:rPr>
          <w:fldChar w:fldCharType="separate"/>
        </w:r>
        <w:r>
          <w:rPr>
            <w:webHidden/>
          </w:rPr>
          <w:t>9</w:t>
        </w:r>
        <w:r>
          <w:rPr>
            <w:webHidden/>
          </w:rPr>
          <w:fldChar w:fldCharType="end"/>
        </w:r>
      </w:hyperlink>
    </w:p>
    <w:p w14:paraId="2FB32850" w14:textId="0F618D6B"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26" w:history="1">
        <w:r w:rsidRPr="00EB7371">
          <w:rPr>
            <w:rStyle w:val="Hyperlink"/>
          </w:rPr>
          <w:t>Reliance on Induced Exposure</w:t>
        </w:r>
        <w:r>
          <w:rPr>
            <w:webHidden/>
          </w:rPr>
          <w:tab/>
        </w:r>
        <w:r>
          <w:rPr>
            <w:webHidden/>
          </w:rPr>
          <w:fldChar w:fldCharType="begin"/>
        </w:r>
        <w:r>
          <w:rPr>
            <w:webHidden/>
          </w:rPr>
          <w:instrText xml:space="preserve"> PAGEREF _Toc180767526 \h </w:instrText>
        </w:r>
        <w:r>
          <w:rPr>
            <w:webHidden/>
          </w:rPr>
        </w:r>
        <w:r>
          <w:rPr>
            <w:webHidden/>
          </w:rPr>
          <w:fldChar w:fldCharType="separate"/>
        </w:r>
        <w:r>
          <w:rPr>
            <w:webHidden/>
          </w:rPr>
          <w:t>10</w:t>
        </w:r>
        <w:r>
          <w:rPr>
            <w:webHidden/>
          </w:rPr>
          <w:fldChar w:fldCharType="end"/>
        </w:r>
      </w:hyperlink>
    </w:p>
    <w:p w14:paraId="071E48E0" w14:textId="36689EF1"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7" w:history="1">
        <w:r w:rsidRPr="00EB7371">
          <w:rPr>
            <w:rStyle w:val="Hyperlink"/>
          </w:rPr>
          <w:t>Suitable Research Questions</w:t>
        </w:r>
        <w:r>
          <w:rPr>
            <w:webHidden/>
          </w:rPr>
          <w:tab/>
        </w:r>
        <w:r>
          <w:rPr>
            <w:webHidden/>
          </w:rPr>
          <w:fldChar w:fldCharType="begin"/>
        </w:r>
        <w:r>
          <w:rPr>
            <w:webHidden/>
          </w:rPr>
          <w:instrText xml:space="preserve"> PAGEREF _Toc180767527 \h </w:instrText>
        </w:r>
        <w:r>
          <w:rPr>
            <w:webHidden/>
          </w:rPr>
        </w:r>
        <w:r>
          <w:rPr>
            <w:webHidden/>
          </w:rPr>
          <w:fldChar w:fldCharType="separate"/>
        </w:r>
        <w:r>
          <w:rPr>
            <w:webHidden/>
          </w:rPr>
          <w:t>10</w:t>
        </w:r>
        <w:r>
          <w:rPr>
            <w:webHidden/>
          </w:rPr>
          <w:fldChar w:fldCharType="end"/>
        </w:r>
      </w:hyperlink>
    </w:p>
    <w:p w14:paraId="2FDE7B9D" w14:textId="0ADF3A46"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8" w:history="1">
        <w:r w:rsidRPr="00EB7371">
          <w:rPr>
            <w:rStyle w:val="Hyperlink"/>
          </w:rPr>
          <w:t>Difficulties Selecting Relevance Variable</w:t>
        </w:r>
        <w:r>
          <w:rPr>
            <w:webHidden/>
          </w:rPr>
          <w:tab/>
        </w:r>
        <w:r>
          <w:rPr>
            <w:webHidden/>
          </w:rPr>
          <w:fldChar w:fldCharType="begin"/>
        </w:r>
        <w:r>
          <w:rPr>
            <w:webHidden/>
          </w:rPr>
          <w:instrText xml:space="preserve"> PAGEREF _Toc180767528 \h </w:instrText>
        </w:r>
        <w:r>
          <w:rPr>
            <w:webHidden/>
          </w:rPr>
        </w:r>
        <w:r>
          <w:rPr>
            <w:webHidden/>
          </w:rPr>
          <w:fldChar w:fldCharType="separate"/>
        </w:r>
        <w:r>
          <w:rPr>
            <w:webHidden/>
          </w:rPr>
          <w:t>11</w:t>
        </w:r>
        <w:r>
          <w:rPr>
            <w:webHidden/>
          </w:rPr>
          <w:fldChar w:fldCharType="end"/>
        </w:r>
      </w:hyperlink>
    </w:p>
    <w:p w14:paraId="0538FF65" w14:textId="52113571"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29" w:history="1">
        <w:r w:rsidRPr="00EB7371">
          <w:rPr>
            <w:rStyle w:val="Hyperlink"/>
          </w:rPr>
          <w:t>Implications for Research Questions</w:t>
        </w:r>
        <w:r>
          <w:rPr>
            <w:webHidden/>
          </w:rPr>
          <w:tab/>
        </w:r>
        <w:r>
          <w:rPr>
            <w:webHidden/>
          </w:rPr>
          <w:fldChar w:fldCharType="begin"/>
        </w:r>
        <w:r>
          <w:rPr>
            <w:webHidden/>
          </w:rPr>
          <w:instrText xml:space="preserve"> PAGEREF _Toc180767529 \h </w:instrText>
        </w:r>
        <w:r>
          <w:rPr>
            <w:webHidden/>
          </w:rPr>
        </w:r>
        <w:r>
          <w:rPr>
            <w:webHidden/>
          </w:rPr>
          <w:fldChar w:fldCharType="separate"/>
        </w:r>
        <w:r>
          <w:rPr>
            <w:webHidden/>
          </w:rPr>
          <w:t>12</w:t>
        </w:r>
        <w:r>
          <w:rPr>
            <w:webHidden/>
          </w:rPr>
          <w:fldChar w:fldCharType="end"/>
        </w:r>
      </w:hyperlink>
    </w:p>
    <w:p w14:paraId="76AA727F" w14:textId="2E25722B"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30" w:history="1">
        <w:r w:rsidRPr="00EB7371">
          <w:rPr>
            <w:rStyle w:val="Hyperlink"/>
          </w:rPr>
          <w:t>Sample Representativeness</w:t>
        </w:r>
        <w:r>
          <w:rPr>
            <w:webHidden/>
          </w:rPr>
          <w:tab/>
        </w:r>
        <w:r>
          <w:rPr>
            <w:webHidden/>
          </w:rPr>
          <w:fldChar w:fldCharType="begin"/>
        </w:r>
        <w:r>
          <w:rPr>
            <w:webHidden/>
          </w:rPr>
          <w:instrText xml:space="preserve"> PAGEREF _Toc180767530 \h </w:instrText>
        </w:r>
        <w:r>
          <w:rPr>
            <w:webHidden/>
          </w:rPr>
        </w:r>
        <w:r>
          <w:rPr>
            <w:webHidden/>
          </w:rPr>
          <w:fldChar w:fldCharType="separate"/>
        </w:r>
        <w:r>
          <w:rPr>
            <w:webHidden/>
          </w:rPr>
          <w:t>13</w:t>
        </w:r>
        <w:r>
          <w:rPr>
            <w:webHidden/>
          </w:rPr>
          <w:fldChar w:fldCharType="end"/>
        </w:r>
      </w:hyperlink>
    </w:p>
    <w:p w14:paraId="03F763CF" w14:textId="02550543"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31" w:history="1">
        <w:r w:rsidRPr="00EB7371">
          <w:rPr>
            <w:rStyle w:val="Hyperlink"/>
          </w:rPr>
          <w:t>S/J Investigative Capability</w:t>
        </w:r>
        <w:r>
          <w:rPr>
            <w:webHidden/>
          </w:rPr>
          <w:tab/>
        </w:r>
        <w:r>
          <w:rPr>
            <w:webHidden/>
          </w:rPr>
          <w:fldChar w:fldCharType="begin"/>
        </w:r>
        <w:r>
          <w:rPr>
            <w:webHidden/>
          </w:rPr>
          <w:instrText xml:space="preserve"> PAGEREF _Toc180767531 \h </w:instrText>
        </w:r>
        <w:r>
          <w:rPr>
            <w:webHidden/>
          </w:rPr>
        </w:r>
        <w:r>
          <w:rPr>
            <w:webHidden/>
          </w:rPr>
          <w:fldChar w:fldCharType="separate"/>
        </w:r>
        <w:r>
          <w:rPr>
            <w:webHidden/>
          </w:rPr>
          <w:t>13</w:t>
        </w:r>
        <w:r>
          <w:rPr>
            <w:webHidden/>
          </w:rPr>
          <w:fldChar w:fldCharType="end"/>
        </w:r>
      </w:hyperlink>
    </w:p>
    <w:p w14:paraId="44BC9E71" w14:textId="5ECB291C"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32" w:history="1">
        <w:r w:rsidRPr="00EB7371">
          <w:rPr>
            <w:rStyle w:val="Hyperlink"/>
          </w:rPr>
          <w:t>Stratification by U.S. Region</w:t>
        </w:r>
        <w:r>
          <w:rPr>
            <w:webHidden/>
          </w:rPr>
          <w:tab/>
        </w:r>
        <w:r>
          <w:rPr>
            <w:webHidden/>
          </w:rPr>
          <w:fldChar w:fldCharType="begin"/>
        </w:r>
        <w:r>
          <w:rPr>
            <w:webHidden/>
          </w:rPr>
          <w:instrText xml:space="preserve"> PAGEREF _Toc180767532 \h </w:instrText>
        </w:r>
        <w:r>
          <w:rPr>
            <w:webHidden/>
          </w:rPr>
        </w:r>
        <w:r>
          <w:rPr>
            <w:webHidden/>
          </w:rPr>
          <w:fldChar w:fldCharType="separate"/>
        </w:r>
        <w:r>
          <w:rPr>
            <w:webHidden/>
          </w:rPr>
          <w:t>15</w:t>
        </w:r>
        <w:r>
          <w:rPr>
            <w:webHidden/>
          </w:rPr>
          <w:fldChar w:fldCharType="end"/>
        </w:r>
      </w:hyperlink>
    </w:p>
    <w:p w14:paraId="13172F44" w14:textId="3167D421"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33" w:history="1">
        <w:r w:rsidRPr="00EB7371">
          <w:rPr>
            <w:rStyle w:val="Hyperlink"/>
          </w:rPr>
          <w:t>Meeting Target Sample Size</w:t>
        </w:r>
        <w:r>
          <w:rPr>
            <w:webHidden/>
          </w:rPr>
          <w:tab/>
        </w:r>
        <w:r>
          <w:rPr>
            <w:webHidden/>
          </w:rPr>
          <w:fldChar w:fldCharType="begin"/>
        </w:r>
        <w:r>
          <w:rPr>
            <w:webHidden/>
          </w:rPr>
          <w:instrText xml:space="preserve"> PAGEREF _Toc180767533 \h </w:instrText>
        </w:r>
        <w:r>
          <w:rPr>
            <w:webHidden/>
          </w:rPr>
        </w:r>
        <w:r>
          <w:rPr>
            <w:webHidden/>
          </w:rPr>
          <w:fldChar w:fldCharType="separate"/>
        </w:r>
        <w:r>
          <w:rPr>
            <w:webHidden/>
          </w:rPr>
          <w:t>15</w:t>
        </w:r>
        <w:r>
          <w:rPr>
            <w:webHidden/>
          </w:rPr>
          <w:fldChar w:fldCharType="end"/>
        </w:r>
      </w:hyperlink>
    </w:p>
    <w:p w14:paraId="7B7D11DA" w14:textId="6FCC8DA7"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34" w:history="1">
        <w:r w:rsidRPr="00EB7371">
          <w:rPr>
            <w:rStyle w:val="Hyperlink"/>
          </w:rPr>
          <w:t>Implications for Sample Representativeness</w:t>
        </w:r>
        <w:r>
          <w:rPr>
            <w:webHidden/>
          </w:rPr>
          <w:tab/>
        </w:r>
        <w:r>
          <w:rPr>
            <w:webHidden/>
          </w:rPr>
          <w:fldChar w:fldCharType="begin"/>
        </w:r>
        <w:r>
          <w:rPr>
            <w:webHidden/>
          </w:rPr>
          <w:instrText xml:space="preserve"> PAGEREF _Toc180767534 \h </w:instrText>
        </w:r>
        <w:r>
          <w:rPr>
            <w:webHidden/>
          </w:rPr>
        </w:r>
        <w:r>
          <w:rPr>
            <w:webHidden/>
          </w:rPr>
          <w:fldChar w:fldCharType="separate"/>
        </w:r>
        <w:r>
          <w:rPr>
            <w:webHidden/>
          </w:rPr>
          <w:t>16</w:t>
        </w:r>
        <w:r>
          <w:rPr>
            <w:webHidden/>
          </w:rPr>
          <w:fldChar w:fldCharType="end"/>
        </w:r>
      </w:hyperlink>
    </w:p>
    <w:p w14:paraId="0822C359" w14:textId="41F00440"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35" w:history="1">
        <w:r w:rsidRPr="00EB7371">
          <w:rPr>
            <w:rStyle w:val="Hyperlink"/>
          </w:rPr>
          <w:t>Summary</w:t>
        </w:r>
        <w:r>
          <w:rPr>
            <w:webHidden/>
          </w:rPr>
          <w:tab/>
        </w:r>
        <w:r>
          <w:rPr>
            <w:webHidden/>
          </w:rPr>
          <w:fldChar w:fldCharType="begin"/>
        </w:r>
        <w:r>
          <w:rPr>
            <w:webHidden/>
          </w:rPr>
          <w:instrText xml:space="preserve"> PAGEREF _Toc180767535 \h </w:instrText>
        </w:r>
        <w:r>
          <w:rPr>
            <w:webHidden/>
          </w:rPr>
        </w:r>
        <w:r>
          <w:rPr>
            <w:webHidden/>
          </w:rPr>
          <w:fldChar w:fldCharType="separate"/>
        </w:r>
        <w:r>
          <w:rPr>
            <w:webHidden/>
          </w:rPr>
          <w:t>16</w:t>
        </w:r>
        <w:r>
          <w:rPr>
            <w:webHidden/>
          </w:rPr>
          <w:fldChar w:fldCharType="end"/>
        </w:r>
      </w:hyperlink>
    </w:p>
    <w:p w14:paraId="38ACD738" w14:textId="38FA3AA9" w:rsidR="001B0760" w:rsidRDefault="001B0760">
      <w:pPr>
        <w:pStyle w:val="TOC1"/>
        <w:rPr>
          <w:rFonts w:asciiTheme="minorHAnsi" w:eastAsiaTheme="minorEastAsia" w:hAnsiTheme="minorHAnsi" w:cstheme="minorBidi"/>
          <w:b w:val="0"/>
          <w:color w:val="auto"/>
          <w:kern w:val="2"/>
          <w:sz w:val="24"/>
          <w:szCs w:val="24"/>
          <w14:ligatures w14:val="standardContextual"/>
        </w:rPr>
      </w:pPr>
      <w:hyperlink w:anchor="_Toc180767536" w:history="1">
        <w:r w:rsidRPr="00EB7371">
          <w:rPr>
            <w:rStyle w:val="Hyperlink"/>
          </w:rPr>
          <w:t>Restrictions</w:t>
        </w:r>
        <w:r>
          <w:rPr>
            <w:webHidden/>
          </w:rPr>
          <w:tab/>
        </w:r>
        <w:r>
          <w:rPr>
            <w:webHidden/>
          </w:rPr>
          <w:fldChar w:fldCharType="begin"/>
        </w:r>
        <w:r>
          <w:rPr>
            <w:webHidden/>
          </w:rPr>
          <w:instrText xml:space="preserve"> PAGEREF _Toc180767536 \h </w:instrText>
        </w:r>
        <w:r>
          <w:rPr>
            <w:webHidden/>
          </w:rPr>
        </w:r>
        <w:r>
          <w:rPr>
            <w:webHidden/>
          </w:rPr>
          <w:fldChar w:fldCharType="separate"/>
        </w:r>
        <w:r>
          <w:rPr>
            <w:webHidden/>
          </w:rPr>
          <w:t>18</w:t>
        </w:r>
        <w:r>
          <w:rPr>
            <w:webHidden/>
          </w:rPr>
          <w:fldChar w:fldCharType="end"/>
        </w:r>
      </w:hyperlink>
    </w:p>
    <w:p w14:paraId="59C9476C" w14:textId="712FF49A"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37" w:history="1">
        <w:r w:rsidRPr="00EB7371">
          <w:rPr>
            <w:rStyle w:val="Hyperlink"/>
          </w:rPr>
          <w:t>Regulatory and Budget Restrictions</w:t>
        </w:r>
        <w:r>
          <w:rPr>
            <w:webHidden/>
          </w:rPr>
          <w:tab/>
        </w:r>
        <w:r>
          <w:rPr>
            <w:webHidden/>
          </w:rPr>
          <w:fldChar w:fldCharType="begin"/>
        </w:r>
        <w:r>
          <w:rPr>
            <w:webHidden/>
          </w:rPr>
          <w:instrText xml:space="preserve"> PAGEREF _Toc180767537 \h </w:instrText>
        </w:r>
        <w:r>
          <w:rPr>
            <w:webHidden/>
          </w:rPr>
        </w:r>
        <w:r>
          <w:rPr>
            <w:webHidden/>
          </w:rPr>
          <w:fldChar w:fldCharType="separate"/>
        </w:r>
        <w:r>
          <w:rPr>
            <w:webHidden/>
          </w:rPr>
          <w:t>18</w:t>
        </w:r>
        <w:r>
          <w:rPr>
            <w:webHidden/>
          </w:rPr>
          <w:fldChar w:fldCharType="end"/>
        </w:r>
      </w:hyperlink>
    </w:p>
    <w:p w14:paraId="19C5F066" w14:textId="04FFD737"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38" w:history="1">
        <w:r w:rsidRPr="00EB7371">
          <w:rPr>
            <w:rStyle w:val="Hyperlink"/>
          </w:rPr>
          <w:t>Time Restrictions</w:t>
        </w:r>
        <w:r>
          <w:rPr>
            <w:webHidden/>
          </w:rPr>
          <w:tab/>
        </w:r>
        <w:r>
          <w:rPr>
            <w:webHidden/>
          </w:rPr>
          <w:fldChar w:fldCharType="begin"/>
        </w:r>
        <w:r>
          <w:rPr>
            <w:webHidden/>
          </w:rPr>
          <w:instrText xml:space="preserve"> PAGEREF _Toc180767538 \h </w:instrText>
        </w:r>
        <w:r>
          <w:rPr>
            <w:webHidden/>
          </w:rPr>
        </w:r>
        <w:r>
          <w:rPr>
            <w:webHidden/>
          </w:rPr>
          <w:fldChar w:fldCharType="separate"/>
        </w:r>
        <w:r>
          <w:rPr>
            <w:webHidden/>
          </w:rPr>
          <w:t>19</w:t>
        </w:r>
        <w:r>
          <w:rPr>
            <w:webHidden/>
          </w:rPr>
          <w:fldChar w:fldCharType="end"/>
        </w:r>
      </w:hyperlink>
    </w:p>
    <w:p w14:paraId="59A43DB0" w14:textId="01BCF944"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39" w:history="1">
        <w:r w:rsidRPr="00EB7371">
          <w:rPr>
            <w:rStyle w:val="Hyperlink"/>
          </w:rPr>
          <w:t>Sampling Data Restrictions</w:t>
        </w:r>
        <w:r>
          <w:rPr>
            <w:webHidden/>
          </w:rPr>
          <w:tab/>
        </w:r>
        <w:r>
          <w:rPr>
            <w:webHidden/>
          </w:rPr>
          <w:fldChar w:fldCharType="begin"/>
        </w:r>
        <w:r>
          <w:rPr>
            <w:webHidden/>
          </w:rPr>
          <w:instrText xml:space="preserve"> PAGEREF _Toc180767539 \h </w:instrText>
        </w:r>
        <w:r>
          <w:rPr>
            <w:webHidden/>
          </w:rPr>
        </w:r>
        <w:r>
          <w:rPr>
            <w:webHidden/>
          </w:rPr>
          <w:fldChar w:fldCharType="separate"/>
        </w:r>
        <w:r>
          <w:rPr>
            <w:webHidden/>
          </w:rPr>
          <w:t>19</w:t>
        </w:r>
        <w:r>
          <w:rPr>
            <w:webHidden/>
          </w:rPr>
          <w:fldChar w:fldCharType="end"/>
        </w:r>
      </w:hyperlink>
    </w:p>
    <w:p w14:paraId="0CDF7177" w14:textId="098A639D"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0" w:history="1">
        <w:r w:rsidRPr="00EB7371">
          <w:rPr>
            <w:rStyle w:val="Hyperlink"/>
          </w:rPr>
          <w:t>Vehicles: Heavy-Duty Trucks</w:t>
        </w:r>
        <w:r>
          <w:rPr>
            <w:webHidden/>
          </w:rPr>
          <w:tab/>
        </w:r>
        <w:r>
          <w:rPr>
            <w:webHidden/>
          </w:rPr>
          <w:fldChar w:fldCharType="begin"/>
        </w:r>
        <w:r>
          <w:rPr>
            <w:webHidden/>
          </w:rPr>
          <w:instrText xml:space="preserve"> PAGEREF _Toc180767540 \h </w:instrText>
        </w:r>
        <w:r>
          <w:rPr>
            <w:webHidden/>
          </w:rPr>
        </w:r>
        <w:r>
          <w:rPr>
            <w:webHidden/>
          </w:rPr>
          <w:fldChar w:fldCharType="separate"/>
        </w:r>
        <w:r>
          <w:rPr>
            <w:webHidden/>
          </w:rPr>
          <w:t>19</w:t>
        </w:r>
        <w:r>
          <w:rPr>
            <w:webHidden/>
          </w:rPr>
          <w:fldChar w:fldCharType="end"/>
        </w:r>
      </w:hyperlink>
    </w:p>
    <w:p w14:paraId="7310A49D" w14:textId="08A1254A"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1" w:history="1">
        <w:r w:rsidRPr="00EB7371">
          <w:rPr>
            <w:rStyle w:val="Hyperlink"/>
          </w:rPr>
          <w:t>Outcomes: Fatalities Only</w:t>
        </w:r>
        <w:r>
          <w:rPr>
            <w:webHidden/>
          </w:rPr>
          <w:tab/>
        </w:r>
        <w:r>
          <w:rPr>
            <w:webHidden/>
          </w:rPr>
          <w:fldChar w:fldCharType="begin"/>
        </w:r>
        <w:r>
          <w:rPr>
            <w:webHidden/>
          </w:rPr>
          <w:instrText xml:space="preserve"> PAGEREF _Toc180767541 \h </w:instrText>
        </w:r>
        <w:r>
          <w:rPr>
            <w:webHidden/>
          </w:rPr>
        </w:r>
        <w:r>
          <w:rPr>
            <w:webHidden/>
          </w:rPr>
          <w:fldChar w:fldCharType="separate"/>
        </w:r>
        <w:r>
          <w:rPr>
            <w:webHidden/>
          </w:rPr>
          <w:t>21</w:t>
        </w:r>
        <w:r>
          <w:rPr>
            <w:webHidden/>
          </w:rPr>
          <w:fldChar w:fldCharType="end"/>
        </w:r>
      </w:hyperlink>
    </w:p>
    <w:p w14:paraId="608818B0" w14:textId="14FC5412"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2" w:history="1">
        <w:r w:rsidRPr="00EB7371">
          <w:rPr>
            <w:rStyle w:val="Hyperlink"/>
          </w:rPr>
          <w:t>Sample Size: 2,000 Crashes</w:t>
        </w:r>
        <w:r>
          <w:rPr>
            <w:webHidden/>
          </w:rPr>
          <w:tab/>
        </w:r>
        <w:r>
          <w:rPr>
            <w:webHidden/>
          </w:rPr>
          <w:fldChar w:fldCharType="begin"/>
        </w:r>
        <w:r>
          <w:rPr>
            <w:webHidden/>
          </w:rPr>
          <w:instrText xml:space="preserve"> PAGEREF _Toc180767542 \h </w:instrText>
        </w:r>
        <w:r>
          <w:rPr>
            <w:webHidden/>
          </w:rPr>
        </w:r>
        <w:r>
          <w:rPr>
            <w:webHidden/>
          </w:rPr>
          <w:fldChar w:fldCharType="separate"/>
        </w:r>
        <w:r>
          <w:rPr>
            <w:webHidden/>
          </w:rPr>
          <w:t>22</w:t>
        </w:r>
        <w:r>
          <w:rPr>
            <w:webHidden/>
          </w:rPr>
          <w:fldChar w:fldCharType="end"/>
        </w:r>
      </w:hyperlink>
    </w:p>
    <w:p w14:paraId="6028094D" w14:textId="7A3B98BC"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3" w:history="1">
        <w:r w:rsidRPr="00EB7371">
          <w:rPr>
            <w:rStyle w:val="Hyperlink"/>
          </w:rPr>
          <w:t>Representativeness: National, Stratified by Region</w:t>
        </w:r>
        <w:r>
          <w:rPr>
            <w:webHidden/>
          </w:rPr>
          <w:tab/>
        </w:r>
        <w:r>
          <w:rPr>
            <w:webHidden/>
          </w:rPr>
          <w:fldChar w:fldCharType="begin"/>
        </w:r>
        <w:r>
          <w:rPr>
            <w:webHidden/>
          </w:rPr>
          <w:instrText xml:space="preserve"> PAGEREF _Toc180767543 \h </w:instrText>
        </w:r>
        <w:r>
          <w:rPr>
            <w:webHidden/>
          </w:rPr>
        </w:r>
        <w:r>
          <w:rPr>
            <w:webHidden/>
          </w:rPr>
          <w:fldChar w:fldCharType="separate"/>
        </w:r>
        <w:r>
          <w:rPr>
            <w:webHidden/>
          </w:rPr>
          <w:t>22</w:t>
        </w:r>
        <w:r>
          <w:rPr>
            <w:webHidden/>
          </w:rPr>
          <w:fldChar w:fldCharType="end"/>
        </w:r>
      </w:hyperlink>
    </w:p>
    <w:p w14:paraId="7AF9C85A" w14:textId="784795AA"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4" w:history="1">
        <w:r w:rsidRPr="00EB7371">
          <w:rPr>
            <w:rStyle w:val="Hyperlink"/>
          </w:rPr>
          <w:t>Exposure Data: Reliance on Induced Exposure</w:t>
        </w:r>
        <w:r>
          <w:rPr>
            <w:webHidden/>
          </w:rPr>
          <w:tab/>
        </w:r>
        <w:r>
          <w:rPr>
            <w:webHidden/>
          </w:rPr>
          <w:fldChar w:fldCharType="begin"/>
        </w:r>
        <w:r>
          <w:rPr>
            <w:webHidden/>
          </w:rPr>
          <w:instrText xml:space="preserve"> PAGEREF _Toc180767544 \h </w:instrText>
        </w:r>
        <w:r>
          <w:rPr>
            <w:webHidden/>
          </w:rPr>
        </w:r>
        <w:r>
          <w:rPr>
            <w:webHidden/>
          </w:rPr>
          <w:fldChar w:fldCharType="separate"/>
        </w:r>
        <w:r>
          <w:rPr>
            <w:webHidden/>
          </w:rPr>
          <w:t>23</w:t>
        </w:r>
        <w:r>
          <w:rPr>
            <w:webHidden/>
          </w:rPr>
          <w:fldChar w:fldCharType="end"/>
        </w:r>
      </w:hyperlink>
    </w:p>
    <w:p w14:paraId="5B882EC9" w14:textId="046D8777"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45" w:history="1">
        <w:r w:rsidRPr="00EB7371">
          <w:rPr>
            <w:rStyle w:val="Hyperlink"/>
          </w:rPr>
          <w:t>Partnership Restrictions</w:t>
        </w:r>
        <w:r>
          <w:rPr>
            <w:webHidden/>
          </w:rPr>
          <w:tab/>
        </w:r>
        <w:r>
          <w:rPr>
            <w:webHidden/>
          </w:rPr>
          <w:fldChar w:fldCharType="begin"/>
        </w:r>
        <w:r>
          <w:rPr>
            <w:webHidden/>
          </w:rPr>
          <w:instrText xml:space="preserve"> PAGEREF _Toc180767545 \h </w:instrText>
        </w:r>
        <w:r>
          <w:rPr>
            <w:webHidden/>
          </w:rPr>
        </w:r>
        <w:r>
          <w:rPr>
            <w:webHidden/>
          </w:rPr>
          <w:fldChar w:fldCharType="separate"/>
        </w:r>
        <w:r>
          <w:rPr>
            <w:webHidden/>
          </w:rPr>
          <w:t>24</w:t>
        </w:r>
        <w:r>
          <w:rPr>
            <w:webHidden/>
          </w:rPr>
          <w:fldChar w:fldCharType="end"/>
        </w:r>
      </w:hyperlink>
    </w:p>
    <w:p w14:paraId="1277CC3C" w14:textId="37D0695D"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6" w:history="1">
        <w:r w:rsidRPr="00EB7371">
          <w:rPr>
            <w:rStyle w:val="Hyperlink"/>
          </w:rPr>
          <w:t>Data Collection Workforce: Pre-Existing, In-Place Crash Investigation Agencies</w:t>
        </w:r>
        <w:r>
          <w:rPr>
            <w:webHidden/>
          </w:rPr>
          <w:tab/>
        </w:r>
        <w:r>
          <w:rPr>
            <w:webHidden/>
          </w:rPr>
          <w:fldChar w:fldCharType="begin"/>
        </w:r>
        <w:r>
          <w:rPr>
            <w:webHidden/>
          </w:rPr>
          <w:instrText xml:space="preserve"> PAGEREF _Toc180767546 \h </w:instrText>
        </w:r>
        <w:r>
          <w:rPr>
            <w:webHidden/>
          </w:rPr>
        </w:r>
        <w:r>
          <w:rPr>
            <w:webHidden/>
          </w:rPr>
          <w:fldChar w:fldCharType="separate"/>
        </w:r>
        <w:r>
          <w:rPr>
            <w:webHidden/>
          </w:rPr>
          <w:t>24</w:t>
        </w:r>
        <w:r>
          <w:rPr>
            <w:webHidden/>
          </w:rPr>
          <w:fldChar w:fldCharType="end"/>
        </w:r>
      </w:hyperlink>
    </w:p>
    <w:p w14:paraId="18E2CCE7" w14:textId="1A77E6C4"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7" w:history="1">
        <w:r w:rsidRPr="00EB7371">
          <w:rPr>
            <w:rStyle w:val="Hyperlink"/>
          </w:rPr>
          <w:t>Jurisdiction Level of Investigation Agencies: Generally State Level</w:t>
        </w:r>
        <w:r>
          <w:rPr>
            <w:webHidden/>
          </w:rPr>
          <w:tab/>
        </w:r>
        <w:r>
          <w:rPr>
            <w:webHidden/>
          </w:rPr>
          <w:fldChar w:fldCharType="begin"/>
        </w:r>
        <w:r>
          <w:rPr>
            <w:webHidden/>
          </w:rPr>
          <w:instrText xml:space="preserve"> PAGEREF _Toc180767547 \h </w:instrText>
        </w:r>
        <w:r>
          <w:rPr>
            <w:webHidden/>
          </w:rPr>
        </w:r>
        <w:r>
          <w:rPr>
            <w:webHidden/>
          </w:rPr>
          <w:fldChar w:fldCharType="separate"/>
        </w:r>
        <w:r>
          <w:rPr>
            <w:webHidden/>
          </w:rPr>
          <w:t>26</w:t>
        </w:r>
        <w:r>
          <w:rPr>
            <w:webHidden/>
          </w:rPr>
          <w:fldChar w:fldCharType="end"/>
        </w:r>
      </w:hyperlink>
    </w:p>
    <w:p w14:paraId="4FDB68BF" w14:textId="769D018F"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8" w:history="1">
        <w:r w:rsidRPr="00EB7371">
          <w:rPr>
            <w:rStyle w:val="Hyperlink"/>
          </w:rPr>
          <w:t>Investigation Team Capabilities: Best Data Collection Capability</w:t>
        </w:r>
        <w:r>
          <w:rPr>
            <w:webHidden/>
          </w:rPr>
          <w:tab/>
        </w:r>
        <w:r>
          <w:rPr>
            <w:webHidden/>
          </w:rPr>
          <w:fldChar w:fldCharType="begin"/>
        </w:r>
        <w:r>
          <w:rPr>
            <w:webHidden/>
          </w:rPr>
          <w:instrText xml:space="preserve"> PAGEREF _Toc180767548 \h </w:instrText>
        </w:r>
        <w:r>
          <w:rPr>
            <w:webHidden/>
          </w:rPr>
        </w:r>
        <w:r>
          <w:rPr>
            <w:webHidden/>
          </w:rPr>
          <w:fldChar w:fldCharType="separate"/>
        </w:r>
        <w:r>
          <w:rPr>
            <w:webHidden/>
          </w:rPr>
          <w:t>26</w:t>
        </w:r>
        <w:r>
          <w:rPr>
            <w:webHidden/>
          </w:rPr>
          <w:fldChar w:fldCharType="end"/>
        </w:r>
      </w:hyperlink>
    </w:p>
    <w:p w14:paraId="2F4E5562" w14:textId="29635AC0"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49" w:history="1">
        <w:r w:rsidRPr="00EB7371">
          <w:rPr>
            <w:rStyle w:val="Hyperlink"/>
          </w:rPr>
          <w:t>Crashes in Each S/J per Year: At Least Six</w:t>
        </w:r>
        <w:r>
          <w:rPr>
            <w:webHidden/>
          </w:rPr>
          <w:tab/>
        </w:r>
        <w:r>
          <w:rPr>
            <w:webHidden/>
          </w:rPr>
          <w:fldChar w:fldCharType="begin"/>
        </w:r>
        <w:r>
          <w:rPr>
            <w:webHidden/>
          </w:rPr>
          <w:instrText xml:space="preserve"> PAGEREF _Toc180767549 \h </w:instrText>
        </w:r>
        <w:r>
          <w:rPr>
            <w:webHidden/>
          </w:rPr>
        </w:r>
        <w:r>
          <w:rPr>
            <w:webHidden/>
          </w:rPr>
          <w:fldChar w:fldCharType="separate"/>
        </w:r>
        <w:r>
          <w:rPr>
            <w:webHidden/>
          </w:rPr>
          <w:t>27</w:t>
        </w:r>
        <w:r>
          <w:rPr>
            <w:webHidden/>
          </w:rPr>
          <w:fldChar w:fldCharType="end"/>
        </w:r>
      </w:hyperlink>
    </w:p>
    <w:p w14:paraId="6B2E5CF4" w14:textId="632F43B4"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50" w:history="1">
        <w:r w:rsidRPr="00EB7371">
          <w:rPr>
            <w:rStyle w:val="Hyperlink"/>
          </w:rPr>
          <w:t>Crash Investigation Agency Disposition: Full Participation</w:t>
        </w:r>
        <w:r>
          <w:rPr>
            <w:webHidden/>
          </w:rPr>
          <w:tab/>
        </w:r>
        <w:r>
          <w:rPr>
            <w:webHidden/>
          </w:rPr>
          <w:fldChar w:fldCharType="begin"/>
        </w:r>
        <w:r>
          <w:rPr>
            <w:webHidden/>
          </w:rPr>
          <w:instrText xml:space="preserve"> PAGEREF _Toc180767550 \h </w:instrText>
        </w:r>
        <w:r>
          <w:rPr>
            <w:webHidden/>
          </w:rPr>
        </w:r>
        <w:r>
          <w:rPr>
            <w:webHidden/>
          </w:rPr>
          <w:fldChar w:fldCharType="separate"/>
        </w:r>
        <w:r>
          <w:rPr>
            <w:webHidden/>
          </w:rPr>
          <w:t>28</w:t>
        </w:r>
        <w:r>
          <w:rPr>
            <w:webHidden/>
          </w:rPr>
          <w:fldChar w:fldCharType="end"/>
        </w:r>
      </w:hyperlink>
    </w:p>
    <w:p w14:paraId="6CB0DA00" w14:textId="20DF5C92"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51" w:history="1">
        <w:r w:rsidRPr="00EB7371">
          <w:rPr>
            <w:rStyle w:val="Hyperlink"/>
          </w:rPr>
          <w:t>Sampling Units: Equivalent to Entire Crash Investigation Agency</w:t>
        </w:r>
        <w:r>
          <w:rPr>
            <w:webHidden/>
          </w:rPr>
          <w:tab/>
        </w:r>
        <w:r>
          <w:rPr>
            <w:webHidden/>
          </w:rPr>
          <w:fldChar w:fldCharType="begin"/>
        </w:r>
        <w:r>
          <w:rPr>
            <w:webHidden/>
          </w:rPr>
          <w:instrText xml:space="preserve"> PAGEREF _Toc180767551 \h </w:instrText>
        </w:r>
        <w:r>
          <w:rPr>
            <w:webHidden/>
          </w:rPr>
        </w:r>
        <w:r>
          <w:rPr>
            <w:webHidden/>
          </w:rPr>
          <w:fldChar w:fldCharType="separate"/>
        </w:r>
        <w:r>
          <w:rPr>
            <w:webHidden/>
          </w:rPr>
          <w:t>28</w:t>
        </w:r>
        <w:r>
          <w:rPr>
            <w:webHidden/>
          </w:rPr>
          <w:fldChar w:fldCharType="end"/>
        </w:r>
      </w:hyperlink>
    </w:p>
    <w:p w14:paraId="57A8186D" w14:textId="56C23545"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52" w:history="1">
        <w:r w:rsidRPr="00EB7371">
          <w:rPr>
            <w:rStyle w:val="Hyperlink"/>
          </w:rPr>
          <w:t>Data Format and Variables: Standardized</w:t>
        </w:r>
        <w:r>
          <w:rPr>
            <w:webHidden/>
          </w:rPr>
          <w:tab/>
        </w:r>
        <w:r>
          <w:rPr>
            <w:webHidden/>
          </w:rPr>
          <w:fldChar w:fldCharType="begin"/>
        </w:r>
        <w:r>
          <w:rPr>
            <w:webHidden/>
          </w:rPr>
          <w:instrText xml:space="preserve"> PAGEREF _Toc180767552 \h </w:instrText>
        </w:r>
        <w:r>
          <w:rPr>
            <w:webHidden/>
          </w:rPr>
        </w:r>
        <w:r>
          <w:rPr>
            <w:webHidden/>
          </w:rPr>
          <w:fldChar w:fldCharType="separate"/>
        </w:r>
        <w:r>
          <w:rPr>
            <w:webHidden/>
          </w:rPr>
          <w:t>29</w:t>
        </w:r>
        <w:r>
          <w:rPr>
            <w:webHidden/>
          </w:rPr>
          <w:fldChar w:fldCharType="end"/>
        </w:r>
      </w:hyperlink>
    </w:p>
    <w:p w14:paraId="66BDF320" w14:textId="084CC8A3"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53" w:history="1">
        <w:r w:rsidRPr="00EB7371">
          <w:rPr>
            <w:rStyle w:val="Hyperlink"/>
          </w:rPr>
          <w:t>Summary</w:t>
        </w:r>
        <w:r>
          <w:rPr>
            <w:webHidden/>
          </w:rPr>
          <w:tab/>
        </w:r>
        <w:r>
          <w:rPr>
            <w:webHidden/>
          </w:rPr>
          <w:fldChar w:fldCharType="begin"/>
        </w:r>
        <w:r>
          <w:rPr>
            <w:webHidden/>
          </w:rPr>
          <w:instrText xml:space="preserve"> PAGEREF _Toc180767553 \h </w:instrText>
        </w:r>
        <w:r>
          <w:rPr>
            <w:webHidden/>
          </w:rPr>
        </w:r>
        <w:r>
          <w:rPr>
            <w:webHidden/>
          </w:rPr>
          <w:fldChar w:fldCharType="separate"/>
        </w:r>
        <w:r>
          <w:rPr>
            <w:webHidden/>
          </w:rPr>
          <w:t>30</w:t>
        </w:r>
        <w:r>
          <w:rPr>
            <w:webHidden/>
          </w:rPr>
          <w:fldChar w:fldCharType="end"/>
        </w:r>
      </w:hyperlink>
    </w:p>
    <w:p w14:paraId="2024F130" w14:textId="603820A7" w:rsidR="001B0760" w:rsidRDefault="001B0760">
      <w:pPr>
        <w:pStyle w:val="TOC1"/>
        <w:rPr>
          <w:rFonts w:asciiTheme="minorHAnsi" w:eastAsiaTheme="minorEastAsia" w:hAnsiTheme="minorHAnsi" w:cstheme="minorBidi"/>
          <w:b w:val="0"/>
          <w:color w:val="auto"/>
          <w:kern w:val="2"/>
          <w:sz w:val="24"/>
          <w:szCs w:val="24"/>
          <w14:ligatures w14:val="standardContextual"/>
        </w:rPr>
      </w:pPr>
      <w:hyperlink w:anchor="_Toc180767554" w:history="1">
        <w:r w:rsidRPr="00EB7371">
          <w:rPr>
            <w:rStyle w:val="Hyperlink"/>
          </w:rPr>
          <w:t>Sampling Frame</w:t>
        </w:r>
        <w:r>
          <w:rPr>
            <w:webHidden/>
          </w:rPr>
          <w:tab/>
        </w:r>
        <w:r>
          <w:rPr>
            <w:webHidden/>
          </w:rPr>
          <w:fldChar w:fldCharType="begin"/>
        </w:r>
        <w:r>
          <w:rPr>
            <w:webHidden/>
          </w:rPr>
          <w:instrText xml:space="preserve"> PAGEREF _Toc180767554 \h </w:instrText>
        </w:r>
        <w:r>
          <w:rPr>
            <w:webHidden/>
          </w:rPr>
        </w:r>
        <w:r>
          <w:rPr>
            <w:webHidden/>
          </w:rPr>
          <w:fldChar w:fldCharType="separate"/>
        </w:r>
        <w:r>
          <w:rPr>
            <w:webHidden/>
          </w:rPr>
          <w:t>32</w:t>
        </w:r>
        <w:r>
          <w:rPr>
            <w:webHidden/>
          </w:rPr>
          <w:fldChar w:fldCharType="end"/>
        </w:r>
      </w:hyperlink>
    </w:p>
    <w:p w14:paraId="44457AC1" w14:textId="7AE682F8"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55" w:history="1">
        <w:r w:rsidRPr="00EB7371">
          <w:rPr>
            <w:rStyle w:val="Hyperlink"/>
          </w:rPr>
          <w:t>Unit of Analysis</w:t>
        </w:r>
        <w:r>
          <w:rPr>
            <w:webHidden/>
          </w:rPr>
          <w:tab/>
        </w:r>
        <w:r>
          <w:rPr>
            <w:webHidden/>
          </w:rPr>
          <w:fldChar w:fldCharType="begin"/>
        </w:r>
        <w:r>
          <w:rPr>
            <w:webHidden/>
          </w:rPr>
          <w:instrText xml:space="preserve"> PAGEREF _Toc180767555 \h </w:instrText>
        </w:r>
        <w:r>
          <w:rPr>
            <w:webHidden/>
          </w:rPr>
        </w:r>
        <w:r>
          <w:rPr>
            <w:webHidden/>
          </w:rPr>
          <w:fldChar w:fldCharType="separate"/>
        </w:r>
        <w:r>
          <w:rPr>
            <w:webHidden/>
          </w:rPr>
          <w:t>32</w:t>
        </w:r>
        <w:r>
          <w:rPr>
            <w:webHidden/>
          </w:rPr>
          <w:fldChar w:fldCharType="end"/>
        </w:r>
      </w:hyperlink>
    </w:p>
    <w:p w14:paraId="3883206C" w14:textId="721F154D"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56" w:history="1">
        <w:r w:rsidRPr="00EB7371">
          <w:rPr>
            <w:rStyle w:val="Hyperlink"/>
          </w:rPr>
          <w:t>Scope of Data</w:t>
        </w:r>
        <w:r>
          <w:rPr>
            <w:webHidden/>
          </w:rPr>
          <w:tab/>
        </w:r>
        <w:r>
          <w:rPr>
            <w:webHidden/>
          </w:rPr>
          <w:fldChar w:fldCharType="begin"/>
        </w:r>
        <w:r>
          <w:rPr>
            <w:webHidden/>
          </w:rPr>
          <w:instrText xml:space="preserve"> PAGEREF _Toc180767556 \h </w:instrText>
        </w:r>
        <w:r>
          <w:rPr>
            <w:webHidden/>
          </w:rPr>
        </w:r>
        <w:r>
          <w:rPr>
            <w:webHidden/>
          </w:rPr>
          <w:fldChar w:fldCharType="separate"/>
        </w:r>
        <w:r>
          <w:rPr>
            <w:webHidden/>
          </w:rPr>
          <w:t>32</w:t>
        </w:r>
        <w:r>
          <w:rPr>
            <w:webHidden/>
          </w:rPr>
          <w:fldChar w:fldCharType="end"/>
        </w:r>
      </w:hyperlink>
    </w:p>
    <w:p w14:paraId="197F8EB4" w14:textId="5A0706CB"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57" w:history="1">
        <w:r w:rsidRPr="00EB7371">
          <w:rPr>
            <w:rStyle w:val="Hyperlink"/>
          </w:rPr>
          <w:t>Quantifying S/Js’ Investigative Capability</w:t>
        </w:r>
        <w:r>
          <w:rPr>
            <w:webHidden/>
          </w:rPr>
          <w:tab/>
        </w:r>
        <w:r>
          <w:rPr>
            <w:webHidden/>
          </w:rPr>
          <w:fldChar w:fldCharType="begin"/>
        </w:r>
        <w:r>
          <w:rPr>
            <w:webHidden/>
          </w:rPr>
          <w:instrText xml:space="preserve"> PAGEREF _Toc180767557 \h </w:instrText>
        </w:r>
        <w:r>
          <w:rPr>
            <w:webHidden/>
          </w:rPr>
        </w:r>
        <w:r>
          <w:rPr>
            <w:webHidden/>
          </w:rPr>
          <w:fldChar w:fldCharType="separate"/>
        </w:r>
        <w:r>
          <w:rPr>
            <w:webHidden/>
          </w:rPr>
          <w:t>33</w:t>
        </w:r>
        <w:r>
          <w:rPr>
            <w:webHidden/>
          </w:rPr>
          <w:fldChar w:fldCharType="end"/>
        </w:r>
      </w:hyperlink>
    </w:p>
    <w:p w14:paraId="4D923D19" w14:textId="5DDF94EE"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58" w:history="1">
        <w:r w:rsidRPr="00EB7371">
          <w:rPr>
            <w:rStyle w:val="Hyperlink"/>
          </w:rPr>
          <w:t>Scoring Criteria</w:t>
        </w:r>
        <w:r>
          <w:rPr>
            <w:webHidden/>
          </w:rPr>
          <w:tab/>
        </w:r>
        <w:r>
          <w:rPr>
            <w:webHidden/>
          </w:rPr>
          <w:fldChar w:fldCharType="begin"/>
        </w:r>
        <w:r>
          <w:rPr>
            <w:webHidden/>
          </w:rPr>
          <w:instrText xml:space="preserve"> PAGEREF _Toc180767558 \h </w:instrText>
        </w:r>
        <w:r>
          <w:rPr>
            <w:webHidden/>
          </w:rPr>
        </w:r>
        <w:r>
          <w:rPr>
            <w:webHidden/>
          </w:rPr>
          <w:fldChar w:fldCharType="separate"/>
        </w:r>
        <w:r>
          <w:rPr>
            <w:webHidden/>
          </w:rPr>
          <w:t>33</w:t>
        </w:r>
        <w:r>
          <w:rPr>
            <w:webHidden/>
          </w:rPr>
          <w:fldChar w:fldCharType="end"/>
        </w:r>
      </w:hyperlink>
    </w:p>
    <w:p w14:paraId="7E3EBA46" w14:textId="022EBBB5"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59" w:history="1">
        <w:r w:rsidRPr="00EB7371">
          <w:rPr>
            <w:rStyle w:val="Hyperlink"/>
          </w:rPr>
          <w:t>Survey Scoring Results</w:t>
        </w:r>
        <w:r>
          <w:rPr>
            <w:webHidden/>
          </w:rPr>
          <w:tab/>
        </w:r>
        <w:r>
          <w:rPr>
            <w:webHidden/>
          </w:rPr>
          <w:fldChar w:fldCharType="begin"/>
        </w:r>
        <w:r>
          <w:rPr>
            <w:webHidden/>
          </w:rPr>
          <w:instrText xml:space="preserve"> PAGEREF _Toc180767559 \h </w:instrText>
        </w:r>
        <w:r>
          <w:rPr>
            <w:webHidden/>
          </w:rPr>
        </w:r>
        <w:r>
          <w:rPr>
            <w:webHidden/>
          </w:rPr>
          <w:fldChar w:fldCharType="separate"/>
        </w:r>
        <w:r>
          <w:rPr>
            <w:webHidden/>
          </w:rPr>
          <w:t>39</w:t>
        </w:r>
        <w:r>
          <w:rPr>
            <w:webHidden/>
          </w:rPr>
          <w:fldChar w:fldCharType="end"/>
        </w:r>
      </w:hyperlink>
    </w:p>
    <w:p w14:paraId="477D1999" w14:textId="18AC14F4"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60" w:history="1">
        <w:r w:rsidRPr="00EB7371">
          <w:rPr>
            <w:rStyle w:val="Hyperlink"/>
          </w:rPr>
          <w:t>Regional Stratification</w:t>
        </w:r>
        <w:r>
          <w:rPr>
            <w:webHidden/>
          </w:rPr>
          <w:tab/>
        </w:r>
        <w:r>
          <w:rPr>
            <w:webHidden/>
          </w:rPr>
          <w:fldChar w:fldCharType="begin"/>
        </w:r>
        <w:r>
          <w:rPr>
            <w:webHidden/>
          </w:rPr>
          <w:instrText xml:space="preserve"> PAGEREF _Toc180767560 \h </w:instrText>
        </w:r>
        <w:r>
          <w:rPr>
            <w:webHidden/>
          </w:rPr>
        </w:r>
        <w:r>
          <w:rPr>
            <w:webHidden/>
          </w:rPr>
          <w:fldChar w:fldCharType="separate"/>
        </w:r>
        <w:r>
          <w:rPr>
            <w:webHidden/>
          </w:rPr>
          <w:t>40</w:t>
        </w:r>
        <w:r>
          <w:rPr>
            <w:webHidden/>
          </w:rPr>
          <w:fldChar w:fldCharType="end"/>
        </w:r>
      </w:hyperlink>
    </w:p>
    <w:p w14:paraId="254BDA53" w14:textId="11141960"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61" w:history="1">
        <w:r w:rsidRPr="00EB7371">
          <w:rPr>
            <w:rStyle w:val="Hyperlink"/>
          </w:rPr>
          <w:t>State Recruitment</w:t>
        </w:r>
        <w:r>
          <w:rPr>
            <w:webHidden/>
          </w:rPr>
          <w:tab/>
        </w:r>
        <w:r>
          <w:rPr>
            <w:webHidden/>
          </w:rPr>
          <w:fldChar w:fldCharType="begin"/>
        </w:r>
        <w:r>
          <w:rPr>
            <w:webHidden/>
          </w:rPr>
          <w:instrText xml:space="preserve"> PAGEREF _Toc180767561 \h </w:instrText>
        </w:r>
        <w:r>
          <w:rPr>
            <w:webHidden/>
          </w:rPr>
        </w:r>
        <w:r>
          <w:rPr>
            <w:webHidden/>
          </w:rPr>
          <w:fldChar w:fldCharType="separate"/>
        </w:r>
        <w:r>
          <w:rPr>
            <w:webHidden/>
          </w:rPr>
          <w:t>43</w:t>
        </w:r>
        <w:r>
          <w:rPr>
            <w:webHidden/>
          </w:rPr>
          <w:fldChar w:fldCharType="end"/>
        </w:r>
      </w:hyperlink>
    </w:p>
    <w:p w14:paraId="6A037086" w14:textId="5DC0C62E"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62" w:history="1">
        <w:r w:rsidRPr="00EB7371">
          <w:rPr>
            <w:rStyle w:val="Hyperlink"/>
          </w:rPr>
          <w:t>Initial Elimination</w:t>
        </w:r>
        <w:r>
          <w:rPr>
            <w:webHidden/>
          </w:rPr>
          <w:tab/>
        </w:r>
        <w:r>
          <w:rPr>
            <w:webHidden/>
          </w:rPr>
          <w:fldChar w:fldCharType="begin"/>
        </w:r>
        <w:r>
          <w:rPr>
            <w:webHidden/>
          </w:rPr>
          <w:instrText xml:space="preserve"> PAGEREF _Toc180767562 \h </w:instrText>
        </w:r>
        <w:r>
          <w:rPr>
            <w:webHidden/>
          </w:rPr>
        </w:r>
        <w:r>
          <w:rPr>
            <w:webHidden/>
          </w:rPr>
          <w:fldChar w:fldCharType="separate"/>
        </w:r>
        <w:r>
          <w:rPr>
            <w:webHidden/>
          </w:rPr>
          <w:t>43</w:t>
        </w:r>
        <w:r>
          <w:rPr>
            <w:webHidden/>
          </w:rPr>
          <w:fldChar w:fldCharType="end"/>
        </w:r>
      </w:hyperlink>
    </w:p>
    <w:p w14:paraId="2100C4BC" w14:textId="566FB7C0"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63" w:history="1">
        <w:r w:rsidRPr="00EB7371">
          <w:rPr>
            <w:rStyle w:val="Hyperlink"/>
          </w:rPr>
          <w:t>Achieving a Sample of 2,000 Crashes</w:t>
        </w:r>
        <w:r>
          <w:rPr>
            <w:webHidden/>
          </w:rPr>
          <w:tab/>
        </w:r>
        <w:r>
          <w:rPr>
            <w:webHidden/>
          </w:rPr>
          <w:fldChar w:fldCharType="begin"/>
        </w:r>
        <w:r>
          <w:rPr>
            <w:webHidden/>
          </w:rPr>
          <w:instrText xml:space="preserve"> PAGEREF _Toc180767563 \h </w:instrText>
        </w:r>
        <w:r>
          <w:rPr>
            <w:webHidden/>
          </w:rPr>
        </w:r>
        <w:r>
          <w:rPr>
            <w:webHidden/>
          </w:rPr>
          <w:fldChar w:fldCharType="separate"/>
        </w:r>
        <w:r>
          <w:rPr>
            <w:webHidden/>
          </w:rPr>
          <w:t>48</w:t>
        </w:r>
        <w:r>
          <w:rPr>
            <w:webHidden/>
          </w:rPr>
          <w:fldChar w:fldCharType="end"/>
        </w:r>
      </w:hyperlink>
    </w:p>
    <w:p w14:paraId="35882408" w14:textId="59E3672E"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64" w:history="1">
        <w:r w:rsidRPr="00EB7371">
          <w:rPr>
            <w:rStyle w:val="Hyperlink"/>
          </w:rPr>
          <w:t>Top-Ranked States by ICS</w:t>
        </w:r>
        <w:r>
          <w:rPr>
            <w:webHidden/>
          </w:rPr>
          <w:tab/>
        </w:r>
        <w:r>
          <w:rPr>
            <w:webHidden/>
          </w:rPr>
          <w:fldChar w:fldCharType="begin"/>
        </w:r>
        <w:r>
          <w:rPr>
            <w:webHidden/>
          </w:rPr>
          <w:instrText xml:space="preserve"> PAGEREF _Toc180767564 \h </w:instrText>
        </w:r>
        <w:r>
          <w:rPr>
            <w:webHidden/>
          </w:rPr>
        </w:r>
        <w:r>
          <w:rPr>
            <w:webHidden/>
          </w:rPr>
          <w:fldChar w:fldCharType="separate"/>
        </w:r>
        <w:r>
          <w:rPr>
            <w:webHidden/>
          </w:rPr>
          <w:t>49</w:t>
        </w:r>
        <w:r>
          <w:rPr>
            <w:webHidden/>
          </w:rPr>
          <w:fldChar w:fldCharType="end"/>
        </w:r>
      </w:hyperlink>
    </w:p>
    <w:p w14:paraId="42DB288A" w14:textId="33BA4A36"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65" w:history="1">
        <w:r w:rsidRPr="00EB7371">
          <w:rPr>
            <w:rStyle w:val="Hyperlink"/>
          </w:rPr>
          <w:t>Selective Reduced Sampling within Some States</w:t>
        </w:r>
        <w:r>
          <w:rPr>
            <w:webHidden/>
          </w:rPr>
          <w:tab/>
        </w:r>
        <w:r>
          <w:rPr>
            <w:webHidden/>
          </w:rPr>
          <w:fldChar w:fldCharType="begin"/>
        </w:r>
        <w:r>
          <w:rPr>
            <w:webHidden/>
          </w:rPr>
          <w:instrText xml:space="preserve"> PAGEREF _Toc180767565 \h </w:instrText>
        </w:r>
        <w:r>
          <w:rPr>
            <w:webHidden/>
          </w:rPr>
        </w:r>
        <w:r>
          <w:rPr>
            <w:webHidden/>
          </w:rPr>
          <w:fldChar w:fldCharType="separate"/>
        </w:r>
        <w:r>
          <w:rPr>
            <w:webHidden/>
          </w:rPr>
          <w:t>51</w:t>
        </w:r>
        <w:r>
          <w:rPr>
            <w:webHidden/>
          </w:rPr>
          <w:fldChar w:fldCharType="end"/>
        </w:r>
      </w:hyperlink>
    </w:p>
    <w:p w14:paraId="6CAF039B" w14:textId="36D926CF"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66" w:history="1">
        <w:r w:rsidRPr="00EB7371">
          <w:rPr>
            <w:rStyle w:val="Hyperlink"/>
          </w:rPr>
          <w:t>Qualitative Assessment and Exclusion</w:t>
        </w:r>
        <w:r>
          <w:rPr>
            <w:webHidden/>
          </w:rPr>
          <w:tab/>
        </w:r>
        <w:r>
          <w:rPr>
            <w:webHidden/>
          </w:rPr>
          <w:fldChar w:fldCharType="begin"/>
        </w:r>
        <w:r>
          <w:rPr>
            <w:webHidden/>
          </w:rPr>
          <w:instrText xml:space="preserve"> PAGEREF _Toc180767566 \h </w:instrText>
        </w:r>
        <w:r>
          <w:rPr>
            <w:webHidden/>
          </w:rPr>
        </w:r>
        <w:r>
          <w:rPr>
            <w:webHidden/>
          </w:rPr>
          <w:fldChar w:fldCharType="separate"/>
        </w:r>
        <w:r>
          <w:rPr>
            <w:webHidden/>
          </w:rPr>
          <w:t>52</w:t>
        </w:r>
        <w:r>
          <w:rPr>
            <w:webHidden/>
          </w:rPr>
          <w:fldChar w:fldCharType="end"/>
        </w:r>
      </w:hyperlink>
    </w:p>
    <w:p w14:paraId="112A4A79" w14:textId="6C303912"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67" w:history="1">
        <w:r w:rsidRPr="00EB7371">
          <w:rPr>
            <w:rStyle w:val="Hyperlink"/>
          </w:rPr>
          <w:t>Final List of States</w:t>
        </w:r>
        <w:r>
          <w:rPr>
            <w:webHidden/>
          </w:rPr>
          <w:tab/>
        </w:r>
        <w:r>
          <w:rPr>
            <w:webHidden/>
          </w:rPr>
          <w:fldChar w:fldCharType="begin"/>
        </w:r>
        <w:r>
          <w:rPr>
            <w:webHidden/>
          </w:rPr>
          <w:instrText xml:space="preserve"> PAGEREF _Toc180767567 \h </w:instrText>
        </w:r>
        <w:r>
          <w:rPr>
            <w:webHidden/>
          </w:rPr>
        </w:r>
        <w:r>
          <w:rPr>
            <w:webHidden/>
          </w:rPr>
          <w:fldChar w:fldCharType="separate"/>
        </w:r>
        <w:r>
          <w:rPr>
            <w:webHidden/>
          </w:rPr>
          <w:t>53</w:t>
        </w:r>
        <w:r>
          <w:rPr>
            <w:webHidden/>
          </w:rPr>
          <w:fldChar w:fldCharType="end"/>
        </w:r>
      </w:hyperlink>
    </w:p>
    <w:p w14:paraId="1E77AC7F" w14:textId="4D324477"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68" w:history="1">
        <w:r w:rsidRPr="00EB7371">
          <w:rPr>
            <w:rStyle w:val="Hyperlink"/>
          </w:rPr>
          <w:t>Alternates</w:t>
        </w:r>
        <w:r>
          <w:rPr>
            <w:webHidden/>
          </w:rPr>
          <w:tab/>
        </w:r>
        <w:r>
          <w:rPr>
            <w:webHidden/>
          </w:rPr>
          <w:fldChar w:fldCharType="begin"/>
        </w:r>
        <w:r>
          <w:rPr>
            <w:webHidden/>
          </w:rPr>
          <w:instrText xml:space="preserve"> PAGEREF _Toc180767568 \h </w:instrText>
        </w:r>
        <w:r>
          <w:rPr>
            <w:webHidden/>
          </w:rPr>
        </w:r>
        <w:r>
          <w:rPr>
            <w:webHidden/>
          </w:rPr>
          <w:fldChar w:fldCharType="separate"/>
        </w:r>
        <w:r>
          <w:rPr>
            <w:webHidden/>
          </w:rPr>
          <w:t>55</w:t>
        </w:r>
        <w:r>
          <w:rPr>
            <w:webHidden/>
          </w:rPr>
          <w:fldChar w:fldCharType="end"/>
        </w:r>
      </w:hyperlink>
    </w:p>
    <w:p w14:paraId="702141E0" w14:textId="6FC5FF5C"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69" w:history="1">
        <w:r w:rsidRPr="00EB7371">
          <w:rPr>
            <w:rStyle w:val="Hyperlink"/>
          </w:rPr>
          <w:t>Local Jurisdiction Recruitment</w:t>
        </w:r>
        <w:r>
          <w:rPr>
            <w:webHidden/>
          </w:rPr>
          <w:tab/>
        </w:r>
        <w:r>
          <w:rPr>
            <w:webHidden/>
          </w:rPr>
          <w:fldChar w:fldCharType="begin"/>
        </w:r>
        <w:r>
          <w:rPr>
            <w:webHidden/>
          </w:rPr>
          <w:instrText xml:space="preserve"> PAGEREF _Toc180767569 \h </w:instrText>
        </w:r>
        <w:r>
          <w:rPr>
            <w:webHidden/>
          </w:rPr>
        </w:r>
        <w:r>
          <w:rPr>
            <w:webHidden/>
          </w:rPr>
          <w:fldChar w:fldCharType="separate"/>
        </w:r>
        <w:r>
          <w:rPr>
            <w:webHidden/>
          </w:rPr>
          <w:t>56</w:t>
        </w:r>
        <w:r>
          <w:rPr>
            <w:webHidden/>
          </w:rPr>
          <w:fldChar w:fldCharType="end"/>
        </w:r>
      </w:hyperlink>
    </w:p>
    <w:p w14:paraId="46E921FD" w14:textId="4DABA7EB"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70" w:history="1">
        <w:r w:rsidRPr="00EB7371">
          <w:rPr>
            <w:rStyle w:val="Hyperlink"/>
          </w:rPr>
          <w:t>Subsampling within S/Js</w:t>
        </w:r>
        <w:r>
          <w:rPr>
            <w:webHidden/>
          </w:rPr>
          <w:tab/>
        </w:r>
        <w:r>
          <w:rPr>
            <w:webHidden/>
          </w:rPr>
          <w:fldChar w:fldCharType="begin"/>
        </w:r>
        <w:r>
          <w:rPr>
            <w:webHidden/>
          </w:rPr>
          <w:instrText xml:space="preserve"> PAGEREF _Toc180767570 \h </w:instrText>
        </w:r>
        <w:r>
          <w:rPr>
            <w:webHidden/>
          </w:rPr>
        </w:r>
        <w:r>
          <w:rPr>
            <w:webHidden/>
          </w:rPr>
          <w:fldChar w:fldCharType="separate"/>
        </w:r>
        <w:r>
          <w:rPr>
            <w:webHidden/>
          </w:rPr>
          <w:t>57</w:t>
        </w:r>
        <w:r>
          <w:rPr>
            <w:webHidden/>
          </w:rPr>
          <w:fldChar w:fldCharType="end"/>
        </w:r>
      </w:hyperlink>
    </w:p>
    <w:p w14:paraId="78C9CB3C" w14:textId="1F558C0E"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71" w:history="1">
        <w:r w:rsidRPr="00EB7371">
          <w:rPr>
            <w:rStyle w:val="Hyperlink"/>
          </w:rPr>
          <w:t>Weighting</w:t>
        </w:r>
        <w:r>
          <w:rPr>
            <w:webHidden/>
          </w:rPr>
          <w:tab/>
        </w:r>
        <w:r>
          <w:rPr>
            <w:webHidden/>
          </w:rPr>
          <w:fldChar w:fldCharType="begin"/>
        </w:r>
        <w:r>
          <w:rPr>
            <w:webHidden/>
          </w:rPr>
          <w:instrText xml:space="preserve"> PAGEREF _Toc180767571 \h </w:instrText>
        </w:r>
        <w:r>
          <w:rPr>
            <w:webHidden/>
          </w:rPr>
        </w:r>
        <w:r>
          <w:rPr>
            <w:webHidden/>
          </w:rPr>
          <w:fldChar w:fldCharType="separate"/>
        </w:r>
        <w:r>
          <w:rPr>
            <w:webHidden/>
          </w:rPr>
          <w:t>57</w:t>
        </w:r>
        <w:r>
          <w:rPr>
            <w:webHidden/>
          </w:rPr>
          <w:fldChar w:fldCharType="end"/>
        </w:r>
      </w:hyperlink>
    </w:p>
    <w:p w14:paraId="7086C550" w14:textId="742910AF"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72" w:history="1">
        <w:r w:rsidRPr="00EB7371">
          <w:rPr>
            <w:rStyle w:val="Hyperlink"/>
          </w:rPr>
          <w:t>Disproportionate Stratified Sampling</w:t>
        </w:r>
        <w:r>
          <w:rPr>
            <w:webHidden/>
          </w:rPr>
          <w:tab/>
        </w:r>
        <w:r>
          <w:rPr>
            <w:webHidden/>
          </w:rPr>
          <w:fldChar w:fldCharType="begin"/>
        </w:r>
        <w:r>
          <w:rPr>
            <w:webHidden/>
          </w:rPr>
          <w:instrText xml:space="preserve"> PAGEREF _Toc180767572 \h </w:instrText>
        </w:r>
        <w:r>
          <w:rPr>
            <w:webHidden/>
          </w:rPr>
        </w:r>
        <w:r>
          <w:rPr>
            <w:webHidden/>
          </w:rPr>
          <w:fldChar w:fldCharType="separate"/>
        </w:r>
        <w:r>
          <w:rPr>
            <w:webHidden/>
          </w:rPr>
          <w:t>58</w:t>
        </w:r>
        <w:r>
          <w:rPr>
            <w:webHidden/>
          </w:rPr>
          <w:fldChar w:fldCharType="end"/>
        </w:r>
      </w:hyperlink>
    </w:p>
    <w:p w14:paraId="7D4C8C77" w14:textId="42704DD4"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73" w:history="1">
        <w:r w:rsidRPr="00EB7371">
          <w:rPr>
            <w:rStyle w:val="Hyperlink"/>
          </w:rPr>
          <w:t>Disproportionate Subsampling</w:t>
        </w:r>
        <w:r>
          <w:rPr>
            <w:webHidden/>
          </w:rPr>
          <w:tab/>
        </w:r>
        <w:r>
          <w:rPr>
            <w:webHidden/>
          </w:rPr>
          <w:fldChar w:fldCharType="begin"/>
        </w:r>
        <w:r>
          <w:rPr>
            <w:webHidden/>
          </w:rPr>
          <w:instrText xml:space="preserve"> PAGEREF _Toc180767573 \h </w:instrText>
        </w:r>
        <w:r>
          <w:rPr>
            <w:webHidden/>
          </w:rPr>
        </w:r>
        <w:r>
          <w:rPr>
            <w:webHidden/>
          </w:rPr>
          <w:fldChar w:fldCharType="separate"/>
        </w:r>
        <w:r>
          <w:rPr>
            <w:webHidden/>
          </w:rPr>
          <w:t>60</w:t>
        </w:r>
        <w:r>
          <w:rPr>
            <w:webHidden/>
          </w:rPr>
          <w:fldChar w:fldCharType="end"/>
        </w:r>
      </w:hyperlink>
    </w:p>
    <w:p w14:paraId="7CB59B8D" w14:textId="2A535D49"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74" w:history="1">
        <w:r w:rsidRPr="00EB7371">
          <w:rPr>
            <w:rStyle w:val="Hyperlink"/>
          </w:rPr>
          <w:t>Total Weight</w:t>
        </w:r>
        <w:r>
          <w:rPr>
            <w:webHidden/>
          </w:rPr>
          <w:tab/>
        </w:r>
        <w:r>
          <w:rPr>
            <w:webHidden/>
          </w:rPr>
          <w:fldChar w:fldCharType="begin"/>
        </w:r>
        <w:r>
          <w:rPr>
            <w:webHidden/>
          </w:rPr>
          <w:instrText xml:space="preserve"> PAGEREF _Toc180767574 \h </w:instrText>
        </w:r>
        <w:r>
          <w:rPr>
            <w:webHidden/>
          </w:rPr>
        </w:r>
        <w:r>
          <w:rPr>
            <w:webHidden/>
          </w:rPr>
          <w:fldChar w:fldCharType="separate"/>
        </w:r>
        <w:r>
          <w:rPr>
            <w:webHidden/>
          </w:rPr>
          <w:t>60</w:t>
        </w:r>
        <w:r>
          <w:rPr>
            <w:webHidden/>
          </w:rPr>
          <w:fldChar w:fldCharType="end"/>
        </w:r>
      </w:hyperlink>
    </w:p>
    <w:p w14:paraId="5E1D66D5" w14:textId="2A0A1F65"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75" w:history="1">
        <w:r w:rsidRPr="00EB7371">
          <w:rPr>
            <w:rStyle w:val="Hyperlink"/>
          </w:rPr>
          <w:t>Coverage Bias Measurement and Correction</w:t>
        </w:r>
        <w:r>
          <w:rPr>
            <w:webHidden/>
          </w:rPr>
          <w:tab/>
        </w:r>
        <w:r>
          <w:rPr>
            <w:webHidden/>
          </w:rPr>
          <w:fldChar w:fldCharType="begin"/>
        </w:r>
        <w:r>
          <w:rPr>
            <w:webHidden/>
          </w:rPr>
          <w:instrText xml:space="preserve"> PAGEREF _Toc180767575 \h </w:instrText>
        </w:r>
        <w:r>
          <w:rPr>
            <w:webHidden/>
          </w:rPr>
        </w:r>
        <w:r>
          <w:rPr>
            <w:webHidden/>
          </w:rPr>
          <w:fldChar w:fldCharType="separate"/>
        </w:r>
        <w:r>
          <w:rPr>
            <w:webHidden/>
          </w:rPr>
          <w:t>61</w:t>
        </w:r>
        <w:r>
          <w:rPr>
            <w:webHidden/>
          </w:rPr>
          <w:fldChar w:fldCharType="end"/>
        </w:r>
      </w:hyperlink>
    </w:p>
    <w:p w14:paraId="28FEE7E6" w14:textId="1002D215"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76" w:history="1">
        <w:r w:rsidRPr="00EB7371">
          <w:rPr>
            <w:rStyle w:val="Hyperlink"/>
          </w:rPr>
          <w:t>Limitations and Issues</w:t>
        </w:r>
        <w:r>
          <w:rPr>
            <w:webHidden/>
          </w:rPr>
          <w:tab/>
        </w:r>
        <w:r>
          <w:rPr>
            <w:webHidden/>
          </w:rPr>
          <w:fldChar w:fldCharType="begin"/>
        </w:r>
        <w:r>
          <w:rPr>
            <w:webHidden/>
          </w:rPr>
          <w:instrText xml:space="preserve"> PAGEREF _Toc180767576 \h </w:instrText>
        </w:r>
        <w:r>
          <w:rPr>
            <w:webHidden/>
          </w:rPr>
        </w:r>
        <w:r>
          <w:rPr>
            <w:webHidden/>
          </w:rPr>
          <w:fldChar w:fldCharType="separate"/>
        </w:r>
        <w:r>
          <w:rPr>
            <w:webHidden/>
          </w:rPr>
          <w:t>61</w:t>
        </w:r>
        <w:r>
          <w:rPr>
            <w:webHidden/>
          </w:rPr>
          <w:fldChar w:fldCharType="end"/>
        </w:r>
      </w:hyperlink>
    </w:p>
    <w:p w14:paraId="56133952" w14:textId="7DE8F838"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77" w:history="1">
        <w:r w:rsidRPr="00EB7371">
          <w:rPr>
            <w:rStyle w:val="Hyperlink"/>
          </w:rPr>
          <w:t>Summary</w:t>
        </w:r>
        <w:r>
          <w:rPr>
            <w:webHidden/>
          </w:rPr>
          <w:tab/>
        </w:r>
        <w:r>
          <w:rPr>
            <w:webHidden/>
          </w:rPr>
          <w:fldChar w:fldCharType="begin"/>
        </w:r>
        <w:r>
          <w:rPr>
            <w:webHidden/>
          </w:rPr>
          <w:instrText xml:space="preserve"> PAGEREF _Toc180767577 \h </w:instrText>
        </w:r>
        <w:r>
          <w:rPr>
            <w:webHidden/>
          </w:rPr>
        </w:r>
        <w:r>
          <w:rPr>
            <w:webHidden/>
          </w:rPr>
          <w:fldChar w:fldCharType="separate"/>
        </w:r>
        <w:r>
          <w:rPr>
            <w:webHidden/>
          </w:rPr>
          <w:t>62</w:t>
        </w:r>
        <w:r>
          <w:rPr>
            <w:webHidden/>
          </w:rPr>
          <w:fldChar w:fldCharType="end"/>
        </w:r>
      </w:hyperlink>
    </w:p>
    <w:p w14:paraId="3A8AE5AB" w14:textId="23C88268" w:rsidR="001B0760" w:rsidRDefault="001B0760">
      <w:pPr>
        <w:pStyle w:val="TOC1"/>
        <w:rPr>
          <w:rFonts w:asciiTheme="minorHAnsi" w:eastAsiaTheme="minorEastAsia" w:hAnsiTheme="minorHAnsi" w:cstheme="minorBidi"/>
          <w:b w:val="0"/>
          <w:color w:val="auto"/>
          <w:kern w:val="2"/>
          <w:sz w:val="24"/>
          <w:szCs w:val="24"/>
          <w14:ligatures w14:val="standardContextual"/>
        </w:rPr>
      </w:pPr>
      <w:hyperlink w:anchor="_Toc180767578" w:history="1">
        <w:r w:rsidRPr="00EB7371">
          <w:rPr>
            <w:rStyle w:val="Hyperlink"/>
          </w:rPr>
          <w:t>Analysis Plan</w:t>
        </w:r>
        <w:r>
          <w:rPr>
            <w:webHidden/>
          </w:rPr>
          <w:tab/>
        </w:r>
        <w:r>
          <w:rPr>
            <w:webHidden/>
          </w:rPr>
          <w:fldChar w:fldCharType="begin"/>
        </w:r>
        <w:r>
          <w:rPr>
            <w:webHidden/>
          </w:rPr>
          <w:instrText xml:space="preserve"> PAGEREF _Toc180767578 \h </w:instrText>
        </w:r>
        <w:r>
          <w:rPr>
            <w:webHidden/>
          </w:rPr>
        </w:r>
        <w:r>
          <w:rPr>
            <w:webHidden/>
          </w:rPr>
          <w:fldChar w:fldCharType="separate"/>
        </w:r>
        <w:r>
          <w:rPr>
            <w:webHidden/>
          </w:rPr>
          <w:t>64</w:t>
        </w:r>
        <w:r>
          <w:rPr>
            <w:webHidden/>
          </w:rPr>
          <w:fldChar w:fldCharType="end"/>
        </w:r>
      </w:hyperlink>
    </w:p>
    <w:p w14:paraId="7D9993A7" w14:textId="1AA2D6C9"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79" w:history="1">
        <w:r w:rsidRPr="00EB7371">
          <w:rPr>
            <w:rStyle w:val="Hyperlink"/>
          </w:rPr>
          <w:t>Introduction</w:t>
        </w:r>
        <w:r>
          <w:rPr>
            <w:webHidden/>
          </w:rPr>
          <w:tab/>
        </w:r>
        <w:r>
          <w:rPr>
            <w:webHidden/>
          </w:rPr>
          <w:fldChar w:fldCharType="begin"/>
        </w:r>
        <w:r>
          <w:rPr>
            <w:webHidden/>
          </w:rPr>
          <w:instrText xml:space="preserve"> PAGEREF _Toc180767579 \h </w:instrText>
        </w:r>
        <w:r>
          <w:rPr>
            <w:webHidden/>
          </w:rPr>
        </w:r>
        <w:r>
          <w:rPr>
            <w:webHidden/>
          </w:rPr>
          <w:fldChar w:fldCharType="separate"/>
        </w:r>
        <w:r>
          <w:rPr>
            <w:webHidden/>
          </w:rPr>
          <w:t>64</w:t>
        </w:r>
        <w:r>
          <w:rPr>
            <w:webHidden/>
          </w:rPr>
          <w:fldChar w:fldCharType="end"/>
        </w:r>
      </w:hyperlink>
    </w:p>
    <w:p w14:paraId="07C27943" w14:textId="5BA59BF2"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80" w:history="1">
        <w:r w:rsidRPr="00EB7371">
          <w:rPr>
            <w:rStyle w:val="Hyperlink"/>
          </w:rPr>
          <w:t>Analysis Types</w:t>
        </w:r>
        <w:r>
          <w:rPr>
            <w:webHidden/>
          </w:rPr>
          <w:tab/>
        </w:r>
        <w:r>
          <w:rPr>
            <w:webHidden/>
          </w:rPr>
          <w:fldChar w:fldCharType="begin"/>
        </w:r>
        <w:r>
          <w:rPr>
            <w:webHidden/>
          </w:rPr>
          <w:instrText xml:space="preserve"> PAGEREF _Toc180767580 \h </w:instrText>
        </w:r>
        <w:r>
          <w:rPr>
            <w:webHidden/>
          </w:rPr>
        </w:r>
        <w:r>
          <w:rPr>
            <w:webHidden/>
          </w:rPr>
          <w:fldChar w:fldCharType="separate"/>
        </w:r>
        <w:r>
          <w:rPr>
            <w:webHidden/>
          </w:rPr>
          <w:t>64</w:t>
        </w:r>
        <w:r>
          <w:rPr>
            <w:webHidden/>
          </w:rPr>
          <w:fldChar w:fldCharType="end"/>
        </w:r>
      </w:hyperlink>
    </w:p>
    <w:p w14:paraId="4AB2C21A" w14:textId="0FE83228"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81" w:history="1">
        <w:r w:rsidRPr="00EB7371">
          <w:rPr>
            <w:rStyle w:val="Hyperlink"/>
          </w:rPr>
          <w:t>Qualitative Research</w:t>
        </w:r>
        <w:r>
          <w:rPr>
            <w:webHidden/>
          </w:rPr>
          <w:tab/>
        </w:r>
        <w:r>
          <w:rPr>
            <w:webHidden/>
          </w:rPr>
          <w:fldChar w:fldCharType="begin"/>
        </w:r>
        <w:r>
          <w:rPr>
            <w:webHidden/>
          </w:rPr>
          <w:instrText xml:space="preserve"> PAGEREF _Toc180767581 \h </w:instrText>
        </w:r>
        <w:r>
          <w:rPr>
            <w:webHidden/>
          </w:rPr>
        </w:r>
        <w:r>
          <w:rPr>
            <w:webHidden/>
          </w:rPr>
          <w:fldChar w:fldCharType="separate"/>
        </w:r>
        <w:r>
          <w:rPr>
            <w:webHidden/>
          </w:rPr>
          <w:t>65</w:t>
        </w:r>
        <w:r>
          <w:rPr>
            <w:webHidden/>
          </w:rPr>
          <w:fldChar w:fldCharType="end"/>
        </w:r>
      </w:hyperlink>
    </w:p>
    <w:p w14:paraId="46CD3337" w14:textId="20E6BE98"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82" w:history="1">
        <w:r w:rsidRPr="00EB7371">
          <w:rPr>
            <w:rStyle w:val="Hyperlink"/>
          </w:rPr>
          <w:t>Quantitative Research</w:t>
        </w:r>
        <w:r>
          <w:rPr>
            <w:webHidden/>
          </w:rPr>
          <w:tab/>
        </w:r>
        <w:r>
          <w:rPr>
            <w:webHidden/>
          </w:rPr>
          <w:fldChar w:fldCharType="begin"/>
        </w:r>
        <w:r>
          <w:rPr>
            <w:webHidden/>
          </w:rPr>
          <w:instrText xml:space="preserve"> PAGEREF _Toc180767582 \h </w:instrText>
        </w:r>
        <w:r>
          <w:rPr>
            <w:webHidden/>
          </w:rPr>
        </w:r>
        <w:r>
          <w:rPr>
            <w:webHidden/>
          </w:rPr>
          <w:fldChar w:fldCharType="separate"/>
        </w:r>
        <w:r>
          <w:rPr>
            <w:webHidden/>
          </w:rPr>
          <w:t>67</w:t>
        </w:r>
        <w:r>
          <w:rPr>
            <w:webHidden/>
          </w:rPr>
          <w:fldChar w:fldCharType="end"/>
        </w:r>
      </w:hyperlink>
    </w:p>
    <w:p w14:paraId="4932A1AB" w14:textId="3685D413"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83" w:history="1">
        <w:r w:rsidRPr="00EB7371">
          <w:rPr>
            <w:rStyle w:val="Hyperlink"/>
          </w:rPr>
          <w:t>CCFP Heavy-Duty Truck Study Data</w:t>
        </w:r>
        <w:r>
          <w:rPr>
            <w:webHidden/>
          </w:rPr>
          <w:tab/>
        </w:r>
        <w:r>
          <w:rPr>
            <w:webHidden/>
          </w:rPr>
          <w:fldChar w:fldCharType="begin"/>
        </w:r>
        <w:r>
          <w:rPr>
            <w:webHidden/>
          </w:rPr>
          <w:instrText xml:space="preserve"> PAGEREF _Toc180767583 \h </w:instrText>
        </w:r>
        <w:r>
          <w:rPr>
            <w:webHidden/>
          </w:rPr>
        </w:r>
        <w:r>
          <w:rPr>
            <w:webHidden/>
          </w:rPr>
          <w:fldChar w:fldCharType="separate"/>
        </w:r>
        <w:r>
          <w:rPr>
            <w:webHidden/>
          </w:rPr>
          <w:t>68</w:t>
        </w:r>
        <w:r>
          <w:rPr>
            <w:webHidden/>
          </w:rPr>
          <w:fldChar w:fldCharType="end"/>
        </w:r>
      </w:hyperlink>
    </w:p>
    <w:p w14:paraId="3670EB0C" w14:textId="012B802F"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84" w:history="1">
        <w:r w:rsidRPr="00EB7371">
          <w:rPr>
            <w:rStyle w:val="Hyperlink"/>
          </w:rPr>
          <w:t>Primary Data Source</w:t>
        </w:r>
        <w:r>
          <w:rPr>
            <w:webHidden/>
          </w:rPr>
          <w:tab/>
        </w:r>
        <w:r>
          <w:rPr>
            <w:webHidden/>
          </w:rPr>
          <w:fldChar w:fldCharType="begin"/>
        </w:r>
        <w:r>
          <w:rPr>
            <w:webHidden/>
          </w:rPr>
          <w:instrText xml:space="preserve"> PAGEREF _Toc180767584 \h </w:instrText>
        </w:r>
        <w:r>
          <w:rPr>
            <w:webHidden/>
          </w:rPr>
        </w:r>
        <w:r>
          <w:rPr>
            <w:webHidden/>
          </w:rPr>
          <w:fldChar w:fldCharType="separate"/>
        </w:r>
        <w:r>
          <w:rPr>
            <w:webHidden/>
          </w:rPr>
          <w:t>68</w:t>
        </w:r>
        <w:r>
          <w:rPr>
            <w:webHidden/>
          </w:rPr>
          <w:fldChar w:fldCharType="end"/>
        </w:r>
      </w:hyperlink>
    </w:p>
    <w:p w14:paraId="24F6019B" w14:textId="1603CBC8"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85" w:history="1">
        <w:r w:rsidRPr="00EB7371">
          <w:rPr>
            <w:rStyle w:val="Hyperlink"/>
          </w:rPr>
          <w:t>The Suitability of Crash Frequency Models</w:t>
        </w:r>
        <w:r>
          <w:rPr>
            <w:webHidden/>
          </w:rPr>
          <w:tab/>
        </w:r>
        <w:r>
          <w:rPr>
            <w:webHidden/>
          </w:rPr>
          <w:fldChar w:fldCharType="begin"/>
        </w:r>
        <w:r>
          <w:rPr>
            <w:webHidden/>
          </w:rPr>
          <w:instrText xml:space="preserve"> PAGEREF _Toc180767585 \h </w:instrText>
        </w:r>
        <w:r>
          <w:rPr>
            <w:webHidden/>
          </w:rPr>
        </w:r>
        <w:r>
          <w:rPr>
            <w:webHidden/>
          </w:rPr>
          <w:fldChar w:fldCharType="separate"/>
        </w:r>
        <w:r>
          <w:rPr>
            <w:webHidden/>
          </w:rPr>
          <w:t>69</w:t>
        </w:r>
        <w:r>
          <w:rPr>
            <w:webHidden/>
          </w:rPr>
          <w:fldChar w:fldCharType="end"/>
        </w:r>
      </w:hyperlink>
    </w:p>
    <w:p w14:paraId="0CA84D69" w14:textId="17BBD158" w:rsidR="001B0760" w:rsidRDefault="001B0760">
      <w:pPr>
        <w:pStyle w:val="TOC3"/>
        <w:rPr>
          <w:rFonts w:asciiTheme="minorHAnsi" w:eastAsiaTheme="minorEastAsia" w:hAnsiTheme="minorHAnsi" w:cstheme="minorBidi"/>
          <w:b w:val="0"/>
          <w:bCs w:val="0"/>
          <w:color w:val="auto"/>
          <w:kern w:val="2"/>
          <w:sz w:val="24"/>
          <w:szCs w:val="24"/>
          <w14:ligatures w14:val="standardContextual"/>
        </w:rPr>
      </w:pPr>
      <w:hyperlink w:anchor="_Toc180767586" w:history="1">
        <w:r w:rsidRPr="00EB7371">
          <w:rPr>
            <w:rStyle w:val="Hyperlink"/>
          </w:rPr>
          <w:t>Suitability of Crash Severity Models</w:t>
        </w:r>
        <w:r>
          <w:rPr>
            <w:webHidden/>
          </w:rPr>
          <w:tab/>
        </w:r>
        <w:r>
          <w:rPr>
            <w:webHidden/>
          </w:rPr>
          <w:fldChar w:fldCharType="begin"/>
        </w:r>
        <w:r>
          <w:rPr>
            <w:webHidden/>
          </w:rPr>
          <w:instrText xml:space="preserve"> PAGEREF _Toc180767586 \h </w:instrText>
        </w:r>
        <w:r>
          <w:rPr>
            <w:webHidden/>
          </w:rPr>
        </w:r>
        <w:r>
          <w:rPr>
            <w:webHidden/>
          </w:rPr>
          <w:fldChar w:fldCharType="separate"/>
        </w:r>
        <w:r>
          <w:rPr>
            <w:webHidden/>
          </w:rPr>
          <w:t>70</w:t>
        </w:r>
        <w:r>
          <w:rPr>
            <w:webHidden/>
          </w:rPr>
          <w:fldChar w:fldCharType="end"/>
        </w:r>
      </w:hyperlink>
    </w:p>
    <w:p w14:paraId="2FAE6E2B" w14:textId="6606BB29" w:rsidR="001B0760" w:rsidRDefault="001B0760" w:rsidP="007E2239">
      <w:pPr>
        <w:pStyle w:val="TOC2"/>
        <w:rPr>
          <w:rFonts w:asciiTheme="minorHAnsi" w:eastAsiaTheme="minorEastAsia" w:hAnsiTheme="minorHAnsi" w:cstheme="minorBidi"/>
          <w:color w:val="auto"/>
          <w:kern w:val="2"/>
          <w:sz w:val="24"/>
          <w:szCs w:val="24"/>
          <w14:ligatures w14:val="standardContextual"/>
        </w:rPr>
      </w:pPr>
      <w:hyperlink w:anchor="_Toc180767587" w:history="1">
        <w:r w:rsidRPr="00EB7371">
          <w:rPr>
            <w:rStyle w:val="Hyperlink"/>
          </w:rPr>
          <w:t>Analysis Plan</w:t>
        </w:r>
        <w:r>
          <w:rPr>
            <w:webHidden/>
          </w:rPr>
          <w:tab/>
        </w:r>
        <w:r>
          <w:rPr>
            <w:webHidden/>
          </w:rPr>
          <w:fldChar w:fldCharType="begin"/>
        </w:r>
        <w:r>
          <w:rPr>
            <w:webHidden/>
          </w:rPr>
          <w:instrText xml:space="preserve"> PAGEREF _Toc180767587 \h </w:instrText>
        </w:r>
        <w:r>
          <w:rPr>
            <w:webHidden/>
          </w:rPr>
        </w:r>
        <w:r>
          <w:rPr>
            <w:webHidden/>
          </w:rPr>
          <w:fldChar w:fldCharType="separate"/>
        </w:r>
        <w:r>
          <w:rPr>
            <w:webHidden/>
          </w:rPr>
          <w:t>70</w:t>
        </w:r>
        <w:r>
          <w:rPr>
            <w:webHidden/>
          </w:rPr>
          <w:fldChar w:fldCharType="end"/>
        </w:r>
      </w:hyperlink>
    </w:p>
    <w:p w14:paraId="51C523DD" w14:textId="783A7257" w:rsidR="001B0760" w:rsidRDefault="001B0760">
      <w:pPr>
        <w:pStyle w:val="TOC1"/>
        <w:rPr>
          <w:rFonts w:asciiTheme="minorHAnsi" w:eastAsiaTheme="minorEastAsia" w:hAnsiTheme="minorHAnsi" w:cstheme="minorBidi"/>
          <w:b w:val="0"/>
          <w:color w:val="auto"/>
          <w:kern w:val="2"/>
          <w:sz w:val="24"/>
          <w:szCs w:val="24"/>
          <w14:ligatures w14:val="standardContextual"/>
        </w:rPr>
      </w:pPr>
      <w:hyperlink w:anchor="_Toc180767588" w:history="1">
        <w:r w:rsidRPr="00EB7371">
          <w:rPr>
            <w:rStyle w:val="Hyperlink"/>
          </w:rPr>
          <w:t>Abbreviations</w:t>
        </w:r>
        <w:r>
          <w:rPr>
            <w:webHidden/>
          </w:rPr>
          <w:tab/>
        </w:r>
        <w:r>
          <w:rPr>
            <w:webHidden/>
          </w:rPr>
          <w:fldChar w:fldCharType="begin"/>
        </w:r>
        <w:r>
          <w:rPr>
            <w:webHidden/>
          </w:rPr>
          <w:instrText xml:space="preserve"> PAGEREF _Toc180767588 \h </w:instrText>
        </w:r>
        <w:r>
          <w:rPr>
            <w:webHidden/>
          </w:rPr>
        </w:r>
        <w:r>
          <w:rPr>
            <w:webHidden/>
          </w:rPr>
          <w:fldChar w:fldCharType="separate"/>
        </w:r>
        <w:r>
          <w:rPr>
            <w:webHidden/>
          </w:rPr>
          <w:t>76</w:t>
        </w:r>
        <w:r>
          <w:rPr>
            <w:webHidden/>
          </w:rPr>
          <w:fldChar w:fldCharType="end"/>
        </w:r>
      </w:hyperlink>
    </w:p>
    <w:p w14:paraId="3AA6F84E" w14:textId="12FDB0A0" w:rsidR="00FB0D30" w:rsidRDefault="00806649" w:rsidP="00A463A4">
      <w:pPr>
        <w:tabs>
          <w:tab w:val="right" w:leader="dot" w:pos="10080"/>
        </w:tabs>
        <w:spacing w:after="0" w:line="240" w:lineRule="auto"/>
        <w:rPr>
          <w:rFonts w:cs="Arial"/>
          <w:color w:val="001646"/>
          <w:spacing w:val="-10"/>
          <w:sz w:val="46"/>
          <w:szCs w:val="46"/>
        </w:rPr>
      </w:pPr>
      <w:r>
        <w:rPr>
          <w:rFonts w:eastAsiaTheme="minorEastAsia" w:cs="Arial"/>
          <w:b/>
          <w:i/>
          <w:iCs/>
          <w:noProof/>
          <w:color w:val="001F5B"/>
        </w:rPr>
        <w:fldChar w:fldCharType="end"/>
      </w:r>
    </w:p>
    <w:p w14:paraId="32909C2F" w14:textId="77777777" w:rsidR="00FB0D30" w:rsidRDefault="00FB0D30" w:rsidP="00A463A4"/>
    <w:p w14:paraId="70C4745D" w14:textId="77777777" w:rsidR="00FB0D30" w:rsidRPr="00B44CB9" w:rsidRDefault="00FB0D30" w:rsidP="00A463A4">
      <w:pPr>
        <w:pStyle w:val="TOC3"/>
      </w:pPr>
      <w:r>
        <w:br w:type="page"/>
      </w:r>
    </w:p>
    <w:p w14:paraId="12DBA178" w14:textId="77777777" w:rsidR="00BA3A57" w:rsidRPr="00806649" w:rsidRDefault="00BA3A57" w:rsidP="00BA3A57">
      <w:pPr>
        <w:pStyle w:val="Title"/>
      </w:pPr>
      <w:bookmarkStart w:id="1" w:name="_Toc191042282"/>
      <w:r w:rsidRPr="004110EA">
        <w:lastRenderedPageBreak/>
        <w:t>Background</w:t>
      </w:r>
      <w:bookmarkEnd w:id="1"/>
    </w:p>
    <w:p w14:paraId="0ECE2255" w14:textId="77777777" w:rsidR="00BA3A57" w:rsidRPr="00775047" w:rsidRDefault="00BA3A57" w:rsidP="00BA3A57">
      <w:pPr>
        <w:pStyle w:val="Heading1"/>
      </w:pPr>
      <w:bookmarkStart w:id="2" w:name="_Toc191042283"/>
      <w:r>
        <w:t>Overview</w:t>
      </w:r>
      <w:bookmarkEnd w:id="2"/>
    </w:p>
    <w:p w14:paraId="1507D107" w14:textId="77777777" w:rsidR="00BA3A57" w:rsidRDefault="00BA3A57" w:rsidP="00BA3A57">
      <w:pPr>
        <w:pStyle w:val="Heading2"/>
      </w:pPr>
      <w:bookmarkStart w:id="3" w:name="_Toc191042284"/>
      <w:r>
        <w:t>What Is the CCFP Heavy-Duty Truck Study?</w:t>
      </w:r>
      <w:bookmarkEnd w:id="3"/>
    </w:p>
    <w:p w14:paraId="67EAAB38" w14:textId="77777777" w:rsidR="00BA3A57" w:rsidRDefault="00BA3A57" w:rsidP="00BA3A57">
      <w:pPr>
        <w:pStyle w:val="BodyText"/>
      </w:pPr>
      <w:r w:rsidRPr="0086163B">
        <w:t>The Crash Causal Factors Program (CCFP) was created in 2022 to comply with the Infrastructure Investment and Jobs Act of 2021 (Section 23006) [1], which mandates a “study of commercial motor vehicle crash causation.” The CCFP is a widescale, detailed, multi-phased crash research program that conducts data collection and analysis to:</w:t>
      </w:r>
    </w:p>
    <w:p w14:paraId="30B76D98" w14:textId="77777777" w:rsidR="00BA3A57" w:rsidRPr="00D47DC7" w:rsidRDefault="00BA3A57" w:rsidP="00BA3A57">
      <w:pPr>
        <w:pStyle w:val="ListBullet"/>
      </w:pPr>
      <w:r>
        <w:rPr>
          <w:rStyle w:val="Heading3Char"/>
        </w:rPr>
        <w:t>IDENTIFY THE FACTORS</w:t>
      </w:r>
      <w:r w:rsidRPr="00D47DC7">
        <w:t xml:space="preserve"> </w:t>
      </w:r>
      <w:r w:rsidRPr="0086163B">
        <w:t>that contribute to crashes involving commercial motor vehicles (CMVs), including large trucks and buses.</w:t>
      </w:r>
    </w:p>
    <w:p w14:paraId="07F4296D" w14:textId="77777777" w:rsidR="00BA3A57" w:rsidRPr="00D47DC7" w:rsidRDefault="00BA3A57" w:rsidP="00BA3A57">
      <w:pPr>
        <w:pStyle w:val="ListBullet"/>
      </w:pPr>
      <w:r>
        <w:rPr>
          <w:rStyle w:val="Heading3Char"/>
        </w:rPr>
        <w:t>INFORM COUNTERMEASURES</w:t>
      </w:r>
      <w:r w:rsidRPr="00D47DC7">
        <w:rPr>
          <w:rStyle w:val="Heading3Char"/>
        </w:rPr>
        <w:t xml:space="preserve"> </w:t>
      </w:r>
      <w:r>
        <w:t>to prevent these crashes.</w:t>
      </w:r>
    </w:p>
    <w:p w14:paraId="3CE5FFD5" w14:textId="77777777" w:rsidR="00BA3A57" w:rsidRPr="00D47DC7" w:rsidRDefault="00BA3A57" w:rsidP="00BA3A57">
      <w:pPr>
        <w:pStyle w:val="ListBullet"/>
      </w:pPr>
      <w:r>
        <w:rPr>
          <w:rStyle w:val="Heading3Char"/>
        </w:rPr>
        <w:t>ESTABLISH A FOUNDATION</w:t>
      </w:r>
      <w:r w:rsidRPr="00D47DC7">
        <w:t xml:space="preserve"> </w:t>
      </w:r>
      <w:r>
        <w:t>for continued data collection, sharing, and analysis</w:t>
      </w:r>
      <w:r w:rsidRPr="00D47DC7">
        <w:t>.</w:t>
      </w:r>
    </w:p>
    <w:p w14:paraId="5E9461EC" w14:textId="77777777" w:rsidR="00BA3A57" w:rsidRPr="006D6E48" w:rsidRDefault="00BA3A57" w:rsidP="00BA3A57">
      <w:pPr>
        <w:pStyle w:val="BodyText"/>
      </w:pPr>
      <w:r w:rsidRPr="006D6E48">
        <w:t xml:space="preserve">Through a series of robust studies, the CCFP pursues a nuanced understanding of crashes involving CMVs so that policymakers, law enforcement agencies, regulators, and other interested parties can implement effective crash prevention measures and improve safety on our Nation’s roadways. In addition to producing datasets and analytical reports, the CCFP will establish a foundation for continued data collection and analysis that the Federal Motor Carrier Safety Administration (FMCSA) and States </w:t>
      </w:r>
      <w:r>
        <w:t xml:space="preserve">and other jurisdictions </w:t>
      </w:r>
      <w:r w:rsidRPr="006D6E48">
        <w:t>can routinely use to optimize their CMV safety activities.</w:t>
      </w:r>
    </w:p>
    <w:p w14:paraId="7D7D88E0" w14:textId="77777777" w:rsidR="00BA3A57" w:rsidRPr="006D6E48" w:rsidRDefault="00BA3A57" w:rsidP="00BA3A57">
      <w:pPr>
        <w:pStyle w:val="BodyText"/>
      </w:pPr>
      <w:r w:rsidRPr="006D6E48">
        <w:t xml:space="preserve">The CCFP expands on the original Large Truck Crash Causation Study (LTCCS) that concluded in 2003. The LTCCS collected an unprecedented sample of data on almost 1,000 injury and fatal crashes involving large trucks. However, regulatory and industry changes, along with an increase in fatal large truck and bus crashes in the last few years, have created the need for a new study. The CCFP takes these changes into account to provide an updated understanding of how changes in technology, vehicle safety, driver behavior, and roadway design since 2003 have altered driver and vehicle performance. Additionally, the CCFP incorporates the lessons learned from the LTCCS and will move forward with a phased approach and studies focused on specific vehicle populations and/or crash severities. </w:t>
      </w:r>
    </w:p>
    <w:p w14:paraId="53F8FA07" w14:textId="77777777" w:rsidR="00BA3A57" w:rsidRDefault="00BA3A57" w:rsidP="00BA3A57">
      <w:pPr>
        <w:pStyle w:val="BodyText"/>
      </w:pPr>
      <w:r w:rsidRPr="006D6E48">
        <w:t>Currently, the CCFP has identified initial three phases of research:</w:t>
      </w:r>
    </w:p>
    <w:p w14:paraId="119CB3BD" w14:textId="77777777" w:rsidR="00BA3A57" w:rsidRPr="0086163B" w:rsidRDefault="00BA3A57" w:rsidP="00BA3A57">
      <w:pPr>
        <w:pStyle w:val="ListBullet"/>
        <w:rPr>
          <w:rStyle w:val="Heading3Char"/>
        </w:rPr>
      </w:pPr>
      <w:r w:rsidRPr="0086163B">
        <w:rPr>
          <w:rStyle w:val="Heading3Char"/>
        </w:rPr>
        <w:t xml:space="preserve">PHASE 1: CCFP HEAVY-DUTY TRUCK STUDY </w:t>
      </w:r>
    </w:p>
    <w:p w14:paraId="43A8214B" w14:textId="77777777" w:rsidR="00BA3A57" w:rsidRPr="00D47DC7" w:rsidRDefault="00BA3A57" w:rsidP="00BA3A57">
      <w:pPr>
        <w:pStyle w:val="ListBullet"/>
      </w:pPr>
      <w:r>
        <w:rPr>
          <w:rStyle w:val="Heading3Char"/>
        </w:rPr>
        <w:t xml:space="preserve">PHASE 2: CCFP Medium-Duty Truck Study </w:t>
      </w:r>
    </w:p>
    <w:p w14:paraId="2412069A" w14:textId="77777777" w:rsidR="00BA3A57" w:rsidRPr="0086163B" w:rsidRDefault="00BA3A57" w:rsidP="00BA3A57">
      <w:pPr>
        <w:pStyle w:val="ListBullet"/>
        <w:rPr>
          <w:rStyle w:val="Heading3Char"/>
          <w:b w:val="0"/>
          <w:bCs w:val="0"/>
          <w:caps w:val="0"/>
          <w:color w:val="404040" w:themeColor="text1" w:themeTint="BF"/>
          <w:sz w:val="22"/>
        </w:rPr>
      </w:pPr>
      <w:r>
        <w:rPr>
          <w:rStyle w:val="Heading3Char"/>
        </w:rPr>
        <w:t>Phase 3: CCFP Bus Study</w:t>
      </w:r>
    </w:p>
    <w:p w14:paraId="6293F8F1" w14:textId="77777777" w:rsidR="00BA3A57" w:rsidRPr="006D6E48" w:rsidRDefault="00BA3A57" w:rsidP="00BA3A57">
      <w:pPr>
        <w:pStyle w:val="BodyText"/>
      </w:pPr>
      <w:r w:rsidRPr="006D6E48">
        <w:t>Studies in Phase 2 and 3 are planned, but their scope and execution depend on future funding.</w:t>
      </w:r>
    </w:p>
    <w:p w14:paraId="61C21BD3" w14:textId="77777777" w:rsidR="00BA3A57" w:rsidRPr="00D47DC7" w:rsidRDefault="00BA3A57" w:rsidP="00BA3A57">
      <w:pPr>
        <w:pStyle w:val="BodyText"/>
      </w:pPr>
      <w:r w:rsidRPr="006D6E48">
        <w:lastRenderedPageBreak/>
        <w:t xml:space="preserve">This document details the sampling plan for the first phase study, the </w:t>
      </w:r>
      <w:r>
        <w:t xml:space="preserve">CCFP </w:t>
      </w:r>
      <w:r w:rsidRPr="006D6E48">
        <w:t>Heavy-Duty Truck Study. Formerly called the Large Truck Crash Causal Factors Study, the Heavy-Duty Truck Study aims to identify the contributing factors in fatal crashes involving Class 7/8 trucks.</w:t>
      </w:r>
    </w:p>
    <w:p w14:paraId="6EB26B88" w14:textId="77777777" w:rsidR="00BA3A57" w:rsidRPr="006D6E48" w:rsidRDefault="00BA3A57" w:rsidP="00BA3A57">
      <w:pPr>
        <w:pStyle w:val="Heading2"/>
      </w:pPr>
      <w:bookmarkStart w:id="4" w:name="_Toc191042285"/>
      <w:r>
        <w:t>Study Purpose</w:t>
      </w:r>
      <w:bookmarkEnd w:id="4"/>
    </w:p>
    <w:p w14:paraId="4DD4203D" w14:textId="77777777" w:rsidR="00BA3A57" w:rsidRPr="006D6E48" w:rsidRDefault="00BA3A57" w:rsidP="00BA3A57">
      <w:pPr>
        <w:pStyle w:val="BodyText"/>
      </w:pPr>
      <w:r w:rsidRPr="006D6E48">
        <w:t xml:space="preserve">The Heavy-Duty Truck Study (“the study”) seeks to collect data to better understand the factors that contribute to fatal crashes involving heavy-duty trucks in order to develop effective countermeasures. A wide range of research questions have been drafted for the study covering over 80 individual crash factors </w:t>
      </w:r>
      <w:sdt>
        <w:sdtPr>
          <w:id w:val="864941896"/>
          <w:citation/>
        </w:sdtPr>
        <w:sdtContent>
          <w:r w:rsidRPr="006D6E48">
            <w:fldChar w:fldCharType="begin"/>
          </w:r>
          <w:r w:rsidRPr="006D6E48">
            <w:instrText xml:space="preserve">CITATION Sto23 \l 1033 </w:instrText>
          </w:r>
          <w:r w:rsidRPr="006D6E48">
            <w:fldChar w:fldCharType="separate"/>
          </w:r>
          <w:r w:rsidRPr="00777ECF">
            <w:rPr>
              <w:noProof/>
            </w:rPr>
            <w:t>[1]</w:t>
          </w:r>
          <w:r w:rsidRPr="006D6E48">
            <w:fldChar w:fldCharType="end"/>
          </w:r>
        </w:sdtContent>
      </w:sdt>
      <w:r w:rsidRPr="006D6E48">
        <w:t xml:space="preserve">. </w:t>
      </w:r>
    </w:p>
    <w:p w14:paraId="5DE5AA49" w14:textId="77777777" w:rsidR="00BA3A57" w:rsidRPr="006D6E48" w:rsidRDefault="00BA3A57" w:rsidP="00BA3A57">
      <w:pPr>
        <w:pStyle w:val="BodyText"/>
      </w:pPr>
      <w:r w:rsidRPr="006D6E48">
        <w:t>Factors include those related to the:</w:t>
      </w:r>
    </w:p>
    <w:p w14:paraId="4EC2A276" w14:textId="77777777" w:rsidR="00BA3A57" w:rsidRPr="004110EA" w:rsidRDefault="00BA3A57" w:rsidP="00BA3A57">
      <w:pPr>
        <w:pStyle w:val="ListParagraph"/>
        <w:numPr>
          <w:ilvl w:val="0"/>
          <w:numId w:val="5"/>
        </w:numPr>
        <w:rPr>
          <w:sz w:val="22"/>
          <w:szCs w:val="22"/>
        </w:rPr>
      </w:pPr>
      <w:r w:rsidRPr="004110EA">
        <w:rPr>
          <w:sz w:val="22"/>
          <w:szCs w:val="22"/>
        </w:rPr>
        <w:t>Driver</w:t>
      </w:r>
    </w:p>
    <w:p w14:paraId="1BDF70F2" w14:textId="77777777" w:rsidR="00BA3A57" w:rsidRPr="004110EA" w:rsidRDefault="00BA3A57" w:rsidP="00BA3A57">
      <w:pPr>
        <w:pStyle w:val="ListParagraph"/>
        <w:numPr>
          <w:ilvl w:val="0"/>
          <w:numId w:val="5"/>
        </w:numPr>
        <w:rPr>
          <w:sz w:val="22"/>
          <w:szCs w:val="22"/>
        </w:rPr>
      </w:pPr>
      <w:r w:rsidRPr="004110EA">
        <w:rPr>
          <w:sz w:val="22"/>
          <w:szCs w:val="22"/>
        </w:rPr>
        <w:t>Carrier and work conditions</w:t>
      </w:r>
    </w:p>
    <w:p w14:paraId="65FCB2DA" w14:textId="77777777" w:rsidR="00BA3A57" w:rsidRPr="004110EA" w:rsidRDefault="00BA3A57" w:rsidP="00BA3A57">
      <w:pPr>
        <w:pStyle w:val="ListParagraph"/>
        <w:numPr>
          <w:ilvl w:val="0"/>
          <w:numId w:val="5"/>
        </w:numPr>
        <w:rPr>
          <w:sz w:val="22"/>
          <w:szCs w:val="22"/>
        </w:rPr>
      </w:pPr>
      <w:r w:rsidRPr="004110EA">
        <w:rPr>
          <w:sz w:val="22"/>
          <w:szCs w:val="22"/>
        </w:rPr>
        <w:t>Vehicle design</w:t>
      </w:r>
    </w:p>
    <w:p w14:paraId="2A664537" w14:textId="77777777" w:rsidR="00BA3A57" w:rsidRPr="004110EA" w:rsidRDefault="00BA3A57" w:rsidP="00BA3A57">
      <w:pPr>
        <w:pStyle w:val="ListParagraph"/>
        <w:numPr>
          <w:ilvl w:val="0"/>
          <w:numId w:val="5"/>
        </w:numPr>
        <w:rPr>
          <w:sz w:val="22"/>
          <w:szCs w:val="22"/>
        </w:rPr>
      </w:pPr>
      <w:r w:rsidRPr="004110EA">
        <w:rPr>
          <w:sz w:val="22"/>
          <w:szCs w:val="22"/>
        </w:rPr>
        <w:t>Vehicle maintenance</w:t>
      </w:r>
    </w:p>
    <w:p w14:paraId="307A17AA" w14:textId="77777777" w:rsidR="00BA3A57" w:rsidRPr="004110EA" w:rsidRDefault="00BA3A57" w:rsidP="00BA3A57">
      <w:pPr>
        <w:pStyle w:val="ListParagraph"/>
        <w:numPr>
          <w:ilvl w:val="0"/>
          <w:numId w:val="5"/>
        </w:numPr>
        <w:rPr>
          <w:sz w:val="22"/>
          <w:szCs w:val="22"/>
        </w:rPr>
      </w:pPr>
      <w:r w:rsidRPr="004110EA">
        <w:rPr>
          <w:sz w:val="22"/>
          <w:szCs w:val="22"/>
        </w:rPr>
        <w:t>Vehicle load</w:t>
      </w:r>
    </w:p>
    <w:p w14:paraId="56EA8F93" w14:textId="77777777" w:rsidR="00BA3A57" w:rsidRPr="004110EA" w:rsidRDefault="00BA3A57" w:rsidP="00BA3A57">
      <w:pPr>
        <w:pStyle w:val="ListParagraph"/>
        <w:numPr>
          <w:ilvl w:val="0"/>
          <w:numId w:val="5"/>
        </w:numPr>
        <w:rPr>
          <w:sz w:val="22"/>
          <w:szCs w:val="22"/>
        </w:rPr>
      </w:pPr>
      <w:r w:rsidRPr="004110EA">
        <w:rPr>
          <w:sz w:val="22"/>
          <w:szCs w:val="22"/>
        </w:rPr>
        <w:t>Roadway design</w:t>
      </w:r>
    </w:p>
    <w:p w14:paraId="7F92EACB" w14:textId="77777777" w:rsidR="00BA3A57" w:rsidRPr="004110EA" w:rsidRDefault="00BA3A57" w:rsidP="00BA3A57">
      <w:pPr>
        <w:pStyle w:val="ListParagraph"/>
        <w:numPr>
          <w:ilvl w:val="0"/>
          <w:numId w:val="5"/>
        </w:numPr>
        <w:rPr>
          <w:sz w:val="22"/>
          <w:szCs w:val="22"/>
        </w:rPr>
      </w:pPr>
      <w:r w:rsidRPr="004110EA">
        <w:rPr>
          <w:sz w:val="22"/>
          <w:szCs w:val="22"/>
        </w:rPr>
        <w:t xml:space="preserve">Weather </w:t>
      </w:r>
    </w:p>
    <w:p w14:paraId="42465945" w14:textId="77777777" w:rsidR="00BA3A57" w:rsidRPr="004110EA" w:rsidRDefault="00BA3A57" w:rsidP="00BA3A57">
      <w:pPr>
        <w:pStyle w:val="ListParagraph"/>
        <w:numPr>
          <w:ilvl w:val="0"/>
          <w:numId w:val="5"/>
        </w:numPr>
        <w:rPr>
          <w:sz w:val="22"/>
          <w:szCs w:val="22"/>
        </w:rPr>
      </w:pPr>
      <w:r w:rsidRPr="004110EA">
        <w:rPr>
          <w:sz w:val="22"/>
          <w:szCs w:val="22"/>
        </w:rPr>
        <w:t>Road condition</w:t>
      </w:r>
    </w:p>
    <w:p w14:paraId="1FDB78B8" w14:textId="77777777" w:rsidR="00BA3A57" w:rsidRPr="004110EA" w:rsidRDefault="00BA3A57" w:rsidP="00BA3A57">
      <w:pPr>
        <w:pStyle w:val="ListParagraph"/>
        <w:numPr>
          <w:ilvl w:val="0"/>
          <w:numId w:val="5"/>
        </w:numPr>
        <w:rPr>
          <w:sz w:val="22"/>
          <w:szCs w:val="22"/>
        </w:rPr>
      </w:pPr>
      <w:r w:rsidRPr="004110EA">
        <w:rPr>
          <w:sz w:val="22"/>
          <w:szCs w:val="22"/>
        </w:rPr>
        <w:t>Presence of work zones</w:t>
      </w:r>
    </w:p>
    <w:p w14:paraId="41B2FDB7" w14:textId="77777777" w:rsidR="00BA3A57" w:rsidRPr="004110EA" w:rsidRDefault="00BA3A57" w:rsidP="00BA3A57">
      <w:pPr>
        <w:pStyle w:val="ListParagraph"/>
        <w:numPr>
          <w:ilvl w:val="0"/>
          <w:numId w:val="5"/>
        </w:numPr>
        <w:rPr>
          <w:sz w:val="22"/>
          <w:szCs w:val="22"/>
        </w:rPr>
      </w:pPr>
      <w:r w:rsidRPr="004110EA">
        <w:rPr>
          <w:sz w:val="22"/>
          <w:szCs w:val="22"/>
        </w:rPr>
        <w:t>Other vehicles and persons involved in the crash</w:t>
      </w:r>
    </w:p>
    <w:p w14:paraId="0ABC2B47" w14:textId="77777777" w:rsidR="00BA3A57" w:rsidRPr="006D6E48" w:rsidRDefault="00BA3A57" w:rsidP="00BA3A57">
      <w:pPr>
        <w:pStyle w:val="BodyText"/>
      </w:pPr>
      <w:r w:rsidRPr="006D6E48">
        <w:t xml:space="preserve">This Background section reviews the considerations, lessons learned, and issues related to study’s sampling. The purpose of this review is to inform the sample design for the study. </w:t>
      </w:r>
    </w:p>
    <w:p w14:paraId="6FD4F571" w14:textId="77777777" w:rsidR="00BA3A57" w:rsidRDefault="00BA3A57" w:rsidP="00BA3A57">
      <w:pPr>
        <w:pStyle w:val="Heading2"/>
      </w:pPr>
      <w:bookmarkStart w:id="5" w:name="_Toc191042286"/>
      <w:r>
        <w:t>Comparison to the LTCCS Sample Design</w:t>
      </w:r>
      <w:bookmarkEnd w:id="5"/>
      <w:r>
        <w:t xml:space="preserve"> </w:t>
      </w:r>
    </w:p>
    <w:p w14:paraId="57D8E829" w14:textId="77777777" w:rsidR="00BA3A57" w:rsidRPr="006D6E48" w:rsidRDefault="00BA3A57" w:rsidP="00BA3A57">
      <w:pPr>
        <w:pStyle w:val="BodyText"/>
      </w:pPr>
      <w:r w:rsidRPr="006D6E48">
        <w:t>The LTCCS collected data on crashes from 24 geographic data collection areas in 17 States, which included the four geographic regions (West, Midwest, Northeast, and South) that constitute the contiguous United States</w:t>
      </w:r>
      <w:r>
        <w:t xml:space="preserve"> (U.S.)</w:t>
      </w:r>
      <w:r w:rsidRPr="006D6E48">
        <w:t>. To be included in the sample, a crash needed to involve at least one large truck with a gross vehicle weight rating (GVWR) of more than 10,000 pounds (i.e., a medium</w:t>
      </w:r>
      <w:r>
        <w:t>-duty</w:t>
      </w:r>
      <w:r w:rsidRPr="006D6E48">
        <w:t xml:space="preserve"> or </w:t>
      </w:r>
      <w:r>
        <w:t>heavy-duty</w:t>
      </w:r>
      <w:r w:rsidRPr="006D6E48">
        <w:t xml:space="preserve"> truck) and result in at least one fatality or one incapacitating or non-incapacitating but evident injury. Data from a total of 963 sample crashes were collected in the LTCCS.</w:t>
      </w:r>
    </w:p>
    <w:p w14:paraId="374F4D54" w14:textId="77777777" w:rsidR="00BA3A57" w:rsidRPr="006D6E48" w:rsidRDefault="00BA3A57" w:rsidP="00BA3A57">
      <w:pPr>
        <w:pStyle w:val="BodyText"/>
      </w:pPr>
      <w:r w:rsidRPr="006D6E48">
        <w:t xml:space="preserve">The sampling design of the current Heavy-Duty Truck Study has much in common with </w:t>
      </w:r>
      <w:r>
        <w:t xml:space="preserve">the </w:t>
      </w:r>
      <w:r w:rsidRPr="006D6E48">
        <w:t>LTCCS:</w:t>
      </w:r>
    </w:p>
    <w:p w14:paraId="78566096" w14:textId="77777777" w:rsidR="00BA3A57" w:rsidRPr="004110EA" w:rsidRDefault="00BA3A57" w:rsidP="00BA3A57">
      <w:pPr>
        <w:pStyle w:val="ListParagraph"/>
        <w:numPr>
          <w:ilvl w:val="0"/>
          <w:numId w:val="6"/>
        </w:numPr>
        <w:rPr>
          <w:sz w:val="22"/>
          <w:szCs w:val="22"/>
        </w:rPr>
      </w:pPr>
      <w:r w:rsidRPr="004110EA">
        <w:rPr>
          <w:sz w:val="22"/>
          <w:szCs w:val="22"/>
        </w:rPr>
        <w:t>The design is intended to obtain a nationally representative sample of crashes</w:t>
      </w:r>
      <w:r>
        <w:rPr>
          <w:sz w:val="22"/>
          <w:szCs w:val="22"/>
        </w:rPr>
        <w:t xml:space="preserve"> involving large trucks</w:t>
      </w:r>
      <w:r w:rsidRPr="004110EA">
        <w:rPr>
          <w:sz w:val="22"/>
          <w:szCs w:val="22"/>
        </w:rPr>
        <w:t xml:space="preserve"> in the </w:t>
      </w:r>
      <w:r>
        <w:rPr>
          <w:sz w:val="22"/>
          <w:szCs w:val="22"/>
        </w:rPr>
        <w:t>U.S</w:t>
      </w:r>
      <w:r w:rsidRPr="004110EA">
        <w:rPr>
          <w:sz w:val="22"/>
          <w:szCs w:val="22"/>
        </w:rPr>
        <w:t>.</w:t>
      </w:r>
    </w:p>
    <w:p w14:paraId="24C448DD" w14:textId="77777777" w:rsidR="00BA3A57" w:rsidRPr="004110EA" w:rsidRDefault="00BA3A57" w:rsidP="00BA3A57">
      <w:pPr>
        <w:pStyle w:val="ListParagraph"/>
        <w:numPr>
          <w:ilvl w:val="0"/>
          <w:numId w:val="6"/>
        </w:numPr>
        <w:rPr>
          <w:sz w:val="22"/>
          <w:szCs w:val="22"/>
        </w:rPr>
      </w:pPr>
      <w:r w:rsidRPr="004110EA">
        <w:rPr>
          <w:sz w:val="22"/>
          <w:szCs w:val="22"/>
        </w:rPr>
        <w:lastRenderedPageBreak/>
        <w:t>The sample uses regional stratification to ensure geographic diversity.</w:t>
      </w:r>
    </w:p>
    <w:p w14:paraId="192C0F31" w14:textId="77777777" w:rsidR="00BA3A57" w:rsidRPr="004110EA" w:rsidRDefault="00BA3A57" w:rsidP="00BA3A57">
      <w:pPr>
        <w:pStyle w:val="ListParagraph"/>
        <w:numPr>
          <w:ilvl w:val="0"/>
          <w:numId w:val="6"/>
        </w:numPr>
        <w:rPr>
          <w:sz w:val="22"/>
          <w:szCs w:val="22"/>
        </w:rPr>
      </w:pPr>
      <w:r w:rsidRPr="004110EA">
        <w:rPr>
          <w:sz w:val="22"/>
          <w:szCs w:val="22"/>
        </w:rPr>
        <w:t>The sample collection period will be approximately two years.</w:t>
      </w:r>
    </w:p>
    <w:p w14:paraId="4A4F9A86" w14:textId="77777777" w:rsidR="00BA3A57" w:rsidRPr="006D6E48" w:rsidRDefault="00BA3A57" w:rsidP="00BA3A57">
      <w:pPr>
        <w:pStyle w:val="BodyText"/>
      </w:pPr>
      <w:r w:rsidRPr="006D6E48">
        <w:t xml:space="preserve">This study has several key differences from </w:t>
      </w:r>
      <w:r>
        <w:t xml:space="preserve">the </w:t>
      </w:r>
      <w:r w:rsidRPr="006D6E48">
        <w:t>LTCCS:</w:t>
      </w:r>
    </w:p>
    <w:p w14:paraId="6AE7EAB5" w14:textId="77777777" w:rsidR="00BA3A57" w:rsidRPr="006D6E48" w:rsidRDefault="00BA3A57" w:rsidP="00BA3A57">
      <w:pPr>
        <w:pStyle w:val="BodyText"/>
        <w:numPr>
          <w:ilvl w:val="0"/>
          <w:numId w:val="7"/>
        </w:numPr>
      </w:pPr>
      <w:r w:rsidRPr="006D6E48">
        <w:t>This study will only sample crashes involving Class 7 and 8 trucks; that is, trucks with a gross vehicle weight rating of more than 26,000 pounds (future phases of the CCFP will focus on other vehicle types)</w:t>
      </w:r>
      <w:sdt>
        <w:sdtPr>
          <w:id w:val="-787270952"/>
          <w:citation/>
        </w:sdtPr>
        <w:sdtContent>
          <w:r w:rsidRPr="006D6E48">
            <w:fldChar w:fldCharType="begin"/>
          </w:r>
          <w:r w:rsidRPr="006D6E48">
            <w:instrText xml:space="preserve"> CITATION Gua221 \l 1033 </w:instrText>
          </w:r>
          <w:r w:rsidRPr="006D6E48">
            <w:fldChar w:fldCharType="separate"/>
          </w:r>
          <w:r>
            <w:rPr>
              <w:noProof/>
            </w:rPr>
            <w:t xml:space="preserve"> </w:t>
          </w:r>
          <w:r w:rsidRPr="00777ECF">
            <w:rPr>
              <w:noProof/>
            </w:rPr>
            <w:t>[2]</w:t>
          </w:r>
          <w:r w:rsidRPr="006D6E48">
            <w:fldChar w:fldCharType="end"/>
          </w:r>
        </w:sdtContent>
      </w:sdt>
      <w:r w:rsidRPr="006D6E48">
        <w:t>.</w:t>
      </w:r>
    </w:p>
    <w:p w14:paraId="5E240E66" w14:textId="77777777" w:rsidR="00BA3A57" w:rsidRPr="006D6E48" w:rsidRDefault="00BA3A57" w:rsidP="00BA3A57">
      <w:pPr>
        <w:pStyle w:val="BodyText"/>
        <w:numPr>
          <w:ilvl w:val="0"/>
          <w:numId w:val="7"/>
        </w:numPr>
      </w:pPr>
      <w:r w:rsidRPr="006D6E48">
        <w:t>The study design will use data and resources from existing crash investigation teams of State</w:t>
      </w:r>
      <w:r>
        <w:t>s</w:t>
      </w:r>
      <w:r w:rsidRPr="006D6E48">
        <w:t xml:space="preserve"> </w:t>
      </w:r>
      <w:r>
        <w:t xml:space="preserve">and local jurisdictions (S/Js) </w:t>
      </w:r>
      <w:r w:rsidRPr="006D6E48">
        <w:t>to do the on-site investigations, rather than having separate on-site investigation teams established by the project, like LTCCS did</w:t>
      </w:r>
      <w:sdt>
        <w:sdtPr>
          <w:id w:val="1109629580"/>
          <w:citation/>
        </w:sdtPr>
        <w:sdtContent>
          <w:r w:rsidRPr="006D6E48">
            <w:fldChar w:fldCharType="begin"/>
          </w:r>
          <w:r w:rsidRPr="006D6E48">
            <w:instrText xml:space="preserve"> CITATION Gur21 \l 1033 </w:instrText>
          </w:r>
          <w:r w:rsidRPr="006D6E48">
            <w:fldChar w:fldCharType="separate"/>
          </w:r>
          <w:r>
            <w:rPr>
              <w:noProof/>
            </w:rPr>
            <w:t xml:space="preserve"> </w:t>
          </w:r>
          <w:r w:rsidRPr="00777ECF">
            <w:rPr>
              <w:noProof/>
            </w:rPr>
            <w:t>[3]</w:t>
          </w:r>
          <w:r w:rsidRPr="006D6E48">
            <w:fldChar w:fldCharType="end"/>
          </w:r>
        </w:sdtContent>
      </w:sdt>
      <w:r w:rsidRPr="006D6E48">
        <w:t>.</w:t>
      </w:r>
    </w:p>
    <w:p w14:paraId="28494795" w14:textId="77777777" w:rsidR="00BA3A57" w:rsidRPr="006D6E48" w:rsidRDefault="00BA3A57" w:rsidP="00BA3A57">
      <w:pPr>
        <w:pStyle w:val="BodyText"/>
        <w:numPr>
          <w:ilvl w:val="0"/>
          <w:numId w:val="7"/>
        </w:numPr>
      </w:pPr>
      <w:r w:rsidRPr="006D6E48">
        <w:t xml:space="preserve">This study will focus on crashes in which there was at least one fatality; a convenience sample of serious injury crashes will be incorporated only if partnering </w:t>
      </w:r>
      <w:r>
        <w:t>S/J</w:t>
      </w:r>
      <w:r w:rsidRPr="006D6E48">
        <w:t>s are collecting this data</w:t>
      </w:r>
      <w:sdt>
        <w:sdtPr>
          <w:id w:val="2001159124"/>
          <w:citation/>
        </w:sdtPr>
        <w:sdtContent>
          <w:r w:rsidRPr="006D6E48">
            <w:fldChar w:fldCharType="begin"/>
          </w:r>
          <w:r w:rsidRPr="006D6E48">
            <w:instrText xml:space="preserve"> CITATION Gua222 \l 1033 </w:instrText>
          </w:r>
          <w:r w:rsidRPr="006D6E48">
            <w:fldChar w:fldCharType="separate"/>
          </w:r>
          <w:r>
            <w:rPr>
              <w:noProof/>
            </w:rPr>
            <w:t xml:space="preserve"> </w:t>
          </w:r>
          <w:r w:rsidRPr="00777ECF">
            <w:rPr>
              <w:noProof/>
            </w:rPr>
            <w:t>[4]</w:t>
          </w:r>
          <w:r w:rsidRPr="006D6E48">
            <w:fldChar w:fldCharType="end"/>
          </w:r>
        </w:sdtContent>
      </w:sdt>
      <w:r w:rsidRPr="006D6E48">
        <w:t>.</w:t>
      </w:r>
    </w:p>
    <w:p w14:paraId="1E4BE185" w14:textId="77777777" w:rsidR="00BA3A57" w:rsidRPr="006D6E48" w:rsidRDefault="00BA3A57" w:rsidP="00BA3A57">
      <w:pPr>
        <w:pStyle w:val="BodyText"/>
        <w:numPr>
          <w:ilvl w:val="0"/>
          <w:numId w:val="7"/>
        </w:numPr>
      </w:pPr>
      <w:r w:rsidRPr="006D6E48">
        <w:t>The study prioritizes the inclusion of teams experienced in crash reconstruction to improve data collection and better determine specific crash causal factors</w:t>
      </w:r>
      <w:sdt>
        <w:sdtPr>
          <w:id w:val="1430157861"/>
          <w:citation/>
        </w:sdtPr>
        <w:sdtContent>
          <w:r w:rsidRPr="006D6E48">
            <w:fldChar w:fldCharType="begin"/>
          </w:r>
          <w:r w:rsidRPr="006D6E48">
            <w:instrText xml:space="preserve"> CITATION FMC22 \l 1033 </w:instrText>
          </w:r>
          <w:r w:rsidRPr="006D6E48">
            <w:fldChar w:fldCharType="separate"/>
          </w:r>
          <w:r>
            <w:rPr>
              <w:noProof/>
            </w:rPr>
            <w:t xml:space="preserve"> </w:t>
          </w:r>
          <w:r w:rsidRPr="00777ECF">
            <w:rPr>
              <w:noProof/>
            </w:rPr>
            <w:t>[5]</w:t>
          </w:r>
          <w:r w:rsidRPr="006D6E48">
            <w:fldChar w:fldCharType="end"/>
          </w:r>
        </w:sdtContent>
      </w:sdt>
      <w:r w:rsidRPr="006D6E48">
        <w:t>.</w:t>
      </w:r>
    </w:p>
    <w:p w14:paraId="60175C3E" w14:textId="77777777" w:rsidR="00BA3A57" w:rsidRPr="006D6E48" w:rsidRDefault="00BA3A57" w:rsidP="00BA3A57">
      <w:pPr>
        <w:pStyle w:val="BodyText"/>
        <w:numPr>
          <w:ilvl w:val="0"/>
          <w:numId w:val="7"/>
        </w:numPr>
      </w:pPr>
      <w:r w:rsidRPr="006D6E48">
        <w:t>This study does not include stratification by population density of the location of the crash (i.e., central cities vs. well-populated counties vs. groups of sparsely populated counties). See</w:t>
      </w:r>
      <w:r>
        <w:t xml:space="preserve"> </w:t>
      </w:r>
      <w:r>
        <w:fldChar w:fldCharType="begin"/>
      </w:r>
      <w:r>
        <w:instrText xml:space="preserve"> REF _Ref180595630 \h </w:instrText>
      </w:r>
      <w:r>
        <w:fldChar w:fldCharType="separate"/>
      </w:r>
      <w:r>
        <w:t>Representativeness: National, Stratified by Region</w:t>
      </w:r>
      <w:r>
        <w:fldChar w:fldCharType="end"/>
      </w:r>
      <w:r>
        <w:t xml:space="preserve">, page </w:t>
      </w:r>
      <w:r>
        <w:fldChar w:fldCharType="begin"/>
      </w:r>
      <w:r>
        <w:instrText xml:space="preserve"> PAGEREF _Ref180595630 \h </w:instrText>
      </w:r>
      <w:r>
        <w:fldChar w:fldCharType="separate"/>
      </w:r>
      <w:r>
        <w:rPr>
          <w:noProof/>
        </w:rPr>
        <w:t>21</w:t>
      </w:r>
      <w:r>
        <w:fldChar w:fldCharType="end"/>
      </w:r>
      <w:r w:rsidRPr="006D6E48">
        <w:t>.</w:t>
      </w:r>
    </w:p>
    <w:p w14:paraId="7B3AA7D0" w14:textId="77777777" w:rsidR="00BA3A57" w:rsidRPr="006D6E48" w:rsidRDefault="00BA3A57" w:rsidP="00BA3A57">
      <w:pPr>
        <w:pStyle w:val="BodyText"/>
        <w:numPr>
          <w:ilvl w:val="0"/>
          <w:numId w:val="7"/>
        </w:numPr>
      </w:pPr>
      <w:r w:rsidRPr="006D6E48">
        <w:t xml:space="preserve">To attain more data for analysis and national estimates, this study will sample 2,000 fatal crashes (see </w:t>
      </w:r>
      <w:r>
        <w:fldChar w:fldCharType="begin"/>
      </w:r>
      <w:r>
        <w:instrText xml:space="preserve"> REF _Ref180595625 \h </w:instrText>
      </w:r>
      <w:r>
        <w:fldChar w:fldCharType="separate"/>
      </w:r>
      <w:r>
        <w:t>Sample Size: 2,000 Crashes</w:t>
      </w:r>
      <w:r>
        <w:fldChar w:fldCharType="end"/>
      </w:r>
      <w:r w:rsidRPr="006D6E48">
        <w:t>, page</w:t>
      </w:r>
      <w:r>
        <w:t xml:space="preserve"> </w:t>
      </w:r>
      <w:r>
        <w:fldChar w:fldCharType="begin"/>
      </w:r>
      <w:r>
        <w:instrText xml:space="preserve"> PAGEREF  SampleSize2000 \h  \* MERGEFORMAT </w:instrText>
      </w:r>
      <w:r>
        <w:fldChar w:fldCharType="separate"/>
      </w:r>
      <w:r>
        <w:rPr>
          <w:noProof/>
        </w:rPr>
        <w:t>21</w:t>
      </w:r>
      <w:r>
        <w:fldChar w:fldCharType="end"/>
      </w:r>
      <w:r w:rsidRPr="006D6E48">
        <w:t>); the LTCCS aimed for 1,000 fatal or serious injury crashes.</w:t>
      </w:r>
    </w:p>
    <w:p w14:paraId="2DDF06BF" w14:textId="1CFBF655" w:rsidR="00BA3A57" w:rsidRPr="006D6E48" w:rsidRDefault="00BA3A57" w:rsidP="00BA3A57">
      <w:pPr>
        <w:pStyle w:val="BodyText"/>
      </w:pPr>
      <w:r w:rsidRPr="006D6E48">
        <w:t>The rationale behind these differences is documented in</w:t>
      </w:r>
      <w:r>
        <w:t xml:space="preserve"> page </w:t>
      </w:r>
      <w:r>
        <w:fldChar w:fldCharType="begin"/>
      </w:r>
      <w:r>
        <w:instrText xml:space="preserve"> PAGEREF Restrictions \h </w:instrText>
      </w:r>
      <w:r>
        <w:fldChar w:fldCharType="separate"/>
      </w:r>
      <w:r>
        <w:rPr>
          <w:noProof/>
        </w:rPr>
        <w:t>17</w:t>
      </w:r>
      <w:r>
        <w:fldChar w:fldCharType="end"/>
      </w:r>
      <w:r>
        <w:t xml:space="preserve">. </w:t>
      </w:r>
    </w:p>
    <w:p w14:paraId="6012A4C0" w14:textId="77777777" w:rsidR="00BA3A57" w:rsidRPr="004F65F9" w:rsidRDefault="00BA3A57" w:rsidP="00BA3A57">
      <w:pPr>
        <w:pStyle w:val="Heading2"/>
      </w:pPr>
      <w:bookmarkStart w:id="6" w:name="_Toc191042287"/>
      <w:r>
        <w:t>Critiques of the LTCCS Sampling</w:t>
      </w:r>
      <w:bookmarkEnd w:id="6"/>
    </w:p>
    <w:p w14:paraId="46475203" w14:textId="77777777" w:rsidR="00BA3A57" w:rsidRPr="006D6E48" w:rsidRDefault="00BA3A57" w:rsidP="00BA3A57">
      <w:pPr>
        <w:pStyle w:val="BodyText"/>
      </w:pPr>
      <w:r w:rsidRPr="006D6E48">
        <w:t xml:space="preserve">Both the U.S. Centers for Disease Control and Prevention (CDC) and the Transportation Research Board (TRB) conducted reviews of the LTCCS research method, including the sampling. These reviews have implications on the sampling design for this study. </w:t>
      </w:r>
    </w:p>
    <w:p w14:paraId="39220506" w14:textId="77777777" w:rsidR="00BA3A57" w:rsidRPr="006D6E48" w:rsidRDefault="00BA3A57" w:rsidP="00BA3A57">
      <w:pPr>
        <w:pStyle w:val="BodyText"/>
      </w:pPr>
      <w:r w:rsidRPr="006D6E48">
        <w:t xml:space="preserve">CDC documented its review in a report to U.S. Congress’s Committee on Appropriations </w:t>
      </w:r>
      <w:sdt>
        <w:sdtPr>
          <w:id w:val="1684168693"/>
          <w:citation/>
        </w:sdtPr>
        <w:sdtContent>
          <w:r w:rsidRPr="006D6E48">
            <w:fldChar w:fldCharType="begin"/>
          </w:r>
          <w:r w:rsidRPr="006D6E48">
            <w:instrText xml:space="preserve">CITATION Cen05 \l 1033 </w:instrText>
          </w:r>
          <w:r w:rsidRPr="006D6E48">
            <w:fldChar w:fldCharType="separate"/>
          </w:r>
          <w:r w:rsidRPr="00777ECF">
            <w:rPr>
              <w:noProof/>
            </w:rPr>
            <w:t>[6]</w:t>
          </w:r>
          <w:r w:rsidRPr="006D6E48">
            <w:fldChar w:fldCharType="end"/>
          </w:r>
        </w:sdtContent>
      </w:sdt>
      <w:r w:rsidRPr="006D6E48">
        <w:t xml:space="preserve">. TRB formed the Committee for Review of the Federal Motor Carrier Safety Administration’s Truck Crash Causation Study to provide oversight and advice concerning the LTCCS. This included a review, authored by J. Hedlund of Highway Safety North concerning the usefulness of LTCCS data for determining the relationship between crash risk and driver, vehicle, or environmental factors </w:t>
      </w:r>
      <w:sdt>
        <w:sdtPr>
          <w:id w:val="726570937"/>
          <w:citation/>
        </w:sdtPr>
        <w:sdtContent>
          <w:r w:rsidRPr="006D6E48">
            <w:fldChar w:fldCharType="begin"/>
          </w:r>
          <w:r w:rsidRPr="006D6E48">
            <w:instrText xml:space="preserve">CITATION Hed03 \l 1033 </w:instrText>
          </w:r>
          <w:r w:rsidRPr="006D6E48">
            <w:fldChar w:fldCharType="separate"/>
          </w:r>
          <w:r w:rsidRPr="00777ECF">
            <w:rPr>
              <w:noProof/>
            </w:rPr>
            <w:t>[7]</w:t>
          </w:r>
          <w:r w:rsidRPr="006D6E48">
            <w:fldChar w:fldCharType="end"/>
          </w:r>
        </w:sdtContent>
      </w:sdt>
      <w:r w:rsidRPr="006D6E48">
        <w:t>.</w:t>
      </w:r>
    </w:p>
    <w:p w14:paraId="6927790A" w14:textId="77777777" w:rsidR="00BA3A57" w:rsidRPr="006D6E48" w:rsidRDefault="00BA3A57" w:rsidP="00BA3A57">
      <w:pPr>
        <w:pStyle w:val="BodyText"/>
      </w:pPr>
      <w:r w:rsidRPr="006D6E48">
        <w:t>CDC and TRB also identified weaknesses in the LTCCS sampling plan, specifically regarding sample size and the reliance on the induced exposure to determine crash risk. In contrast, both CDC and TRB praised the LTCCS sampling plan for collecting extensive data from a nationally representative sample relatively rapidly.</w:t>
      </w:r>
    </w:p>
    <w:p w14:paraId="2A5B67E0" w14:textId="77777777" w:rsidR="00BA3A57" w:rsidRPr="006D6E48" w:rsidRDefault="00BA3A57" w:rsidP="00BA3A57">
      <w:pPr>
        <w:pStyle w:val="BodyText"/>
      </w:pPr>
      <w:r w:rsidRPr="006D6E48">
        <w:lastRenderedPageBreak/>
        <w:t xml:space="preserve">As a successor to the LTCCS, this study models its sampling plan after the LTCCS, addressing the weaknesses in the LTCCS </w:t>
      </w:r>
      <w:r>
        <w:t>while</w:t>
      </w:r>
      <w:r w:rsidRPr="006D6E48">
        <w:t xml:space="preserve"> preserving its strengths. The CDC and TRB assessments of the LTCCS are detailed below along with their implications for this study for the following issues:</w:t>
      </w:r>
    </w:p>
    <w:p w14:paraId="0FACBDCA" w14:textId="77777777" w:rsidR="00BA3A57" w:rsidRPr="006D6E48" w:rsidRDefault="00BA3A57" w:rsidP="00BA3A57">
      <w:pPr>
        <w:pStyle w:val="BodyText"/>
        <w:numPr>
          <w:ilvl w:val="0"/>
          <w:numId w:val="8"/>
        </w:numPr>
      </w:pPr>
      <w:r w:rsidRPr="006D6E48">
        <w:t>Sample size</w:t>
      </w:r>
    </w:p>
    <w:p w14:paraId="70F9B7CF" w14:textId="77777777" w:rsidR="00BA3A57" w:rsidRPr="006D6E48" w:rsidRDefault="00BA3A57" w:rsidP="00BA3A57">
      <w:pPr>
        <w:pStyle w:val="BodyText"/>
        <w:numPr>
          <w:ilvl w:val="0"/>
          <w:numId w:val="8"/>
        </w:numPr>
      </w:pPr>
      <w:r w:rsidRPr="006D6E48">
        <w:t>Induced exposure</w:t>
      </w:r>
    </w:p>
    <w:p w14:paraId="370D80B4" w14:textId="77777777" w:rsidR="00BA3A57" w:rsidRPr="006D6E48" w:rsidRDefault="00BA3A57" w:rsidP="00BA3A57">
      <w:pPr>
        <w:pStyle w:val="BodyText"/>
        <w:numPr>
          <w:ilvl w:val="0"/>
          <w:numId w:val="8"/>
        </w:numPr>
      </w:pPr>
      <w:r w:rsidRPr="006D6E48">
        <w:t>Sample representativeness</w:t>
      </w:r>
    </w:p>
    <w:p w14:paraId="1C0F40A6" w14:textId="77777777" w:rsidR="00BA3A57" w:rsidRDefault="00BA3A57" w:rsidP="00BA3A57">
      <w:pPr>
        <w:pStyle w:val="Heading1"/>
      </w:pPr>
      <w:bookmarkStart w:id="7" w:name="_Toc191042288"/>
      <w:r>
        <w:t>Sample Size</w:t>
      </w:r>
      <w:bookmarkEnd w:id="7"/>
    </w:p>
    <w:p w14:paraId="102FF02E" w14:textId="77777777" w:rsidR="00BA3A57" w:rsidRDefault="00BA3A57" w:rsidP="00BA3A57">
      <w:pPr>
        <w:pStyle w:val="BodyText"/>
      </w:pPr>
      <w:r w:rsidRPr="006D6E48">
        <w:t xml:space="preserve">The study aims to answer research questions covering over 80 individual crash factors </w:t>
      </w:r>
      <w:sdt>
        <w:sdtPr>
          <w:id w:val="-1805000012"/>
          <w:citation/>
        </w:sdtPr>
        <w:sdtContent>
          <w:r w:rsidRPr="006D6E48">
            <w:fldChar w:fldCharType="begin"/>
          </w:r>
          <w:r w:rsidRPr="006D6E48">
            <w:instrText xml:space="preserve">CITATION Sto23 \l 1033 </w:instrText>
          </w:r>
          <w:r w:rsidRPr="006D6E48">
            <w:fldChar w:fldCharType="separate"/>
          </w:r>
          <w:r w:rsidRPr="00777ECF">
            <w:rPr>
              <w:noProof/>
            </w:rPr>
            <w:t>[1]</w:t>
          </w:r>
          <w:r w:rsidRPr="006D6E48">
            <w:fldChar w:fldCharType="end"/>
          </w:r>
        </w:sdtContent>
      </w:sdt>
      <w:r>
        <w:t xml:space="preserve"> </w:t>
      </w:r>
      <w:r w:rsidRPr="006D6E48">
        <w:t xml:space="preserve">by collecting and analyzing a sample of 2,000 fatal crashes. This section evaluates how the increased sample size criteria of 2,000 crashes will impact statistical analyses performed to answer the study’s research questions and determine causal factors of crashes involving heavy-duty trucks. </w:t>
      </w:r>
    </w:p>
    <w:p w14:paraId="1A1DE051" w14:textId="77777777" w:rsidR="00BA3A57" w:rsidRDefault="00BA3A57" w:rsidP="00BA3A57">
      <w:pPr>
        <w:pStyle w:val="Heading2"/>
      </w:pPr>
      <w:bookmarkStart w:id="8" w:name="_Toc191042289"/>
      <w:bookmarkStart w:id="9" w:name="_Ref191051111"/>
      <w:r>
        <w:t>Importance of Marginals in Statistical Power</w:t>
      </w:r>
      <w:bookmarkEnd w:id="8"/>
      <w:bookmarkEnd w:id="9"/>
    </w:p>
    <w:p w14:paraId="07334178" w14:textId="77777777" w:rsidR="00BA3A57" w:rsidRDefault="00BA3A57" w:rsidP="00BA3A57">
      <w:pPr>
        <w:pStyle w:val="BodyText"/>
        <w:keepNext/>
      </w:pPr>
      <w:r w:rsidRPr="006D6E48">
        <w:t xml:space="preserve">To use quantitative analyses to argue that a factor contributes to crash risk, one must, at a minimum, establish a correlation between the factor and crashes. In the simplest form, the factor is a binary variable </w:t>
      </w:r>
      <w:r>
        <w:t xml:space="preserve">that represents whether a condition is </w:t>
      </w:r>
      <w:r w:rsidRPr="006D6E48">
        <w:t>present or not in the situation</w:t>
      </w:r>
      <w:r>
        <w:t xml:space="preserve"> (e.g., for the factor of intoxication, a driver may be classified as either intoxicated or not</w:t>
      </w:r>
      <w:r w:rsidRPr="006D6E48">
        <w:t>)</w:t>
      </w:r>
      <w:r>
        <w:t>. In this case</w:t>
      </w:r>
      <w:r w:rsidRPr="006D6E48">
        <w:t>, one must be able to separate crashes into four cross-tabulated groups. Given that the study samples fatal crashes, the analysis for a factor using only the study’s data requires the four groups shown in</w:t>
      </w:r>
      <w:r>
        <w:t xml:space="preserve"> </w:t>
      </w:r>
      <w:r>
        <w:fldChar w:fldCharType="begin"/>
      </w:r>
      <w:r>
        <w:instrText xml:space="preserve"> REF _Ref181269321 \h </w:instrText>
      </w:r>
      <w:r>
        <w:fldChar w:fldCharType="separate"/>
      </w:r>
      <w:r>
        <w:t xml:space="preserve">Table </w:t>
      </w:r>
      <w:r>
        <w:rPr>
          <w:noProof/>
        </w:rPr>
        <w:t>1</w:t>
      </w:r>
      <w:r>
        <w:fldChar w:fldCharType="end"/>
      </w:r>
      <w:r w:rsidRPr="006D6E48">
        <w:t>.</w:t>
      </w:r>
      <w:r>
        <w:t xml:space="preserve"> </w:t>
      </w:r>
    </w:p>
    <w:p w14:paraId="54635B5B" w14:textId="77777777" w:rsidR="00BA3A57" w:rsidRDefault="00BA3A57" w:rsidP="00BA3A57">
      <w:pPr>
        <w:pStyle w:val="Caption"/>
        <w:keepNext/>
      </w:pPr>
      <w:bookmarkStart w:id="10" w:name="_Ref181269321"/>
      <w:r>
        <w:t xml:space="preserve">Table </w:t>
      </w:r>
      <w:fldSimple w:instr=" SEQ Table \* ARABIC ">
        <w:r>
          <w:rPr>
            <w:noProof/>
          </w:rPr>
          <w:t>1</w:t>
        </w:r>
      </w:fldSimple>
      <w:bookmarkEnd w:id="10"/>
      <w:r>
        <w:t xml:space="preserve">. </w:t>
      </w:r>
      <w:r w:rsidRPr="004B1A00">
        <w:t>Schematic of crash groups necessary to establish whether a factor correlates with crash risk</w:t>
      </w:r>
    </w:p>
    <w:tbl>
      <w:tblPr>
        <w:tblStyle w:val="GridTable4-Accent6"/>
        <w:tblW w:w="7452" w:type="dxa"/>
        <w:tblLayout w:type="fixed"/>
        <w:tblCellMar>
          <w:left w:w="0" w:type="dxa"/>
          <w:right w:w="0" w:type="dxa"/>
        </w:tblCellMar>
        <w:tblLook w:val="04A0" w:firstRow="1" w:lastRow="0" w:firstColumn="1" w:lastColumn="0" w:noHBand="0" w:noVBand="1"/>
      </w:tblPr>
      <w:tblGrid>
        <w:gridCol w:w="1575"/>
        <w:gridCol w:w="1575"/>
        <w:gridCol w:w="1296"/>
        <w:gridCol w:w="1296"/>
        <w:gridCol w:w="900"/>
        <w:gridCol w:w="810"/>
      </w:tblGrid>
      <w:tr w:rsidR="00BA3A57" w:rsidRPr="00BC7552" w14:paraId="7C6C5DAB" w14:textId="77777777" w:rsidTr="00BF72F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50" w:type="dxa"/>
            <w:gridSpan w:val="2"/>
            <w:tcBorders>
              <w:top w:val="nil"/>
              <w:left w:val="nil"/>
              <w:bottom w:val="single" w:sz="4" w:space="0" w:color="7F7F7F" w:themeColor="accent4"/>
              <w:right w:val="single" w:sz="4" w:space="0" w:color="7F7F7F" w:themeColor="accent4"/>
            </w:tcBorders>
            <w:shd w:val="clear" w:color="auto" w:fill="FFFFFF" w:themeFill="background1"/>
            <w:vAlign w:val="center"/>
          </w:tcPr>
          <w:p w14:paraId="02B485D5" w14:textId="77777777" w:rsidR="00BA3A57" w:rsidRPr="00BC7552" w:rsidRDefault="00BA3A57" w:rsidP="00BF72F0">
            <w:pPr>
              <w:pStyle w:val="Chartheader"/>
              <w:spacing w:before="0"/>
              <w:jc w:val="center"/>
              <w:rPr>
                <w:rFonts w:asciiTheme="minorHAnsi" w:hAnsiTheme="minorHAnsi" w:cstheme="minorHAnsi"/>
                <w:b/>
                <w:bCs w:val="0"/>
                <w:i/>
                <w:iCs/>
                <w:sz w:val="18"/>
                <w:szCs w:val="18"/>
              </w:rPr>
            </w:pPr>
          </w:p>
        </w:tc>
        <w:tc>
          <w:tcPr>
            <w:tcW w:w="2592" w:type="dxa"/>
            <w:gridSpan w:val="2"/>
            <w:tcBorders>
              <w:top w:val="single" w:sz="4" w:space="0" w:color="7F7F7F" w:themeColor="accent4"/>
              <w:left w:val="single" w:sz="4" w:space="0" w:color="7F7F7F" w:themeColor="accent4"/>
              <w:bottom w:val="single" w:sz="4" w:space="0" w:color="7F7F7F" w:themeColor="accent4"/>
              <w:right w:val="single" w:sz="4" w:space="0" w:color="FFFFFF"/>
            </w:tcBorders>
            <w:shd w:val="clear" w:color="auto" w:fill="001646" w:themeFill="accent1"/>
            <w:vAlign w:val="center"/>
          </w:tcPr>
          <w:p w14:paraId="627EF2B3" w14:textId="77777777" w:rsidR="00BA3A57" w:rsidRPr="00BC7552" w:rsidRDefault="00BA3A57" w:rsidP="00BF72F0">
            <w:pPr>
              <w:pStyle w:val="Chartheader"/>
              <w:spacing w:befor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b/>
                <w:bCs w:val="0"/>
                <w:sz w:val="18"/>
                <w:szCs w:val="18"/>
              </w:rPr>
              <w:t>Relevance</w:t>
            </w:r>
          </w:p>
        </w:tc>
        <w:tc>
          <w:tcPr>
            <w:tcW w:w="1710" w:type="dxa"/>
            <w:gridSpan w:val="2"/>
            <w:tcBorders>
              <w:top w:val="single" w:sz="4" w:space="0" w:color="7F7F7F" w:themeColor="accent4"/>
              <w:left w:val="single" w:sz="4" w:space="0" w:color="FFFFFF"/>
              <w:bottom w:val="single" w:sz="4" w:space="0" w:color="7F7F7F" w:themeColor="accent4"/>
              <w:right w:val="single" w:sz="4" w:space="0" w:color="7F7F7F" w:themeColor="accent4"/>
            </w:tcBorders>
            <w:shd w:val="clear" w:color="auto" w:fill="001646" w:themeFill="accent1"/>
            <w:vAlign w:val="center"/>
          </w:tcPr>
          <w:p w14:paraId="3B31B152" w14:textId="77777777" w:rsidR="00BA3A57" w:rsidRPr="003B267C" w:rsidRDefault="00BA3A57" w:rsidP="00BF72F0">
            <w:pPr>
              <w:pStyle w:val="Chartheader"/>
              <w:spacing w:befor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sz w:val="18"/>
                <w:szCs w:val="18"/>
              </w:rPr>
            </w:pPr>
            <w:r w:rsidRPr="003B267C">
              <w:rPr>
                <w:rFonts w:asciiTheme="minorHAnsi" w:hAnsiTheme="minorHAnsi" w:cstheme="minorHAnsi"/>
                <w:b/>
                <w:bCs w:val="0"/>
                <w:sz w:val="18"/>
                <w:szCs w:val="18"/>
              </w:rPr>
              <w:t>Total</w:t>
            </w:r>
          </w:p>
        </w:tc>
      </w:tr>
      <w:tr w:rsidR="00BA3A57" w:rsidRPr="00BC7552" w14:paraId="20B0C843" w14:textId="77777777" w:rsidTr="00BF72F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50" w:type="dxa"/>
            <w:gridSpan w:val="2"/>
            <w:tcBorders>
              <w:top w:val="single" w:sz="4" w:space="0" w:color="7F7F7F" w:themeColor="accent4"/>
              <w:left w:val="single" w:sz="4" w:space="0" w:color="7F7F7F" w:themeColor="accent4"/>
              <w:bottom w:val="single" w:sz="4" w:space="0" w:color="7F7F7F" w:themeColor="accent4"/>
              <w:right w:val="single" w:sz="4" w:space="0" w:color="7F7F7F" w:themeColor="accent4"/>
            </w:tcBorders>
            <w:shd w:val="clear" w:color="auto" w:fill="EBF3FA"/>
            <w:vAlign w:val="center"/>
          </w:tcPr>
          <w:p w14:paraId="645262E1" w14:textId="77777777" w:rsidR="00BA3A57" w:rsidRPr="00BC7552" w:rsidRDefault="00BA3A57" w:rsidP="00BF72F0">
            <w:pPr>
              <w:pStyle w:val="BodyText"/>
              <w:spacing w:before="0" w:after="0"/>
              <w:jc w:val="center"/>
              <w:rPr>
                <w:rFonts w:asciiTheme="minorHAnsi" w:hAnsiTheme="minorHAnsi" w:cstheme="minorHAnsi"/>
                <w:i/>
                <w:iCs/>
                <w:sz w:val="18"/>
                <w:szCs w:val="18"/>
              </w:rPr>
            </w:pPr>
          </w:p>
        </w:tc>
        <w:tc>
          <w:tcPr>
            <w:tcW w:w="1296" w:type="dxa"/>
            <w:tcBorders>
              <w:top w:val="single" w:sz="4" w:space="0" w:color="7F7F7F" w:themeColor="accent4"/>
              <w:left w:val="single" w:sz="4" w:space="0" w:color="7F7F7F" w:themeColor="accent4"/>
              <w:bottom w:val="single" w:sz="4" w:space="0" w:color="7F7F7F" w:themeColor="accent4"/>
              <w:right w:val="nil"/>
            </w:tcBorders>
            <w:shd w:val="clear" w:color="auto" w:fill="EBF3FA"/>
            <w:vAlign w:val="center"/>
          </w:tcPr>
          <w:p w14:paraId="47A83205" w14:textId="77777777" w:rsidR="00BA3A57" w:rsidRPr="00BC7552" w:rsidRDefault="00BA3A57" w:rsidP="00BF72F0">
            <w:pPr>
              <w:pStyle w:val="BodyText"/>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Relevant</w:t>
            </w:r>
          </w:p>
        </w:tc>
        <w:tc>
          <w:tcPr>
            <w:tcW w:w="1296" w:type="dxa"/>
            <w:tcBorders>
              <w:top w:val="single" w:sz="4" w:space="0" w:color="7F7F7F" w:themeColor="accent4"/>
              <w:left w:val="nil"/>
              <w:bottom w:val="single" w:sz="4" w:space="0" w:color="7F7F7F" w:themeColor="accent4"/>
              <w:right w:val="single" w:sz="4" w:space="0" w:color="7F7F7F" w:themeColor="accent4"/>
            </w:tcBorders>
            <w:shd w:val="clear" w:color="auto" w:fill="EBF3FA"/>
            <w:vAlign w:val="center"/>
          </w:tcPr>
          <w:p w14:paraId="1A93D351" w14:textId="77777777" w:rsidR="00BA3A57" w:rsidRPr="00BC7552" w:rsidRDefault="00BA3A57" w:rsidP="00BF72F0">
            <w:pPr>
              <w:pStyle w:val="BodyText"/>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Irrelevant</w:t>
            </w:r>
          </w:p>
        </w:tc>
        <w:tc>
          <w:tcPr>
            <w:tcW w:w="900" w:type="dxa"/>
            <w:tcBorders>
              <w:top w:val="single" w:sz="4" w:space="0" w:color="7F7F7F" w:themeColor="accent4"/>
              <w:left w:val="single" w:sz="4" w:space="0" w:color="7F7F7F" w:themeColor="accent4"/>
              <w:bottom w:val="single" w:sz="4" w:space="0" w:color="7F7F7F" w:themeColor="accent4"/>
              <w:right w:val="nil"/>
            </w:tcBorders>
            <w:shd w:val="clear" w:color="auto" w:fill="EBF3FA"/>
            <w:vAlign w:val="center"/>
          </w:tcPr>
          <w:p w14:paraId="341E9AAD" w14:textId="77777777" w:rsidR="00BA3A57" w:rsidRPr="00BC7552" w:rsidRDefault="00BA3A57" w:rsidP="00BF72F0">
            <w:pPr>
              <w:pStyle w:val="BodyText"/>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single" w:sz="4" w:space="0" w:color="7F7F7F" w:themeColor="accent4"/>
              <w:left w:val="nil"/>
              <w:bottom w:val="single" w:sz="4" w:space="0" w:color="7F7F7F" w:themeColor="accent4"/>
              <w:right w:val="single" w:sz="4" w:space="0" w:color="7F7F7F" w:themeColor="accent4"/>
            </w:tcBorders>
            <w:shd w:val="clear" w:color="auto" w:fill="EBF3FA"/>
            <w:vAlign w:val="center"/>
          </w:tcPr>
          <w:p w14:paraId="1520A6EE" w14:textId="77777777" w:rsidR="00BA3A57" w:rsidRPr="00BC7552" w:rsidRDefault="00BA3A57" w:rsidP="00BF72F0">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BC7552" w14:paraId="391A8D12"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1575" w:type="dxa"/>
            <w:tcBorders>
              <w:top w:val="single" w:sz="4" w:space="0" w:color="7F7F7F" w:themeColor="accent4"/>
              <w:left w:val="single" w:sz="4" w:space="0" w:color="7F7F7F" w:themeColor="accent4"/>
              <w:bottom w:val="nil"/>
              <w:right w:val="single" w:sz="4" w:space="0" w:color="7F7F7F" w:themeColor="accent4"/>
            </w:tcBorders>
            <w:tcMar>
              <w:top w:w="20" w:type="dxa"/>
              <w:bottom w:w="20" w:type="dxa"/>
            </w:tcMar>
            <w:vAlign w:val="center"/>
          </w:tcPr>
          <w:p w14:paraId="38FF76FA" w14:textId="77777777" w:rsidR="00BA3A57" w:rsidRPr="007D1E9B" w:rsidRDefault="00BA3A57" w:rsidP="00BF72F0">
            <w:pPr>
              <w:pStyle w:val="BodyText"/>
              <w:spacing w:before="0" w:after="0"/>
              <w:jc w:val="center"/>
              <w:rPr>
                <w:rFonts w:asciiTheme="minorHAnsi" w:hAnsiTheme="minorHAnsi" w:cstheme="minorHAnsi"/>
                <w:b w:val="0"/>
                <w:bCs w:val="0"/>
                <w:iCs/>
                <w:sz w:val="18"/>
                <w:szCs w:val="18"/>
              </w:rPr>
            </w:pPr>
            <w:r w:rsidRPr="007D1E9B">
              <w:rPr>
                <w:rFonts w:asciiTheme="minorHAnsi" w:hAnsiTheme="minorHAnsi" w:cstheme="minorHAnsi"/>
                <w:b w:val="0"/>
                <w:bCs w:val="0"/>
                <w:iCs/>
                <w:sz w:val="18"/>
                <w:szCs w:val="18"/>
              </w:rPr>
              <w:t>Factor</w:t>
            </w:r>
          </w:p>
        </w:tc>
        <w:tc>
          <w:tcPr>
            <w:tcW w:w="1575" w:type="dxa"/>
            <w:tcBorders>
              <w:top w:val="single" w:sz="4" w:space="0" w:color="7F7F7F" w:themeColor="accent4"/>
              <w:left w:val="single" w:sz="4" w:space="0" w:color="7F7F7F" w:themeColor="accent4"/>
              <w:bottom w:val="nil"/>
              <w:right w:val="single" w:sz="4" w:space="0" w:color="7F7F7F" w:themeColor="accent4"/>
            </w:tcBorders>
            <w:tcMar>
              <w:top w:w="20" w:type="dxa"/>
              <w:bottom w:w="20" w:type="dxa"/>
            </w:tcMar>
            <w:vAlign w:val="center"/>
          </w:tcPr>
          <w:p w14:paraId="3B8416FC" w14:textId="77777777" w:rsidR="00BA3A57" w:rsidRPr="007D1E9B" w:rsidRDefault="00BA3A57" w:rsidP="00BF72F0">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sz w:val="18"/>
                <w:szCs w:val="18"/>
              </w:rPr>
            </w:pPr>
            <w:r w:rsidRPr="007D1E9B">
              <w:rPr>
                <w:rFonts w:asciiTheme="minorHAnsi" w:hAnsiTheme="minorHAnsi" w:cstheme="minorHAnsi"/>
                <w:iCs/>
                <w:sz w:val="18"/>
                <w:szCs w:val="18"/>
              </w:rPr>
              <w:t xml:space="preserve">Has </w:t>
            </w:r>
            <w:r>
              <w:rPr>
                <w:rFonts w:asciiTheme="minorHAnsi" w:hAnsiTheme="minorHAnsi" w:cstheme="minorHAnsi"/>
                <w:iCs/>
                <w:sz w:val="18"/>
                <w:szCs w:val="18"/>
              </w:rPr>
              <w:t>Condition</w:t>
            </w:r>
          </w:p>
        </w:tc>
        <w:tc>
          <w:tcPr>
            <w:tcW w:w="1296" w:type="dxa"/>
            <w:tcBorders>
              <w:top w:val="single" w:sz="4" w:space="0" w:color="7F7F7F" w:themeColor="accent4"/>
              <w:left w:val="single" w:sz="4" w:space="0" w:color="7F7F7F" w:themeColor="accent4"/>
              <w:bottom w:val="nil"/>
              <w:right w:val="nil"/>
            </w:tcBorders>
            <w:tcMar>
              <w:top w:w="20" w:type="dxa"/>
              <w:bottom w:w="20" w:type="dxa"/>
            </w:tcMar>
            <w:vAlign w:val="center"/>
          </w:tcPr>
          <w:p w14:paraId="557283EF" w14:textId="77777777" w:rsidR="00BA3A57" w:rsidRPr="00BC7552" w:rsidRDefault="00BA3A57" w:rsidP="00BF72F0">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a</w:t>
            </w:r>
          </w:p>
        </w:tc>
        <w:tc>
          <w:tcPr>
            <w:tcW w:w="1296" w:type="dxa"/>
            <w:tcBorders>
              <w:top w:val="single" w:sz="4" w:space="0" w:color="7F7F7F" w:themeColor="accent4"/>
              <w:left w:val="nil"/>
              <w:bottom w:val="nil"/>
              <w:right w:val="single" w:sz="4" w:space="0" w:color="7F7F7F" w:themeColor="accent4"/>
            </w:tcBorders>
            <w:tcMar>
              <w:top w:w="20" w:type="dxa"/>
              <w:bottom w:w="20" w:type="dxa"/>
            </w:tcMar>
            <w:vAlign w:val="center"/>
          </w:tcPr>
          <w:p w14:paraId="253C3F1E" w14:textId="77777777" w:rsidR="00BA3A57" w:rsidRPr="00BC7552" w:rsidRDefault="00BA3A57" w:rsidP="00BF72F0">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b</w:t>
            </w:r>
          </w:p>
        </w:tc>
        <w:tc>
          <w:tcPr>
            <w:tcW w:w="1710" w:type="dxa"/>
            <w:gridSpan w:val="2"/>
            <w:tcBorders>
              <w:top w:val="single" w:sz="4" w:space="0" w:color="7F7F7F" w:themeColor="accent4"/>
              <w:left w:val="single" w:sz="4" w:space="0" w:color="7F7F7F" w:themeColor="accent4"/>
              <w:bottom w:val="nil"/>
              <w:right w:val="single" w:sz="4" w:space="0" w:color="7F7F7F" w:themeColor="accent4"/>
            </w:tcBorders>
            <w:tcMar>
              <w:top w:w="20" w:type="dxa"/>
              <w:bottom w:w="20" w:type="dxa"/>
            </w:tcMar>
            <w:vAlign w:val="center"/>
          </w:tcPr>
          <w:p w14:paraId="134E2CD4" w14:textId="77777777" w:rsidR="00BA3A57" w:rsidRPr="00BC7552" w:rsidRDefault="00BA3A57" w:rsidP="00BF72F0">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a + b</w:t>
            </w:r>
          </w:p>
        </w:tc>
      </w:tr>
      <w:tr w:rsidR="00BA3A57" w:rsidRPr="00BC7552" w14:paraId="5E1AFB36"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75" w:type="dxa"/>
            <w:tcBorders>
              <w:top w:val="nil"/>
              <w:left w:val="single" w:sz="4" w:space="0" w:color="7F7F7F" w:themeColor="accent4"/>
              <w:bottom w:val="single" w:sz="4" w:space="0" w:color="7F7F7F" w:themeColor="accent4"/>
              <w:right w:val="single" w:sz="4" w:space="0" w:color="7F7F7F" w:themeColor="accent4"/>
            </w:tcBorders>
            <w:shd w:val="clear" w:color="auto" w:fill="F2F2F2" w:themeFill="background1" w:themeFillShade="F2"/>
            <w:tcMar>
              <w:top w:w="20" w:type="dxa"/>
              <w:bottom w:w="20" w:type="dxa"/>
            </w:tcMar>
            <w:vAlign w:val="center"/>
          </w:tcPr>
          <w:p w14:paraId="4AA2AD07" w14:textId="77777777" w:rsidR="00BA3A57" w:rsidRPr="007D1E9B" w:rsidRDefault="00BA3A57" w:rsidP="00BF72F0">
            <w:pPr>
              <w:pStyle w:val="BodyText"/>
              <w:spacing w:before="0" w:after="0"/>
              <w:jc w:val="center"/>
              <w:rPr>
                <w:rFonts w:asciiTheme="minorHAnsi" w:hAnsiTheme="minorHAnsi" w:cstheme="minorHAnsi"/>
                <w:b w:val="0"/>
                <w:bCs w:val="0"/>
                <w:iCs/>
                <w:sz w:val="18"/>
                <w:szCs w:val="18"/>
              </w:rPr>
            </w:pPr>
          </w:p>
        </w:tc>
        <w:tc>
          <w:tcPr>
            <w:tcW w:w="1575" w:type="dxa"/>
            <w:tcBorders>
              <w:top w:val="nil"/>
              <w:left w:val="single" w:sz="4" w:space="0" w:color="7F7F7F" w:themeColor="accent4"/>
              <w:bottom w:val="single" w:sz="4" w:space="0" w:color="7F7F7F" w:themeColor="accent4"/>
              <w:right w:val="single" w:sz="4" w:space="0" w:color="7F7F7F" w:themeColor="accent4"/>
            </w:tcBorders>
            <w:shd w:val="clear" w:color="auto" w:fill="F2F2F2" w:themeFill="background1" w:themeFillShade="F2"/>
            <w:tcMar>
              <w:top w:w="20" w:type="dxa"/>
              <w:bottom w:w="20" w:type="dxa"/>
            </w:tcMar>
            <w:vAlign w:val="center"/>
          </w:tcPr>
          <w:p w14:paraId="5DD4B5F1" w14:textId="77777777" w:rsidR="00BA3A57" w:rsidRPr="007D1E9B" w:rsidRDefault="00BA3A57" w:rsidP="00BF72F0">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Cs/>
                <w:sz w:val="18"/>
                <w:szCs w:val="18"/>
              </w:rPr>
            </w:pPr>
            <w:r w:rsidRPr="007D1E9B">
              <w:rPr>
                <w:rFonts w:asciiTheme="minorHAnsi" w:hAnsiTheme="minorHAnsi" w:cstheme="minorHAnsi"/>
                <w:iCs/>
                <w:sz w:val="18"/>
                <w:szCs w:val="18"/>
              </w:rPr>
              <w:t xml:space="preserve">Lacks </w:t>
            </w:r>
            <w:r>
              <w:rPr>
                <w:rFonts w:asciiTheme="minorHAnsi" w:hAnsiTheme="minorHAnsi" w:cstheme="minorHAnsi"/>
                <w:iCs/>
                <w:sz w:val="18"/>
                <w:szCs w:val="18"/>
              </w:rPr>
              <w:t>Condition</w:t>
            </w:r>
          </w:p>
        </w:tc>
        <w:tc>
          <w:tcPr>
            <w:tcW w:w="1296" w:type="dxa"/>
            <w:tcBorders>
              <w:top w:val="nil"/>
              <w:left w:val="single" w:sz="4" w:space="0" w:color="7F7F7F" w:themeColor="accent4"/>
              <w:bottom w:val="single" w:sz="4" w:space="0" w:color="7F7F7F" w:themeColor="accent4"/>
              <w:right w:val="nil"/>
            </w:tcBorders>
            <w:shd w:val="clear" w:color="auto" w:fill="F2F2F2" w:themeFill="background1" w:themeFillShade="F2"/>
            <w:tcMar>
              <w:top w:w="20" w:type="dxa"/>
              <w:bottom w:w="20" w:type="dxa"/>
            </w:tcMar>
            <w:vAlign w:val="center"/>
          </w:tcPr>
          <w:p w14:paraId="4454B492" w14:textId="77777777" w:rsidR="00BA3A57" w:rsidRPr="00BC7552" w:rsidRDefault="00BA3A57" w:rsidP="00BF72F0">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c</w:t>
            </w:r>
          </w:p>
        </w:tc>
        <w:tc>
          <w:tcPr>
            <w:tcW w:w="1296" w:type="dxa"/>
            <w:tcBorders>
              <w:top w:val="nil"/>
              <w:left w:val="nil"/>
              <w:bottom w:val="single" w:sz="4" w:space="0" w:color="7F7F7F" w:themeColor="accent4"/>
              <w:right w:val="single" w:sz="4" w:space="0" w:color="7F7F7F" w:themeColor="accent4"/>
            </w:tcBorders>
            <w:shd w:val="clear" w:color="auto" w:fill="F2F2F2" w:themeFill="background1" w:themeFillShade="F2"/>
            <w:tcMar>
              <w:top w:w="20" w:type="dxa"/>
              <w:bottom w:w="20" w:type="dxa"/>
            </w:tcMar>
            <w:vAlign w:val="center"/>
          </w:tcPr>
          <w:p w14:paraId="00A00C9A" w14:textId="77777777" w:rsidR="00BA3A57" w:rsidRPr="00BC7552" w:rsidRDefault="00BA3A57" w:rsidP="00BF72F0">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d</w:t>
            </w:r>
          </w:p>
        </w:tc>
        <w:tc>
          <w:tcPr>
            <w:tcW w:w="1710" w:type="dxa"/>
            <w:gridSpan w:val="2"/>
            <w:tcBorders>
              <w:top w:val="nil"/>
              <w:left w:val="single" w:sz="4" w:space="0" w:color="7F7F7F" w:themeColor="accent4"/>
              <w:bottom w:val="single" w:sz="4" w:space="0" w:color="7F7F7F" w:themeColor="accent4"/>
              <w:right w:val="single" w:sz="4" w:space="0" w:color="7F7F7F" w:themeColor="accent4"/>
            </w:tcBorders>
            <w:shd w:val="clear" w:color="auto" w:fill="F2F2F2" w:themeFill="background1" w:themeFillShade="F2"/>
            <w:tcMar>
              <w:top w:w="20" w:type="dxa"/>
              <w:bottom w:w="20" w:type="dxa"/>
            </w:tcMar>
            <w:vAlign w:val="center"/>
          </w:tcPr>
          <w:p w14:paraId="17100EF8" w14:textId="77777777" w:rsidR="00BA3A57" w:rsidRPr="00BC7552" w:rsidRDefault="00BA3A57" w:rsidP="00BF72F0">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c + d</w:t>
            </w:r>
          </w:p>
        </w:tc>
      </w:tr>
      <w:tr w:rsidR="00BA3A57" w:rsidRPr="00BC7552" w14:paraId="76F44EA9"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150" w:type="dxa"/>
            <w:gridSpan w:val="2"/>
            <w:tcBorders>
              <w:top w:val="single" w:sz="4" w:space="0" w:color="7F7F7F" w:themeColor="accent4"/>
              <w:left w:val="single" w:sz="4" w:space="0" w:color="7F7F7F" w:themeColor="accent4"/>
              <w:bottom w:val="single" w:sz="4" w:space="0" w:color="7F7F7F" w:themeColor="accent4"/>
              <w:right w:val="single" w:sz="4" w:space="0" w:color="7F7F7F" w:themeColor="accent4"/>
            </w:tcBorders>
            <w:vAlign w:val="center"/>
          </w:tcPr>
          <w:p w14:paraId="4C243805" w14:textId="77777777" w:rsidR="00BA3A57" w:rsidRPr="003B267C" w:rsidRDefault="00BA3A57" w:rsidP="00BF72F0">
            <w:pPr>
              <w:pStyle w:val="BodyText"/>
              <w:spacing w:before="0" w:after="0"/>
              <w:jc w:val="center"/>
              <w:rPr>
                <w:rFonts w:asciiTheme="minorHAnsi" w:hAnsiTheme="minorHAnsi" w:cstheme="minorHAnsi"/>
                <w:iCs/>
                <w:sz w:val="18"/>
                <w:szCs w:val="18"/>
              </w:rPr>
            </w:pPr>
            <w:r w:rsidRPr="003B267C">
              <w:rPr>
                <w:rFonts w:asciiTheme="minorHAnsi" w:hAnsiTheme="minorHAnsi" w:cstheme="minorHAnsi"/>
                <w:iCs/>
                <w:sz w:val="18"/>
                <w:szCs w:val="18"/>
              </w:rPr>
              <w:t>Total</w:t>
            </w:r>
          </w:p>
        </w:tc>
        <w:tc>
          <w:tcPr>
            <w:tcW w:w="1296" w:type="dxa"/>
            <w:tcBorders>
              <w:top w:val="single" w:sz="4" w:space="0" w:color="7F7F7F" w:themeColor="accent4"/>
              <w:left w:val="single" w:sz="4" w:space="0" w:color="7F7F7F" w:themeColor="accent4"/>
              <w:bottom w:val="single" w:sz="4" w:space="0" w:color="7F7F7F" w:themeColor="accent4"/>
              <w:right w:val="nil"/>
            </w:tcBorders>
            <w:vAlign w:val="center"/>
          </w:tcPr>
          <w:p w14:paraId="24860178" w14:textId="77777777" w:rsidR="00BA3A57" w:rsidRPr="00BC7552" w:rsidRDefault="00BA3A57" w:rsidP="00BF72F0">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sz w:val="18"/>
                <w:szCs w:val="18"/>
              </w:rPr>
            </w:pPr>
            <w:r w:rsidRPr="00BC7552">
              <w:rPr>
                <w:rFonts w:asciiTheme="minorHAnsi" w:hAnsiTheme="minorHAnsi" w:cstheme="minorHAnsi"/>
                <w:b/>
                <w:bCs/>
                <w:sz w:val="18"/>
                <w:szCs w:val="18"/>
              </w:rPr>
              <w:t>a + c</w:t>
            </w:r>
          </w:p>
        </w:tc>
        <w:tc>
          <w:tcPr>
            <w:tcW w:w="1296" w:type="dxa"/>
            <w:tcBorders>
              <w:top w:val="single" w:sz="4" w:space="0" w:color="7F7F7F" w:themeColor="accent4"/>
              <w:left w:val="nil"/>
              <w:bottom w:val="single" w:sz="4" w:space="0" w:color="7F7F7F" w:themeColor="accent4"/>
              <w:right w:val="single" w:sz="4" w:space="0" w:color="7F7F7F" w:themeColor="accent4"/>
            </w:tcBorders>
            <w:vAlign w:val="center"/>
          </w:tcPr>
          <w:p w14:paraId="43F3106A" w14:textId="77777777" w:rsidR="00BA3A57" w:rsidRPr="00BC7552" w:rsidRDefault="00BA3A57" w:rsidP="00BF72F0">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rPr>
            </w:pPr>
            <w:r w:rsidRPr="00BC7552">
              <w:rPr>
                <w:rFonts w:asciiTheme="minorHAnsi" w:hAnsiTheme="minorHAnsi" w:cstheme="minorHAnsi"/>
                <w:b/>
                <w:bCs/>
                <w:sz w:val="18"/>
                <w:szCs w:val="18"/>
              </w:rPr>
              <w:t>b + d</w:t>
            </w:r>
          </w:p>
        </w:tc>
        <w:tc>
          <w:tcPr>
            <w:tcW w:w="1710" w:type="dxa"/>
            <w:gridSpan w:val="2"/>
            <w:tcBorders>
              <w:top w:val="single" w:sz="4" w:space="0" w:color="7F7F7F" w:themeColor="accent4"/>
              <w:left w:val="single" w:sz="4" w:space="0" w:color="7F7F7F" w:themeColor="accent4"/>
              <w:bottom w:val="single" w:sz="4" w:space="0" w:color="7F7F7F" w:themeColor="accent4"/>
              <w:right w:val="single" w:sz="4" w:space="0" w:color="7F7F7F" w:themeColor="accent4"/>
            </w:tcBorders>
            <w:vAlign w:val="center"/>
          </w:tcPr>
          <w:p w14:paraId="5EC998B5" w14:textId="77777777" w:rsidR="00BA3A57" w:rsidRPr="00BC7552" w:rsidRDefault="00BA3A57" w:rsidP="00BF72F0">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rPr>
            </w:pPr>
            <w:r w:rsidRPr="00BC7552">
              <w:rPr>
                <w:rFonts w:asciiTheme="minorHAnsi" w:hAnsiTheme="minorHAnsi" w:cstheme="minorHAnsi"/>
                <w:b/>
                <w:bCs/>
                <w:sz w:val="18"/>
                <w:szCs w:val="18"/>
              </w:rPr>
              <w:t>a + b + c + d</w:t>
            </w:r>
          </w:p>
        </w:tc>
      </w:tr>
    </w:tbl>
    <w:p w14:paraId="157AB3B7" w14:textId="77777777" w:rsidR="00BA3A57" w:rsidRPr="006D6E48" w:rsidRDefault="00BA3A57" w:rsidP="00BA3A57">
      <w:pPr>
        <w:pStyle w:val="BodyText"/>
      </w:pPr>
      <w:r>
        <w:fldChar w:fldCharType="begin"/>
      </w:r>
      <w:r>
        <w:instrText xml:space="preserve"> REF _Ref181269321 \h </w:instrText>
      </w:r>
      <w:r>
        <w:fldChar w:fldCharType="separate"/>
      </w:r>
      <w:r>
        <w:t xml:space="preserve">Table </w:t>
      </w:r>
      <w:r>
        <w:rPr>
          <w:noProof/>
        </w:rPr>
        <w:t>1</w:t>
      </w:r>
      <w:r>
        <w:fldChar w:fldCharType="end"/>
      </w:r>
      <w:r>
        <w:t xml:space="preserve"> </w:t>
      </w:r>
      <w:r w:rsidRPr="006D6E48">
        <w:t xml:space="preserve">illustrates the “induced exposure” method of formulating comparison groups </w:t>
      </w:r>
      <w:r>
        <w:t xml:space="preserve">favored in the LTCCS, </w:t>
      </w:r>
      <w:r w:rsidRPr="006D6E48">
        <w:t xml:space="preserve">where the crashes are first divided by “relevance” </w:t>
      </w:r>
      <w:sdt>
        <w:sdtPr>
          <w:id w:val="666754276"/>
          <w:citation/>
        </w:sdtPr>
        <w:sdtContent>
          <w:r w:rsidRPr="006D6E48">
            <w:fldChar w:fldCharType="begin"/>
          </w:r>
          <w:r w:rsidRPr="006D6E48">
            <w:instrText xml:space="preserve">CITATION Blo02 \l 1033 </w:instrText>
          </w:r>
          <w:r w:rsidRPr="006D6E48">
            <w:fldChar w:fldCharType="separate"/>
          </w:r>
          <w:r w:rsidRPr="00777ECF">
            <w:rPr>
              <w:noProof/>
            </w:rPr>
            <w:t>[8]</w:t>
          </w:r>
          <w:r w:rsidRPr="006D6E48">
            <w:fldChar w:fldCharType="end"/>
          </w:r>
        </w:sdtContent>
      </w:sdt>
      <w:r>
        <w:t xml:space="preserve"> (see </w:t>
      </w:r>
      <w:r>
        <w:fldChar w:fldCharType="begin"/>
      </w:r>
      <w:r>
        <w:instrText xml:space="preserve"> REF _Ref190857895 \h </w:instrText>
      </w:r>
      <w:r>
        <w:fldChar w:fldCharType="separate"/>
      </w:r>
      <w:r>
        <w:t>Reliance on Induced Exposure</w:t>
      </w:r>
      <w:r>
        <w:fldChar w:fldCharType="end"/>
      </w:r>
      <w:r>
        <w:t>, p</w:t>
      </w:r>
      <w:r>
        <w:fldChar w:fldCharType="begin"/>
      </w:r>
      <w:r>
        <w:instrText xml:space="preserve"> PAGEREF _Ref190857897 \h </w:instrText>
      </w:r>
      <w:r>
        <w:fldChar w:fldCharType="separate"/>
      </w:r>
      <w:r>
        <w:rPr>
          <w:noProof/>
        </w:rPr>
        <w:t>10</w:t>
      </w:r>
      <w:r>
        <w:fldChar w:fldCharType="end"/>
      </w:r>
      <w:r>
        <w:t xml:space="preserve"> for more details on this method)</w:t>
      </w:r>
      <w:r w:rsidRPr="006D6E48">
        <w:t>:</w:t>
      </w:r>
    </w:p>
    <w:p w14:paraId="1F4D32F2" w14:textId="77777777" w:rsidR="00BA3A57" w:rsidRPr="006D6E48" w:rsidRDefault="00BA3A57" w:rsidP="00BA3A57">
      <w:pPr>
        <w:pStyle w:val="BodyText"/>
        <w:numPr>
          <w:ilvl w:val="0"/>
          <w:numId w:val="9"/>
        </w:numPr>
      </w:pPr>
      <w:r w:rsidRPr="006D6E48">
        <w:rPr>
          <w:rStyle w:val="ParagraphHeading"/>
        </w:rPr>
        <w:t xml:space="preserve">Groups a </w:t>
      </w:r>
      <w:r>
        <w:rPr>
          <w:rStyle w:val="ParagraphHeading"/>
        </w:rPr>
        <w:t>and</w:t>
      </w:r>
      <w:r w:rsidRPr="006D6E48">
        <w:rPr>
          <w:rStyle w:val="ParagraphHeading"/>
        </w:rPr>
        <w:t xml:space="preserve"> c</w:t>
      </w:r>
      <w:r w:rsidRPr="006D6E48">
        <w:t xml:space="preserve">: Crashes where the factor is “relevant” (crashes of a type where the factor reasonably has opportunity to </w:t>
      </w:r>
      <w:r>
        <w:t>affect</w:t>
      </w:r>
      <w:r w:rsidRPr="006D6E48">
        <w:t xml:space="preserve"> crash probability, if it is present), versus</w:t>
      </w:r>
    </w:p>
    <w:p w14:paraId="6FA841FB" w14:textId="77777777" w:rsidR="00BA3A57" w:rsidRPr="006D6E48" w:rsidRDefault="00BA3A57" w:rsidP="00BA3A57">
      <w:pPr>
        <w:pStyle w:val="BodyText"/>
        <w:numPr>
          <w:ilvl w:val="0"/>
          <w:numId w:val="9"/>
        </w:numPr>
      </w:pPr>
      <w:r w:rsidRPr="006D6E48">
        <w:rPr>
          <w:rStyle w:val="ParagraphHeading"/>
        </w:rPr>
        <w:t xml:space="preserve">Groups b </w:t>
      </w:r>
      <w:r>
        <w:rPr>
          <w:rStyle w:val="ParagraphHeading"/>
        </w:rPr>
        <w:t>and</w:t>
      </w:r>
      <w:r w:rsidRPr="006D6E48">
        <w:rPr>
          <w:rStyle w:val="ParagraphHeading"/>
        </w:rPr>
        <w:t xml:space="preserve"> d</w:t>
      </w:r>
      <w:r w:rsidRPr="006D6E48">
        <w:t>: Crashes where the factor is “irrelevant” (</w:t>
      </w:r>
      <w:r>
        <w:t>these crashes are used to derive</w:t>
      </w:r>
      <w:r w:rsidRPr="006D6E48">
        <w:t xml:space="preserve"> the “base rate” or exposure of the factor</w:t>
      </w:r>
      <w:r>
        <w:t>’s condition</w:t>
      </w:r>
      <w:r w:rsidRPr="006D6E48">
        <w:t xml:space="preserve"> among trucks in operation). </w:t>
      </w:r>
    </w:p>
    <w:p w14:paraId="24F832BF" w14:textId="77777777" w:rsidR="00BA3A57" w:rsidRPr="006D6E48" w:rsidRDefault="00BA3A57" w:rsidP="00BA3A57">
      <w:pPr>
        <w:pStyle w:val="BodyText"/>
      </w:pPr>
      <w:r w:rsidRPr="006D6E48">
        <w:lastRenderedPageBreak/>
        <w:t>For the relevant and irrelevant groups, crashes are then divided into those that do or do not have the</w:t>
      </w:r>
      <w:r w:rsidRPr="006D6E48">
        <w:rPr>
          <w:b/>
          <w:bCs/>
        </w:rPr>
        <w:t xml:space="preserve"> </w:t>
      </w:r>
      <w:r w:rsidRPr="006D6E48">
        <w:t>factor</w:t>
      </w:r>
      <w:r>
        <w:t>’s condition</w:t>
      </w:r>
      <w:r w:rsidRPr="006D6E48">
        <w:t xml:space="preserve"> (Groups </w:t>
      </w:r>
      <w:r w:rsidRPr="006D6E48">
        <w:rPr>
          <w:i/>
          <w:iCs/>
        </w:rPr>
        <w:t>a</w:t>
      </w:r>
      <w:r w:rsidRPr="006D6E48">
        <w:t xml:space="preserve"> and </w:t>
      </w:r>
      <w:r w:rsidRPr="006D6E48">
        <w:rPr>
          <w:i/>
          <w:iCs/>
        </w:rPr>
        <w:t>b</w:t>
      </w:r>
      <w:r w:rsidRPr="006D6E48">
        <w:t xml:space="preserve">, and Groups </w:t>
      </w:r>
      <w:r w:rsidRPr="006D6E48">
        <w:rPr>
          <w:i/>
          <w:iCs/>
        </w:rPr>
        <w:t>c</w:t>
      </w:r>
      <w:r w:rsidRPr="006D6E48">
        <w:t xml:space="preserve"> and </w:t>
      </w:r>
      <w:r w:rsidRPr="006D6E48">
        <w:rPr>
          <w:i/>
          <w:iCs/>
        </w:rPr>
        <w:t>d</w:t>
      </w:r>
      <w:r w:rsidRPr="006D6E48">
        <w:t xml:space="preserve">, respectively). With data divided as such, </w:t>
      </w:r>
      <w:r>
        <w:t>one can compare the rate of the condition</w:t>
      </w:r>
      <w:r w:rsidDel="002303AD">
        <w:t xml:space="preserve"> </w:t>
      </w:r>
      <w:r>
        <w:t>among relevant crashes, a</w:t>
      </w:r>
      <w:proofErr w:type="gramStart"/>
      <w:r>
        <w:t>/(</w:t>
      </w:r>
      <w:proofErr w:type="gramEnd"/>
      <w:r>
        <w:t>a + c), with the exposure rate for trucks in operation b</w:t>
      </w:r>
      <w:proofErr w:type="gramStart"/>
      <w:r>
        <w:t>/(</w:t>
      </w:r>
      <w:proofErr w:type="gramEnd"/>
      <w:r>
        <w:t>b + d) to judge if the factor correlates with crashing. I</w:t>
      </w:r>
      <w:r w:rsidRPr="006D6E48">
        <w:t xml:space="preserve">t is statistically straightforward to calculate both the strength of the correlation (e.g., odds ratio) and the statistical significance of the correlation. </w:t>
      </w:r>
    </w:p>
    <w:p w14:paraId="60BF86E7" w14:textId="77777777" w:rsidR="00BA3A57" w:rsidRPr="006D6E48" w:rsidRDefault="00BA3A57" w:rsidP="00BA3A57">
      <w:pPr>
        <w:pStyle w:val="BodyText"/>
      </w:pPr>
      <w:r w:rsidRPr="006D6E48">
        <w:t>A similar matrix of four groups as shown in</w:t>
      </w:r>
      <w:r>
        <w:t xml:space="preserve"> </w:t>
      </w:r>
      <w:r>
        <w:fldChar w:fldCharType="begin"/>
      </w:r>
      <w:r>
        <w:instrText xml:space="preserve"> REF _Ref181269321 \h </w:instrText>
      </w:r>
      <w:r>
        <w:fldChar w:fldCharType="separate"/>
      </w:r>
      <w:r>
        <w:t xml:space="preserve">Table </w:t>
      </w:r>
      <w:r>
        <w:rPr>
          <w:noProof/>
        </w:rPr>
        <w:t>1</w:t>
      </w:r>
      <w:r>
        <w:fldChar w:fldCharType="end"/>
      </w:r>
      <w:r w:rsidRPr="006D6E48">
        <w:t xml:space="preserve"> is needed to determine if a factor relates to crash severity.</w:t>
      </w:r>
    </w:p>
    <w:p w14:paraId="2EA72AA1" w14:textId="77777777" w:rsidR="00BA3A57" w:rsidRPr="006D6E48" w:rsidRDefault="00BA3A57" w:rsidP="00BA3A57">
      <w:pPr>
        <w:pStyle w:val="BodyText"/>
      </w:pPr>
      <w:r>
        <w:fldChar w:fldCharType="begin"/>
      </w:r>
      <w:r>
        <w:instrText xml:space="preserve"> REF _Ref181269321 \h </w:instrText>
      </w:r>
      <w:r>
        <w:fldChar w:fldCharType="separate"/>
      </w:r>
      <w:r>
        <w:t xml:space="preserve">Table </w:t>
      </w:r>
      <w:r>
        <w:rPr>
          <w:noProof/>
        </w:rPr>
        <w:t>1</w:t>
      </w:r>
      <w:r>
        <w:fldChar w:fldCharType="end"/>
      </w:r>
      <w:r>
        <w:t xml:space="preserve"> </w:t>
      </w:r>
      <w:r w:rsidRPr="006D6E48">
        <w:t xml:space="preserve">relates to sampling because, assuming the factor contributes to (relevant) crashes, the probability of achieving statistical significance (i.e., the statistical power) tends to depend most on the smallest </w:t>
      </w:r>
      <w:proofErr w:type="gramStart"/>
      <w:r w:rsidRPr="006D6E48">
        <w:t>marginal</w:t>
      </w:r>
      <w:proofErr w:type="gramEnd"/>
      <w:r w:rsidRPr="006D6E48">
        <w:t xml:space="preserve"> (i.e., a+c, b+d, a+b, or c+d). If any of the four marginals are too small in raw number (e.g., 10), then the study is unlikely to significantly detect the factor’s effect even if the effect is strong (e.g., odds ratio of 4). </w:t>
      </w:r>
    </w:p>
    <w:p w14:paraId="5E1B2CBE" w14:textId="77777777" w:rsidR="00BA3A57" w:rsidRDefault="00BA3A57" w:rsidP="00BA3A57">
      <w:pPr>
        <w:pStyle w:val="Heading2"/>
      </w:pPr>
      <w:bookmarkStart w:id="11" w:name="_Toc191042290"/>
      <w:r>
        <w:t>Criticism of the LTCCS Sample Size</w:t>
      </w:r>
      <w:bookmarkEnd w:id="11"/>
    </w:p>
    <w:p w14:paraId="53904F16" w14:textId="1B88A67B" w:rsidR="00BA3A57" w:rsidRPr="006D6E48" w:rsidRDefault="00BA3A57" w:rsidP="00BA3A57">
      <w:pPr>
        <w:pStyle w:val="BodyText"/>
      </w:pPr>
      <w:r w:rsidRPr="006D6E48">
        <w:t xml:space="preserve">Although the LTCCS’s sample size of 1,000 crashes appears to be a substantial number, CDC </w:t>
      </w:r>
      <w:sdt>
        <w:sdtPr>
          <w:id w:val="-73507210"/>
          <w:citation/>
        </w:sdtPr>
        <w:sdtContent>
          <w:r w:rsidRPr="006D6E48">
            <w:fldChar w:fldCharType="begin"/>
          </w:r>
          <w:r w:rsidRPr="006D6E48">
            <w:instrText xml:space="preserve">CITATION Cen05 \l 1033 </w:instrText>
          </w:r>
          <w:r w:rsidRPr="006D6E48">
            <w:fldChar w:fldCharType="separate"/>
          </w:r>
          <w:r w:rsidRPr="00777ECF">
            <w:rPr>
              <w:noProof/>
            </w:rPr>
            <w:t>[6]</w:t>
          </w:r>
          <w:r w:rsidRPr="006D6E48">
            <w:fldChar w:fldCharType="end"/>
          </w:r>
        </w:sdtContent>
      </w:sdt>
      <w:r w:rsidRPr="006D6E48">
        <w:t xml:space="preserve"> and TRB </w:t>
      </w:r>
      <w:sdt>
        <w:sdtPr>
          <w:id w:val="-535275592"/>
          <w:citation/>
        </w:sdtPr>
        <w:sdtContent>
          <w:r w:rsidRPr="006D6E48">
            <w:fldChar w:fldCharType="begin"/>
          </w:r>
          <w:r w:rsidRPr="006D6E48">
            <w:instrText xml:space="preserve">CITATION Hed03 \l 1033 </w:instrText>
          </w:r>
          <w:r w:rsidRPr="006D6E48">
            <w:fldChar w:fldCharType="separate"/>
          </w:r>
          <w:r w:rsidRPr="00777ECF">
            <w:rPr>
              <w:noProof/>
            </w:rPr>
            <w:t>[7]</w:t>
          </w:r>
          <w:r w:rsidRPr="006D6E48">
            <w:fldChar w:fldCharType="end"/>
          </w:r>
        </w:sdtContent>
      </w:sdt>
      <w:r w:rsidRPr="006D6E48">
        <w:t xml:space="preserve"> assert that some </w:t>
      </w:r>
      <w:proofErr w:type="spellStart"/>
      <w:r w:rsidRPr="006D6E48">
        <w:t>pot</w:t>
      </w:r>
      <w:r w:rsidR="005C32E4">
        <w:t>r</w:t>
      </w:r>
      <w:r w:rsidRPr="006D6E48">
        <w:t>ential</w:t>
      </w:r>
      <w:proofErr w:type="spellEnd"/>
      <w:r w:rsidRPr="006D6E48">
        <w:t xml:space="preserve"> factors in crashes (e.g., a tire blow-out or triple combination trucks) may have marginals as low as 1% of all crashes, meaning they were present in only 10 crashes, which may provide insufficient statistical power. Neither CDC nor TRB directly state it, but power is also problematic if a </w:t>
      </w:r>
      <w:r w:rsidRPr="006D6E48">
        <w:rPr>
          <w:i/>
          <w:iCs/>
        </w:rPr>
        <w:t>relevance</w:t>
      </w:r>
      <w:r w:rsidRPr="006D6E48">
        <w:t xml:space="preserve"> marginal is too small. For example, power may be insufficient if a factor can be unambiguously classified as irrelevant (or relevant) for only 1% of crashes.</w:t>
      </w:r>
    </w:p>
    <w:p w14:paraId="6236E591" w14:textId="77777777" w:rsidR="00BA3A57" w:rsidRDefault="00BA3A57" w:rsidP="00BA3A57">
      <w:pPr>
        <w:pStyle w:val="Heading2"/>
      </w:pPr>
      <w:bookmarkStart w:id="12" w:name="_Toc191042291"/>
      <w:r>
        <w:t>Implications for Sampling</w:t>
      </w:r>
      <w:bookmarkEnd w:id="12"/>
    </w:p>
    <w:p w14:paraId="6F11DF10" w14:textId="77777777" w:rsidR="00BA3A57" w:rsidRPr="006D6E48" w:rsidRDefault="00BA3A57" w:rsidP="00BA3A57">
      <w:pPr>
        <w:pStyle w:val="BodyText"/>
      </w:pPr>
      <w:r w:rsidRPr="006D6E48">
        <w:t xml:space="preserve">The study plans to double the LTCCS’s target sample size from 1,000 to 2,000. While this represents a meaningful increase in power, it is probably not sufficient to deal with marginals on the order of 1%. Power analyses done for the CCFP </w:t>
      </w:r>
      <w:sdt>
        <w:sdtPr>
          <w:id w:val="-320432028"/>
          <w:citation/>
        </w:sdtPr>
        <w:sdtContent>
          <w:r w:rsidRPr="006D6E48">
            <w:fldChar w:fldCharType="begin"/>
          </w:r>
          <w:r w:rsidRPr="006D6E48">
            <w:instrText xml:space="preserve">CITATION Zus22 \l 1033 </w:instrText>
          </w:r>
          <w:r w:rsidRPr="006D6E48">
            <w:fldChar w:fldCharType="separate"/>
          </w:r>
          <w:r w:rsidRPr="00777ECF">
            <w:rPr>
              <w:noProof/>
            </w:rPr>
            <w:t>[9]</w:t>
          </w:r>
          <w:r w:rsidRPr="006D6E48">
            <w:fldChar w:fldCharType="end"/>
          </w:r>
        </w:sdtContent>
      </w:sdt>
      <w:r w:rsidRPr="006D6E48">
        <w:t xml:space="preserve"> determined that a sample size of 2,000 only has enough power (1 – </w:t>
      </w:r>
      <w:r w:rsidRPr="006D6E48">
        <w:rPr>
          <w:i/>
          <w:iCs/>
        </w:rPr>
        <w:t>β</w:t>
      </w:r>
      <w:r w:rsidRPr="006D6E48">
        <w:t xml:space="preserve"> = 0.8) for a 1% factor marginal if the effect of the factor is exceptionally strong</w:t>
      </w:r>
      <w:r w:rsidRPr="006D6E48">
        <w:rPr>
          <w:rFonts w:cstheme="minorHAnsi"/>
        </w:rPr>
        <w:t>—</w:t>
      </w:r>
      <w:r w:rsidRPr="006D6E48">
        <w:t xml:space="preserve">an odds ratio of at least 4.00. For weak effects, such as an odds ratio of 1.2 (as presented in a hypothetical case in the TRB report </w:t>
      </w:r>
      <w:sdt>
        <w:sdtPr>
          <w:id w:val="-1858262580"/>
          <w:citation/>
        </w:sdtPr>
        <w:sdtContent>
          <w:r w:rsidRPr="006D6E48">
            <w:fldChar w:fldCharType="begin"/>
          </w:r>
          <w:r w:rsidRPr="006D6E48">
            <w:instrText xml:space="preserve">CITATION Hed03 \l 1033 </w:instrText>
          </w:r>
          <w:r w:rsidRPr="006D6E48">
            <w:fldChar w:fldCharType="separate"/>
          </w:r>
          <w:r w:rsidRPr="00777ECF">
            <w:rPr>
              <w:noProof/>
            </w:rPr>
            <w:t>[7]</w:t>
          </w:r>
          <w:r w:rsidRPr="006D6E48">
            <w:fldChar w:fldCharType="end"/>
          </w:r>
        </w:sdtContent>
      </w:sdt>
      <w:r w:rsidRPr="006D6E48">
        <w:t xml:space="preserve">), a sample size of at least 96,000 is necessary for a 1% factor marginal. Such a target sample size is unacceptable, even if there were sufficient funding to obtain it. The study is scoped to include only fatal crashes involving heavy-duty trucks (Class 7 and 8). With approximately 3,500 such crashes per year nationwide </w:t>
      </w:r>
      <w:sdt>
        <w:sdtPr>
          <w:id w:val="-2086131967"/>
          <w:citation/>
        </w:sdtPr>
        <w:sdtContent>
          <w:r w:rsidRPr="006D6E48">
            <w:fldChar w:fldCharType="begin"/>
          </w:r>
          <w:r w:rsidRPr="006D6E48">
            <w:instrText xml:space="preserve">CITATION FMC20 \l 1033 </w:instrText>
          </w:r>
          <w:r w:rsidRPr="006D6E48">
            <w:fldChar w:fldCharType="separate"/>
          </w:r>
          <w:r w:rsidRPr="00777ECF">
            <w:rPr>
              <w:noProof/>
            </w:rPr>
            <w:t>[10]</w:t>
          </w:r>
          <w:r w:rsidRPr="006D6E48">
            <w:fldChar w:fldCharType="end"/>
          </w:r>
        </w:sdtContent>
      </w:sdt>
      <w:r>
        <w:t xml:space="preserve"> </w:t>
      </w:r>
      <w:r w:rsidRPr="006D6E48">
        <w:t>(</w:t>
      </w:r>
      <w:r>
        <w:fldChar w:fldCharType="begin"/>
      </w:r>
      <w:r>
        <w:instrText xml:space="preserve"> REF _Ref180654991 \h </w:instrText>
      </w:r>
      <w:r>
        <w:fldChar w:fldCharType="separate"/>
      </w:r>
      <w:r>
        <w:t xml:space="preserve">Table </w:t>
      </w:r>
      <w:r>
        <w:rPr>
          <w:noProof/>
        </w:rPr>
        <w:t>8</w:t>
      </w:r>
      <w:r>
        <w:fldChar w:fldCharType="end"/>
      </w:r>
      <w:r w:rsidRPr="006D6E48">
        <w:t xml:space="preserve">, page </w:t>
      </w:r>
      <w:r>
        <w:fldChar w:fldCharType="begin"/>
      </w:r>
      <w:r>
        <w:instrText xml:space="preserve"> PAGEREF _Ref180658873 \h </w:instrText>
      </w:r>
      <w:r>
        <w:fldChar w:fldCharType="separate"/>
      </w:r>
      <w:r>
        <w:rPr>
          <w:noProof/>
        </w:rPr>
        <w:t>47</w:t>
      </w:r>
      <w:r>
        <w:fldChar w:fldCharType="end"/>
      </w:r>
      <w:r w:rsidRPr="006D6E48">
        <w:t xml:space="preserve">) an </w:t>
      </w:r>
      <w:r w:rsidRPr="006D6E48">
        <w:rPr>
          <w:i/>
          <w:iCs/>
        </w:rPr>
        <w:t>exhaustive</w:t>
      </w:r>
      <w:r w:rsidRPr="006D6E48">
        <w:t xml:space="preserve"> sample of 96,000 crashes would take 27 years to obtain. By then, the results from the study would be based on out-of-date data and any countermeasures long overdue.</w:t>
      </w:r>
    </w:p>
    <w:p w14:paraId="1BA75E87" w14:textId="77777777" w:rsidR="00BA3A57" w:rsidRDefault="00BA3A57" w:rsidP="00BA3A57">
      <w:pPr>
        <w:pStyle w:val="Heading2"/>
      </w:pPr>
      <w:bookmarkStart w:id="13" w:name="_Toc191042292"/>
      <w:r>
        <w:t>Mitigation Possibilities</w:t>
      </w:r>
      <w:bookmarkEnd w:id="13"/>
    </w:p>
    <w:p w14:paraId="7EE2224D" w14:textId="77777777" w:rsidR="00BA3A57" w:rsidRPr="006D6E48" w:rsidRDefault="00BA3A57" w:rsidP="00BA3A57">
      <w:pPr>
        <w:pStyle w:val="BodyText"/>
      </w:pPr>
      <w:r w:rsidRPr="006D6E48">
        <w:t xml:space="preserve">A conventional approach to dealing with small marginals is to over-sample the </w:t>
      </w:r>
      <w:r>
        <w:t xml:space="preserve">less-frequent condition of the </w:t>
      </w:r>
      <w:r w:rsidRPr="006D6E48">
        <w:t xml:space="preserve">factor. If a </w:t>
      </w:r>
      <w:r>
        <w:t xml:space="preserve">condition </w:t>
      </w:r>
      <w:r w:rsidRPr="006D6E48">
        <w:t xml:space="preserve">of interest is naturally only present in 1% of cases, and one is limited to a sample size of 2,000, one can deliberately seek out cases with the </w:t>
      </w:r>
      <w:r>
        <w:t>condition</w:t>
      </w:r>
      <w:r w:rsidRPr="006D6E48">
        <w:t xml:space="preserve"> to raise the proportion, ideally to 50%. In other words, one uses a quasi-experimental method, rather than a naturalistic </w:t>
      </w:r>
      <w:r w:rsidRPr="006D6E48">
        <w:lastRenderedPageBreak/>
        <w:t xml:space="preserve">observational method. National rates for the factor might be accurately estimated from a portion of crash data that was not over-sampled for the </w:t>
      </w:r>
      <w:r>
        <w:t>condition</w:t>
      </w:r>
      <w:r w:rsidRPr="006D6E48">
        <w:t xml:space="preserve">. With 50% of the sample possessing </w:t>
      </w:r>
      <w:r>
        <w:t>each condition of a binary factor</w:t>
      </w:r>
      <w:r w:rsidRPr="006D6E48">
        <w:t xml:space="preserve">, a sample size of 2,000 has the power to detect effects with odds ratios of at least 1.5 </w:t>
      </w:r>
      <w:sdt>
        <w:sdtPr>
          <w:id w:val="-1084913273"/>
          <w:citation/>
        </w:sdtPr>
        <w:sdtContent>
          <w:r w:rsidRPr="006D6E48">
            <w:fldChar w:fldCharType="begin"/>
          </w:r>
          <w:r w:rsidRPr="006D6E48">
            <w:instrText xml:space="preserve">CITATION Zus22 \l 1033 </w:instrText>
          </w:r>
          <w:r w:rsidRPr="006D6E48">
            <w:fldChar w:fldCharType="separate"/>
          </w:r>
          <w:r w:rsidRPr="00777ECF">
            <w:rPr>
              <w:noProof/>
            </w:rPr>
            <w:t>[9]</w:t>
          </w:r>
          <w:r w:rsidRPr="006D6E48">
            <w:fldChar w:fldCharType="end"/>
          </w:r>
        </w:sdtContent>
      </w:sdt>
      <w:r w:rsidRPr="006D6E48">
        <w:t>.</w:t>
      </w:r>
    </w:p>
    <w:p w14:paraId="444AEC31" w14:textId="77777777" w:rsidR="00BA3A57" w:rsidRPr="006D6E48" w:rsidRDefault="00BA3A57" w:rsidP="00BA3A57">
      <w:pPr>
        <w:pStyle w:val="BodyText"/>
      </w:pPr>
      <w:r w:rsidRPr="006D6E48">
        <w:t xml:space="preserve">However, this approach is unsuitable for the study due to several limitations: </w:t>
      </w:r>
    </w:p>
    <w:p w14:paraId="0953F656" w14:textId="77777777" w:rsidR="00BA3A57" w:rsidRPr="006D6E48" w:rsidRDefault="00BA3A57" w:rsidP="00BA3A57">
      <w:pPr>
        <w:pStyle w:val="BodyText"/>
        <w:numPr>
          <w:ilvl w:val="0"/>
          <w:numId w:val="10"/>
        </w:numPr>
      </w:pPr>
      <w:r w:rsidRPr="006D6E48">
        <w:t xml:space="preserve">Firstly, the study seeks to analyze more than 80 factors. Achieving high representation of all these factors in the sample is not feasible. </w:t>
      </w:r>
    </w:p>
    <w:p w14:paraId="751DEF3F" w14:textId="77777777" w:rsidR="00BA3A57" w:rsidRPr="006D6E48" w:rsidRDefault="00BA3A57" w:rsidP="00BA3A57">
      <w:pPr>
        <w:pStyle w:val="BodyText"/>
        <w:numPr>
          <w:ilvl w:val="0"/>
          <w:numId w:val="10"/>
        </w:numPr>
      </w:pPr>
      <w:r w:rsidRPr="006D6E48">
        <w:t xml:space="preserve">Secondly, the </w:t>
      </w:r>
      <w:r>
        <w:t>values</w:t>
      </w:r>
      <w:r w:rsidRPr="006D6E48">
        <w:t xml:space="preserve"> of many factors in a crash is not known until the data are collected. There is simply no way to “target” crashes with a specific </w:t>
      </w:r>
      <w:r>
        <w:t>condition</w:t>
      </w:r>
      <w:r w:rsidRPr="006D6E48">
        <w:t xml:space="preserve"> for data collection. </w:t>
      </w:r>
    </w:p>
    <w:p w14:paraId="187031F6" w14:textId="77777777" w:rsidR="00BA3A57" w:rsidRPr="006D6E48" w:rsidRDefault="00BA3A57" w:rsidP="00BA3A57">
      <w:pPr>
        <w:pStyle w:val="BodyText"/>
        <w:numPr>
          <w:ilvl w:val="0"/>
          <w:numId w:val="10"/>
        </w:numPr>
      </w:pPr>
      <w:r w:rsidRPr="006D6E48">
        <w:t xml:space="preserve">Thirdly, even if the crashes could be targeted, they may simply be too rare nationwide to achieve sufficiently high representation. For example, given 3,500 fatal crashes per year and a </w:t>
      </w:r>
      <w:r>
        <w:t xml:space="preserve">condition </w:t>
      </w:r>
      <w:r w:rsidRPr="006D6E48">
        <w:t>present in 1% of them, exhaustive inclusion of all of them in a sample size of 2,000 would require almost 6 years to reach 10% and 29 years to reach 50% of the sample.</w:t>
      </w:r>
    </w:p>
    <w:p w14:paraId="23395767" w14:textId="77777777" w:rsidR="00BA3A57" w:rsidRPr="006D6E48" w:rsidRDefault="00BA3A57" w:rsidP="00BA3A57">
      <w:pPr>
        <w:pStyle w:val="BodyText"/>
      </w:pPr>
      <w:r w:rsidRPr="006D6E48">
        <w:t xml:space="preserve">Given these limitations, the sampling strategy cannot practically address concerns raised by CDC </w:t>
      </w:r>
      <w:sdt>
        <w:sdtPr>
          <w:id w:val="-1651129690"/>
          <w:citation/>
        </w:sdtPr>
        <w:sdtContent>
          <w:r w:rsidRPr="006D6E48">
            <w:fldChar w:fldCharType="begin"/>
          </w:r>
          <w:r w:rsidRPr="006D6E48">
            <w:instrText xml:space="preserve">CITATION Cen05 \l 1033 </w:instrText>
          </w:r>
          <w:r w:rsidRPr="006D6E48">
            <w:fldChar w:fldCharType="separate"/>
          </w:r>
          <w:r w:rsidRPr="00777ECF">
            <w:rPr>
              <w:noProof/>
            </w:rPr>
            <w:t>[6]</w:t>
          </w:r>
          <w:r w:rsidRPr="006D6E48">
            <w:fldChar w:fldCharType="end"/>
          </w:r>
        </w:sdtContent>
      </w:sdt>
      <w:r w:rsidRPr="006D6E48">
        <w:t xml:space="preserve"> and TRB </w:t>
      </w:r>
      <w:sdt>
        <w:sdtPr>
          <w:id w:val="-730302579"/>
          <w:citation/>
        </w:sdtPr>
        <w:sdtContent>
          <w:r w:rsidRPr="006D6E48">
            <w:fldChar w:fldCharType="begin"/>
          </w:r>
          <w:r w:rsidRPr="006D6E48">
            <w:instrText xml:space="preserve">CITATION Hed03 \l 1033 </w:instrText>
          </w:r>
          <w:r w:rsidRPr="006D6E48">
            <w:fldChar w:fldCharType="separate"/>
          </w:r>
          <w:r w:rsidRPr="00777ECF">
            <w:rPr>
              <w:noProof/>
            </w:rPr>
            <w:t>[7]</w:t>
          </w:r>
          <w:r w:rsidRPr="006D6E48">
            <w:fldChar w:fldCharType="end"/>
          </w:r>
        </w:sdtContent>
      </w:sdt>
      <w:r w:rsidRPr="006D6E48">
        <w:t xml:space="preserve"> about sample size. A quantitative study of naturally occurring fatal crashes, such as that employed by the study, is not a suitable method to analyze rarely occurring </w:t>
      </w:r>
      <w:r>
        <w:t>conditions</w:t>
      </w:r>
      <w:r w:rsidRPr="006D6E48">
        <w:t xml:space="preserve"> among heavy-duty trucks. </w:t>
      </w:r>
    </w:p>
    <w:p w14:paraId="69DAC443" w14:textId="77777777" w:rsidR="00BA3A57" w:rsidRPr="006D6E48" w:rsidRDefault="00BA3A57" w:rsidP="00BA3A57">
      <w:pPr>
        <w:pStyle w:val="BodyText"/>
      </w:pPr>
      <w:r w:rsidRPr="006D6E48">
        <w:t xml:space="preserve">Rare </w:t>
      </w:r>
      <w:r>
        <w:t>conditions</w:t>
      </w:r>
      <w:r w:rsidRPr="006D6E48">
        <w:t xml:space="preserve"> are better studied with alternative methods, such as with simulator or test-track randomized control trial experiments, where a factor</w:t>
      </w:r>
      <w:r>
        <w:t>’s</w:t>
      </w:r>
      <w:r w:rsidRPr="006D6E48">
        <w:t xml:space="preserve"> </w:t>
      </w:r>
      <w:r>
        <w:t xml:space="preserve">conditions </w:t>
      </w:r>
      <w:r w:rsidRPr="006D6E48">
        <w:t xml:space="preserve">can be artificially introduced, or with the use of proxy measures or events such as close-calls, which are naturally more numerous, or with a qualitative in-depth study of the rare </w:t>
      </w:r>
      <w:r>
        <w:t>conditions</w:t>
      </w:r>
      <w:r w:rsidRPr="006D6E48">
        <w:t xml:space="preserve"> when they are present in crashes (e.g., as seen in National Transportation Safety Board (NTSB) investigations). </w:t>
      </w:r>
    </w:p>
    <w:p w14:paraId="08A820E0" w14:textId="77777777" w:rsidR="00BA3A57" w:rsidRPr="006D6E48" w:rsidRDefault="00BA3A57" w:rsidP="00BA3A57">
      <w:pPr>
        <w:pStyle w:val="BodyText"/>
      </w:pPr>
      <w:r w:rsidRPr="006D6E48">
        <w:t xml:space="preserve">The CCFP could utilize such alternative methods in follow-up research after completing the study. Data from the study, especially investigation findings, could be used to prioritize factors for further study. Perhaps the CCFP could use the same data-collection organization established for the Heavy-Duty Truck Study for such follow-up studies. For example, in the future the CCFP could work with its </w:t>
      </w:r>
      <w:r>
        <w:t>S/J</w:t>
      </w:r>
      <w:r w:rsidRPr="006D6E48">
        <w:t xml:space="preserve"> partners from the Heavy-Duty Truck Study to collect data on proxy events or to conduct specialized qualitative studies of certain kinds of crashes. </w:t>
      </w:r>
    </w:p>
    <w:p w14:paraId="3501DF62" w14:textId="77777777" w:rsidR="00BA3A57" w:rsidRDefault="00BA3A57" w:rsidP="00BA3A57">
      <w:pPr>
        <w:pStyle w:val="Heading2"/>
      </w:pPr>
      <w:bookmarkStart w:id="14" w:name="_Toc191042293"/>
      <w:r>
        <w:t>Priorities and Rare Conditions</w:t>
      </w:r>
      <w:bookmarkEnd w:id="14"/>
    </w:p>
    <w:p w14:paraId="23E37A4F" w14:textId="77777777" w:rsidR="00BA3A57" w:rsidRPr="006D6E48" w:rsidRDefault="00BA3A57" w:rsidP="00BA3A57">
      <w:pPr>
        <w:pStyle w:val="BodyText"/>
      </w:pPr>
      <w:r w:rsidRPr="006D6E48">
        <w:t xml:space="preserve">From one perspective, rare </w:t>
      </w:r>
      <w:r>
        <w:t>conditio</w:t>
      </w:r>
      <w:r w:rsidRPr="006D6E48">
        <w:t xml:space="preserve">ns may not be a problem for the Heavy-Duty Truck Study. The purpose of the study is to collect data to drive the development of countermeasures to reduce the rate of fatal crashes. Rare </w:t>
      </w:r>
      <w:r>
        <w:t>condition</w:t>
      </w:r>
      <w:r w:rsidRPr="006D6E48">
        <w:t>s tend to contribute little to the overall national fatality rate precisely because they are so rare. Simply put, the fewer truck</w:t>
      </w:r>
      <w:r>
        <w:t>ing</w:t>
      </w:r>
      <w:r w:rsidRPr="006D6E48">
        <w:t xml:space="preserve"> </w:t>
      </w:r>
      <w:r>
        <w:t xml:space="preserve">operations with </w:t>
      </w:r>
      <w:r w:rsidRPr="006D6E48">
        <w:t xml:space="preserve">a particular </w:t>
      </w:r>
      <w:r>
        <w:t>crash-inducing condition</w:t>
      </w:r>
      <w:r w:rsidRPr="006D6E48">
        <w:t xml:space="preserve"> </w:t>
      </w:r>
      <w:r>
        <w:t>present</w:t>
      </w:r>
      <w:r w:rsidRPr="006D6E48">
        <w:t xml:space="preserve">, the smaller the impact of eliminating that factor’s role in crashes. Given the proportion of </w:t>
      </w:r>
      <w:r>
        <w:t>operations</w:t>
      </w:r>
      <w:r w:rsidRPr="006D6E48">
        <w:t xml:space="preserve"> with the </w:t>
      </w:r>
      <w:r>
        <w:t>condition</w:t>
      </w:r>
      <w:r w:rsidRPr="006D6E48">
        <w:t xml:space="preserve">, and the degree the </w:t>
      </w:r>
      <w:r>
        <w:t>condition</w:t>
      </w:r>
      <w:r w:rsidRPr="006D6E48">
        <w:t xml:space="preserve"> increases </w:t>
      </w:r>
      <w:r>
        <w:t xml:space="preserve">crash </w:t>
      </w:r>
      <w:r w:rsidRPr="006D6E48">
        <w:t xml:space="preserve">risk, one can calculate the maximum perfect-world impact of eliminating a factor’s role in crashes </w:t>
      </w:r>
      <w:sdt>
        <w:sdtPr>
          <w:id w:val="855616434"/>
          <w:citation/>
        </w:sdtPr>
        <w:sdtContent>
          <w:r w:rsidRPr="006D6E48">
            <w:fldChar w:fldCharType="begin"/>
          </w:r>
          <w:r w:rsidRPr="006D6E48">
            <w:instrText xml:space="preserve">CITATION Zus22 \l 1033 </w:instrText>
          </w:r>
          <w:r w:rsidRPr="006D6E48">
            <w:fldChar w:fldCharType="separate"/>
          </w:r>
          <w:r w:rsidRPr="00777ECF">
            <w:rPr>
              <w:noProof/>
            </w:rPr>
            <w:t>[9]</w:t>
          </w:r>
          <w:r w:rsidRPr="006D6E48">
            <w:fldChar w:fldCharType="end"/>
          </w:r>
        </w:sdtContent>
      </w:sdt>
      <w:r w:rsidRPr="006D6E48">
        <w:t xml:space="preserve">. For example, if </w:t>
      </w:r>
      <w:r w:rsidRPr="006D6E48">
        <w:lastRenderedPageBreak/>
        <w:t xml:space="preserve">1% of </w:t>
      </w:r>
      <w:r>
        <w:t>operations</w:t>
      </w:r>
      <w:r w:rsidRPr="006D6E48">
        <w:t xml:space="preserve"> have a </w:t>
      </w:r>
      <w:r>
        <w:t>condition</w:t>
      </w:r>
      <w:r w:rsidRPr="006D6E48">
        <w:t xml:space="preserve"> and the </w:t>
      </w:r>
      <w:r>
        <w:t>condition</w:t>
      </w:r>
      <w:r w:rsidRPr="006D6E48">
        <w:t xml:space="preserve"> increases the chance of crashing by 20% (i.e., an odds ratio of 1.2, as in the TRB </w:t>
      </w:r>
      <w:sdt>
        <w:sdtPr>
          <w:id w:val="-1361973628"/>
          <w:citation/>
        </w:sdtPr>
        <w:sdtContent>
          <w:r w:rsidRPr="006D6E48">
            <w:fldChar w:fldCharType="begin"/>
          </w:r>
          <w:r w:rsidRPr="006D6E48">
            <w:instrText xml:space="preserve">CITATION Hed03 \l 1033 </w:instrText>
          </w:r>
          <w:r w:rsidRPr="006D6E48">
            <w:fldChar w:fldCharType="separate"/>
          </w:r>
          <w:r w:rsidRPr="00777ECF">
            <w:rPr>
              <w:noProof/>
            </w:rPr>
            <w:t>[7]</w:t>
          </w:r>
          <w:r w:rsidRPr="006D6E48">
            <w:fldChar w:fldCharType="end"/>
          </w:r>
        </w:sdtContent>
      </w:sdt>
      <w:r w:rsidRPr="006D6E48">
        <w:t xml:space="preserve"> example that required a sample size of at least 96,000), then perfectly eliminating the factor’s role in crashes would reduce the national crash rate by 0.045% </w:t>
      </w:r>
      <w:sdt>
        <w:sdtPr>
          <w:id w:val="-421179752"/>
          <w:citation/>
        </w:sdtPr>
        <w:sdtContent>
          <w:r w:rsidRPr="006D6E48">
            <w:fldChar w:fldCharType="begin"/>
          </w:r>
          <w:r w:rsidRPr="006D6E48">
            <w:instrText xml:space="preserve">CITATION Zus22 \l 1033 </w:instrText>
          </w:r>
          <w:r w:rsidRPr="006D6E48">
            <w:fldChar w:fldCharType="separate"/>
          </w:r>
          <w:r w:rsidRPr="00777ECF">
            <w:rPr>
              <w:noProof/>
            </w:rPr>
            <w:t>[9]</w:t>
          </w:r>
          <w:r w:rsidRPr="006D6E48">
            <w:fldChar w:fldCharType="end"/>
          </w:r>
        </w:sdtContent>
      </w:sdt>
      <w:r w:rsidRPr="006D6E48">
        <w:t xml:space="preserve">. That translates to approximately one less death every seven months nationwide. While a case can be made to justify such countermeasures, it seems likely there are more serious factors FMSCA should focus on first. A sample size of 2,000 will have enough statistical power to detect significant effects for factors whose perfect elimination would reduce national crash rates by 2.5% or more </w:t>
      </w:r>
      <w:sdt>
        <w:sdtPr>
          <w:id w:val="-1787580916"/>
          <w:citation/>
        </w:sdtPr>
        <w:sdtContent>
          <w:r w:rsidRPr="006D6E48">
            <w:fldChar w:fldCharType="begin"/>
          </w:r>
          <w:r w:rsidRPr="006D6E48">
            <w:instrText xml:space="preserve">CITATION Zus22 \l 1033 </w:instrText>
          </w:r>
          <w:r w:rsidRPr="006D6E48">
            <w:fldChar w:fldCharType="separate"/>
          </w:r>
          <w:r w:rsidRPr="00777ECF">
            <w:rPr>
              <w:noProof/>
            </w:rPr>
            <w:t>[9]</w:t>
          </w:r>
          <w:r w:rsidRPr="006D6E48">
            <w:fldChar w:fldCharType="end"/>
          </w:r>
        </w:sdtContent>
      </w:sdt>
      <w:r w:rsidRPr="006D6E48">
        <w:t>. That might be sufficient for identifying today’s most serious factors to counteract.</w:t>
      </w:r>
    </w:p>
    <w:p w14:paraId="68D7FC04" w14:textId="77777777" w:rsidR="00BA3A57" w:rsidRPr="006D6E48" w:rsidRDefault="00BA3A57" w:rsidP="00BA3A57">
      <w:pPr>
        <w:pStyle w:val="BodyText"/>
      </w:pPr>
      <w:r w:rsidRPr="006D6E48">
        <w:t xml:space="preserve">The implications of marginal rates for the study are thus not necessarily on its sampling design, but on the broader issues of its purpose, scope, method, and research questions. If a </w:t>
      </w:r>
      <w:r>
        <w:t>condition</w:t>
      </w:r>
      <w:r w:rsidRPr="006D6E48">
        <w:t xml:space="preserve"> has a very low marginal frequency, then a two-year naturalistic study of fatal crashes cannot quantitatively assess the factor’s impact regardless of the sampling design. Many of the 80-plus factors listed in the draft research questions for the study</w:t>
      </w:r>
      <w:sdt>
        <w:sdtPr>
          <w:id w:val="358485027"/>
          <w:citation/>
        </w:sdtPr>
        <w:sdtContent>
          <w:r w:rsidRPr="006D6E48">
            <w:fldChar w:fldCharType="begin"/>
          </w:r>
          <w:r w:rsidRPr="006D6E48">
            <w:instrText xml:space="preserve">CITATION Sto23 \l 1033 </w:instrText>
          </w:r>
          <w:r w:rsidRPr="006D6E48">
            <w:fldChar w:fldCharType="separate"/>
          </w:r>
          <w:r>
            <w:rPr>
              <w:noProof/>
            </w:rPr>
            <w:t xml:space="preserve"> </w:t>
          </w:r>
          <w:r w:rsidRPr="00777ECF">
            <w:rPr>
              <w:noProof/>
            </w:rPr>
            <w:t>[1]</w:t>
          </w:r>
          <w:r w:rsidRPr="006D6E48">
            <w:fldChar w:fldCharType="end"/>
          </w:r>
        </w:sdtContent>
      </w:sdt>
      <w:r w:rsidRPr="006D6E48">
        <w:t xml:space="preserve"> have known frequencies (e.g., as observed in the LTCCS). A review of these factors may check the marginals. If the marginal is very low, then such factors cannot be adequately evaluated with the study’s quantitative analyses, and its assessment may be deferred for follow-up research. This can simplify the overall study design and allow resources to focus on the factors that are more likely to yield conclusive results.</w:t>
      </w:r>
    </w:p>
    <w:p w14:paraId="40EC250E" w14:textId="77777777" w:rsidR="00BA3A57" w:rsidRPr="006D6E48" w:rsidRDefault="00BA3A57" w:rsidP="00BA3A57">
      <w:pPr>
        <w:pStyle w:val="BodyText"/>
      </w:pPr>
    </w:p>
    <w:p w14:paraId="3E5670BD" w14:textId="77777777" w:rsidR="00BA3A57" w:rsidRDefault="00BA3A57" w:rsidP="00BA3A57">
      <w:pPr>
        <w:pStyle w:val="Heading1"/>
      </w:pPr>
      <w:bookmarkStart w:id="15" w:name="_Ref190857895"/>
      <w:bookmarkStart w:id="16" w:name="_Ref190857897"/>
      <w:bookmarkStart w:id="17" w:name="_Ref190965546"/>
      <w:bookmarkStart w:id="18" w:name="_Ref190965551"/>
      <w:bookmarkStart w:id="19" w:name="_Toc191042294"/>
      <w:r>
        <w:t>Reliance on Induced Exposure</w:t>
      </w:r>
      <w:bookmarkEnd w:id="15"/>
      <w:bookmarkEnd w:id="16"/>
      <w:bookmarkEnd w:id="17"/>
      <w:bookmarkEnd w:id="18"/>
      <w:bookmarkEnd w:id="19"/>
    </w:p>
    <w:p w14:paraId="152FD6A8" w14:textId="77777777" w:rsidR="00BA3A57" w:rsidRDefault="00BA3A57" w:rsidP="00BA3A57">
      <w:pPr>
        <w:pStyle w:val="Heading2"/>
      </w:pPr>
      <w:bookmarkStart w:id="20" w:name="_Toc191042295"/>
      <w:r>
        <w:t>Suitable Research Questions</w:t>
      </w:r>
      <w:bookmarkEnd w:id="20"/>
    </w:p>
    <w:p w14:paraId="674AB642" w14:textId="77777777" w:rsidR="00BA3A57" w:rsidRPr="006D6E48" w:rsidRDefault="00BA3A57" w:rsidP="00BA3A57">
      <w:pPr>
        <w:pStyle w:val="BodyText"/>
      </w:pPr>
      <w:r w:rsidRPr="006D6E48">
        <w:t>Regarding the induced exposure techniques, TRB notes, “Their usefulness depends on whether there is a suitable control group of crashes where the feature being examined has no effect” (page 1)</w:t>
      </w:r>
      <w:sdt>
        <w:sdtPr>
          <w:id w:val="-444077990"/>
          <w:citation/>
        </w:sdtPr>
        <w:sdtContent>
          <w:r w:rsidRPr="006D6E48">
            <w:fldChar w:fldCharType="begin"/>
          </w:r>
          <w:r w:rsidRPr="006D6E48">
            <w:instrText xml:space="preserve">CITATION Hed03 \l 1033 </w:instrText>
          </w:r>
          <w:r w:rsidRPr="006D6E48">
            <w:fldChar w:fldCharType="separate"/>
          </w:r>
          <w:r>
            <w:rPr>
              <w:noProof/>
            </w:rPr>
            <w:t xml:space="preserve"> </w:t>
          </w:r>
          <w:r w:rsidRPr="00777ECF">
            <w:rPr>
              <w:noProof/>
            </w:rPr>
            <w:t>[7]</w:t>
          </w:r>
          <w:r w:rsidRPr="006D6E48">
            <w:fldChar w:fldCharType="end"/>
          </w:r>
        </w:sdtContent>
      </w:sdt>
      <w:r w:rsidRPr="006D6E48">
        <w:t>. For some factors, it may not be possible to cleanly separate crashes into those where a factor is and is not relevant.</w:t>
      </w:r>
    </w:p>
    <w:p w14:paraId="383EE9E7" w14:textId="77777777" w:rsidR="00BA3A57" w:rsidRPr="006D6E48" w:rsidRDefault="00BA3A57" w:rsidP="00BA3A57">
      <w:pPr>
        <w:pStyle w:val="BodyText"/>
      </w:pPr>
      <w:r w:rsidRPr="006D6E48">
        <w:t>TRB includes its own detailed analysis of the factors that lend themselves to induced exposure and those that do not. Many of these factors are among those in the study’s draft research questions</w:t>
      </w:r>
      <w:sdt>
        <w:sdtPr>
          <w:id w:val="-506216215"/>
          <w:citation/>
        </w:sdtPr>
        <w:sdtContent>
          <w:r w:rsidRPr="006D6E48">
            <w:fldChar w:fldCharType="begin"/>
          </w:r>
          <w:r w:rsidRPr="006D6E48">
            <w:instrText xml:space="preserve">CITATION Sto23 \l 1033 </w:instrText>
          </w:r>
          <w:r w:rsidRPr="006D6E48">
            <w:fldChar w:fldCharType="separate"/>
          </w:r>
          <w:r>
            <w:rPr>
              <w:noProof/>
            </w:rPr>
            <w:t xml:space="preserve"> </w:t>
          </w:r>
          <w:r w:rsidRPr="00777ECF">
            <w:rPr>
              <w:noProof/>
            </w:rPr>
            <w:t>[1]</w:t>
          </w:r>
          <w:r w:rsidRPr="006D6E48">
            <w:fldChar w:fldCharType="end"/>
          </w:r>
        </w:sdtContent>
      </w:sdt>
      <w:r w:rsidRPr="006D6E48">
        <w:t>. The factors that lend themselves to the induced exposure technique include:</w:t>
      </w:r>
    </w:p>
    <w:p w14:paraId="60A01A48" w14:textId="77777777" w:rsidR="00BA3A57" w:rsidRPr="006D6E48" w:rsidRDefault="00BA3A57" w:rsidP="00BA3A57">
      <w:pPr>
        <w:pStyle w:val="BodyText"/>
        <w:numPr>
          <w:ilvl w:val="0"/>
          <w:numId w:val="11"/>
        </w:numPr>
      </w:pPr>
      <w:r w:rsidRPr="006D6E48">
        <w:t>Driver qualification, training, licensing, and assessment</w:t>
      </w:r>
    </w:p>
    <w:p w14:paraId="791D346A" w14:textId="77777777" w:rsidR="00BA3A57" w:rsidRPr="006D6E48" w:rsidRDefault="00BA3A57" w:rsidP="00BA3A57">
      <w:pPr>
        <w:pStyle w:val="BodyText"/>
        <w:numPr>
          <w:ilvl w:val="0"/>
          <w:numId w:val="11"/>
        </w:numPr>
      </w:pPr>
      <w:r w:rsidRPr="006D6E48">
        <w:t>Driver alertness, hours of service, and fatigue (assuming a reliable measure of these factors can be found</w:t>
      </w:r>
      <w:r w:rsidRPr="006D6E48">
        <w:rPr>
          <w:rFonts w:cstheme="minorHAnsi"/>
        </w:rPr>
        <w:t>—</w:t>
      </w:r>
      <w:r w:rsidRPr="006D6E48">
        <w:t>TRB is skeptical of post-crash driver self-reporting)</w:t>
      </w:r>
    </w:p>
    <w:p w14:paraId="7070B4CD" w14:textId="77777777" w:rsidR="00BA3A57" w:rsidRPr="006D6E48" w:rsidRDefault="00BA3A57" w:rsidP="00BA3A57">
      <w:pPr>
        <w:pStyle w:val="BodyText"/>
        <w:numPr>
          <w:ilvl w:val="0"/>
          <w:numId w:val="11"/>
        </w:numPr>
      </w:pPr>
      <w:r w:rsidRPr="006D6E48">
        <w:t>Employment structure and working environment (“fairly crude,” (page 23) as TRB puts it)</w:t>
      </w:r>
    </w:p>
    <w:p w14:paraId="2ED504B3" w14:textId="77777777" w:rsidR="00BA3A57" w:rsidRPr="006D6E48" w:rsidRDefault="00BA3A57" w:rsidP="00BA3A57">
      <w:pPr>
        <w:pStyle w:val="BodyText"/>
        <w:numPr>
          <w:ilvl w:val="0"/>
          <w:numId w:val="11"/>
        </w:numPr>
      </w:pPr>
      <w:r w:rsidRPr="006D6E48">
        <w:t>Vehicle maintenance, defects, and inspections</w:t>
      </w:r>
    </w:p>
    <w:p w14:paraId="3D2213FB" w14:textId="77777777" w:rsidR="00BA3A57" w:rsidRPr="006D6E48" w:rsidRDefault="00BA3A57" w:rsidP="00BA3A57">
      <w:pPr>
        <w:pStyle w:val="BodyText"/>
        <w:numPr>
          <w:ilvl w:val="0"/>
          <w:numId w:val="11"/>
        </w:numPr>
      </w:pPr>
      <w:r w:rsidRPr="006D6E48">
        <w:t>Vehicle design and load</w:t>
      </w:r>
    </w:p>
    <w:p w14:paraId="5F654C90" w14:textId="77777777" w:rsidR="00BA3A57" w:rsidRPr="006D6E48" w:rsidRDefault="00BA3A57" w:rsidP="00BA3A57">
      <w:pPr>
        <w:pStyle w:val="BodyText"/>
      </w:pPr>
      <w:r w:rsidRPr="006D6E48">
        <w:lastRenderedPageBreak/>
        <w:t>While not explicitly analyzed by TRB, the following factors from the research questions also lend themselves to the induced exposure technique if one employs the same logic:</w:t>
      </w:r>
    </w:p>
    <w:p w14:paraId="4C371BFC" w14:textId="77777777" w:rsidR="00BA3A57" w:rsidRPr="006D6E48" w:rsidRDefault="00BA3A57" w:rsidP="00BA3A57">
      <w:pPr>
        <w:pStyle w:val="BodyText"/>
        <w:numPr>
          <w:ilvl w:val="0"/>
          <w:numId w:val="12"/>
        </w:numPr>
      </w:pPr>
      <w:r w:rsidRPr="006D6E48">
        <w:t>Carrier characteristics</w:t>
      </w:r>
    </w:p>
    <w:p w14:paraId="79396D0F" w14:textId="77777777" w:rsidR="00BA3A57" w:rsidRPr="006D6E48" w:rsidRDefault="00BA3A57" w:rsidP="00BA3A57">
      <w:pPr>
        <w:pStyle w:val="BodyText"/>
        <w:numPr>
          <w:ilvl w:val="0"/>
          <w:numId w:val="12"/>
        </w:numPr>
      </w:pPr>
      <w:r w:rsidRPr="006D6E48">
        <w:t>Driver health and driving history</w:t>
      </w:r>
    </w:p>
    <w:p w14:paraId="2B19C279" w14:textId="77777777" w:rsidR="00BA3A57" w:rsidRPr="006D6E48" w:rsidRDefault="00BA3A57" w:rsidP="00BA3A57">
      <w:pPr>
        <w:pStyle w:val="BodyText"/>
      </w:pPr>
      <w:r w:rsidRPr="006D6E48">
        <w:t xml:space="preserve">These factors lend themselves to induced exposure because crash investigations may reasonably differentiate crashes where the driver or the truck did or did not exhibit an action that led to the crash. In crashes where the driver and truck exhibited no such action, one can argue (not without opposition) that none of the above could have contributed to the crash, and thus </w:t>
      </w:r>
      <w:r>
        <w:t xml:space="preserve">the percent of these crashes with each condition of these factors </w:t>
      </w:r>
      <w:r w:rsidRPr="006D6E48">
        <w:t>indicate</w:t>
      </w:r>
      <w:r>
        <w:t>s the</w:t>
      </w:r>
      <w:r w:rsidRPr="006D6E48">
        <w:t xml:space="preserve"> exposure</w:t>
      </w:r>
      <w:r>
        <w:t xml:space="preserve"> of the factor’s conditions for trucking operations in general</w:t>
      </w:r>
      <w:r w:rsidRPr="006D6E48">
        <w:t>.</w:t>
      </w:r>
    </w:p>
    <w:p w14:paraId="164676B3" w14:textId="77777777" w:rsidR="00BA3A57" w:rsidRPr="006D6E48" w:rsidRDefault="00BA3A57" w:rsidP="00BA3A57">
      <w:pPr>
        <w:pStyle w:val="BodyText"/>
      </w:pPr>
      <w:r w:rsidRPr="006D6E48">
        <w:t>On the other hand, TRB concludes the following factors, which are also among those in the research questions, are not suitable for analysis with the induced exposure technique:</w:t>
      </w:r>
    </w:p>
    <w:p w14:paraId="2844633B" w14:textId="77777777" w:rsidR="00BA3A57" w:rsidRPr="006D6E48" w:rsidRDefault="00BA3A57" w:rsidP="00BA3A57">
      <w:pPr>
        <w:pStyle w:val="BodyText"/>
        <w:numPr>
          <w:ilvl w:val="0"/>
          <w:numId w:val="13"/>
        </w:numPr>
      </w:pPr>
      <w:r w:rsidRPr="006D6E48">
        <w:t>Vehicle control/speed leading up to and in crash event</w:t>
      </w:r>
    </w:p>
    <w:p w14:paraId="629F9CBB" w14:textId="77777777" w:rsidR="00BA3A57" w:rsidRPr="006D6E48" w:rsidRDefault="00BA3A57" w:rsidP="00BA3A57">
      <w:pPr>
        <w:pStyle w:val="BodyText"/>
        <w:numPr>
          <w:ilvl w:val="0"/>
          <w:numId w:val="13"/>
        </w:numPr>
      </w:pPr>
      <w:r w:rsidRPr="006D6E48">
        <w:t>Roadway design and infrastructure</w:t>
      </w:r>
    </w:p>
    <w:p w14:paraId="204CAB05" w14:textId="77777777" w:rsidR="00BA3A57" w:rsidRPr="006D6E48" w:rsidRDefault="00BA3A57" w:rsidP="00BA3A57">
      <w:pPr>
        <w:pStyle w:val="BodyText"/>
        <w:numPr>
          <w:ilvl w:val="0"/>
          <w:numId w:val="13"/>
        </w:numPr>
      </w:pPr>
      <w:r w:rsidRPr="006D6E48">
        <w:t>Work zone presence</w:t>
      </w:r>
    </w:p>
    <w:p w14:paraId="3849A6AC" w14:textId="77777777" w:rsidR="00BA3A57" w:rsidRPr="006D6E48" w:rsidRDefault="00BA3A57" w:rsidP="00BA3A57">
      <w:pPr>
        <w:pStyle w:val="BodyText"/>
      </w:pPr>
      <w:r w:rsidRPr="006D6E48">
        <w:t>While not explicitly analyzed by TRB, weather and road conditions are probably also unsuitable for analysis with the induced exposure technique. For all the above factors, it is difficult to distinguish crashes where the factor could and could not have contributed. What variable indicates the factor is irrelevant? For example, among all crashes on sharp curves or in the rain, what measure separate</w:t>
      </w:r>
      <w:r>
        <w:t>s</w:t>
      </w:r>
      <w:r w:rsidRPr="006D6E48">
        <w:t xml:space="preserve"> crashes where the curve or the rain could impact likelihood from crashes from where they cannot? </w:t>
      </w:r>
    </w:p>
    <w:p w14:paraId="7C8BF5BD" w14:textId="77777777" w:rsidR="00BA3A57" w:rsidRPr="006D6E48" w:rsidRDefault="00BA3A57" w:rsidP="00BA3A57">
      <w:pPr>
        <w:pStyle w:val="BodyText"/>
      </w:pPr>
      <w:r w:rsidRPr="006D6E48">
        <w:t xml:space="preserve">A few research questions concern relative frequencies of the types of crashes involving heavy-duty trucks and different types of other parties (light vehicles, vulnerable road users, construction workers). The study is eminently suitable for obtaining these statistics, and they may be useful for prioritizing follow-up research. However, they cannot in themselves identify causal factors in crashes, nor can they allow valid estimation of the number of crashes addressable by measures directed at </w:t>
      </w:r>
      <w:r>
        <w:t>heavy-duty</w:t>
      </w:r>
      <w:r w:rsidRPr="006D6E48">
        <w:t xml:space="preserve"> trucks and their drivers </w:t>
      </w:r>
      <w:sdt>
        <w:sdtPr>
          <w:id w:val="1375969749"/>
          <w:citation/>
        </w:sdtPr>
        <w:sdtContent>
          <w:r w:rsidRPr="006D6E48">
            <w:fldChar w:fldCharType="begin"/>
          </w:r>
          <w:r w:rsidRPr="006D6E48">
            <w:instrText xml:space="preserve">CITATION Hed03 \l 1033 </w:instrText>
          </w:r>
          <w:r w:rsidRPr="006D6E48">
            <w:fldChar w:fldCharType="separate"/>
          </w:r>
          <w:r w:rsidRPr="00777ECF">
            <w:rPr>
              <w:noProof/>
            </w:rPr>
            <w:t>[7]</w:t>
          </w:r>
          <w:r w:rsidRPr="006D6E48">
            <w:fldChar w:fldCharType="end"/>
          </w:r>
        </w:sdtContent>
      </w:sdt>
      <w:r w:rsidRPr="006D6E48">
        <w:t>. For example, the data may show that 30% of truck-pedestrian fatalities occur in darkness. Without knowing the proportion of time that pedestrians near in-motion trucks are in darkness versus in the light one cannot conclude if darkness is a risk factor.</w:t>
      </w:r>
    </w:p>
    <w:p w14:paraId="205F4B06" w14:textId="77777777" w:rsidR="00BA3A57" w:rsidRDefault="00BA3A57" w:rsidP="00BA3A57">
      <w:pPr>
        <w:pStyle w:val="Heading2"/>
      </w:pPr>
      <w:bookmarkStart w:id="21" w:name="_Toc191042296"/>
      <w:r>
        <w:t>Implications for Research Questions</w:t>
      </w:r>
      <w:bookmarkEnd w:id="21"/>
    </w:p>
    <w:p w14:paraId="02CDE64C" w14:textId="77777777" w:rsidR="00BA3A57" w:rsidRPr="006D6E48" w:rsidRDefault="00BA3A57" w:rsidP="00BA3A57">
      <w:pPr>
        <w:pStyle w:val="BodyText"/>
      </w:pPr>
      <w:r w:rsidRPr="006D6E48">
        <w:t xml:space="preserve">From a sampling perspective, the solution is to forego the induced exposure technique and include in the sample plan the collection of detail data on trucks undergoing routine operations. However, that is not doable given the restrictions of the study. At this time, one cannot expect </w:t>
      </w:r>
      <w:r>
        <w:t>S/J</w:t>
      </w:r>
      <w:r w:rsidRPr="006D6E48">
        <w:t xml:space="preserve">s to collect data on trucks that are just going down the road in order to get the exposure rates for all variables. Perhaps after the study, follow-up work with </w:t>
      </w:r>
      <w:r>
        <w:t>S/J</w:t>
      </w:r>
      <w:r w:rsidRPr="006D6E48">
        <w:t xml:space="preserve"> partners could collect such valuable, highly detailed exposure data.</w:t>
      </w:r>
    </w:p>
    <w:p w14:paraId="30089F2B" w14:textId="77777777" w:rsidR="00BA3A57" w:rsidRPr="006D6E48" w:rsidRDefault="00BA3A57" w:rsidP="00BA3A57">
      <w:pPr>
        <w:pStyle w:val="BodyText"/>
      </w:pPr>
      <w:r w:rsidRPr="006D6E48">
        <w:lastRenderedPageBreak/>
        <w:t xml:space="preserve">Barring a solution in sampling, the implications is that the CCFP should take a careful look at each factor in its research question and determine (and document) how </w:t>
      </w:r>
      <w:r>
        <w:t xml:space="preserve">the factor’s role in crashes will be evaluated. If </w:t>
      </w:r>
      <w:r w:rsidRPr="006D6E48">
        <w:t xml:space="preserve">induced exposure </w:t>
      </w:r>
      <w:r>
        <w:t xml:space="preserve">is to be </w:t>
      </w:r>
      <w:r w:rsidRPr="006D6E48">
        <w:t>used:</w:t>
      </w:r>
    </w:p>
    <w:p w14:paraId="55CEF8E2" w14:textId="77777777" w:rsidR="00BA3A57" w:rsidRPr="006D6E48" w:rsidRDefault="00BA3A57" w:rsidP="00BA3A57">
      <w:pPr>
        <w:pStyle w:val="BodyText"/>
        <w:numPr>
          <w:ilvl w:val="0"/>
          <w:numId w:val="15"/>
        </w:numPr>
      </w:pPr>
      <w:r w:rsidRPr="006D6E48">
        <w:t>What variable can defensibly serve to identify relevant and irrelevant crashes?</w:t>
      </w:r>
    </w:p>
    <w:p w14:paraId="002ED2CB" w14:textId="77777777" w:rsidR="00BA3A57" w:rsidRPr="006D6E48" w:rsidRDefault="00BA3A57" w:rsidP="00BA3A57">
      <w:pPr>
        <w:pStyle w:val="BodyText"/>
        <w:numPr>
          <w:ilvl w:val="0"/>
          <w:numId w:val="15"/>
        </w:numPr>
      </w:pPr>
      <w:r w:rsidRPr="006D6E48">
        <w:t>Does the variable have adequately large marginals given the limited sample size?</w:t>
      </w:r>
    </w:p>
    <w:p w14:paraId="1F595D50" w14:textId="77777777" w:rsidR="00BA3A57" w:rsidRPr="006D6E48" w:rsidRDefault="00BA3A57" w:rsidP="00BA3A57">
      <w:pPr>
        <w:pStyle w:val="BodyText"/>
        <w:numPr>
          <w:ilvl w:val="0"/>
          <w:numId w:val="15"/>
        </w:numPr>
      </w:pPr>
      <w:r w:rsidRPr="006D6E48">
        <w:t xml:space="preserve">What other data should be collected to statistically control for confounds in such a variable (e.g., long haul versus local operations)? </w:t>
      </w:r>
    </w:p>
    <w:p w14:paraId="425D75F1" w14:textId="77777777" w:rsidR="00BA3A57" w:rsidRPr="006D6E48" w:rsidRDefault="00BA3A57" w:rsidP="00BA3A57">
      <w:pPr>
        <w:pStyle w:val="BodyText"/>
        <w:numPr>
          <w:ilvl w:val="0"/>
          <w:numId w:val="15"/>
        </w:numPr>
      </w:pPr>
      <w:r w:rsidRPr="006D6E48">
        <w:t xml:space="preserve">If there is no suitable variable, can one be created and collected? For example, one case </w:t>
      </w:r>
      <w:sdt>
        <w:sdtPr>
          <w:id w:val="1919901243"/>
          <w:citation/>
        </w:sdtPr>
        <w:sdtContent>
          <w:r w:rsidRPr="006D6E48">
            <w:fldChar w:fldCharType="begin"/>
          </w:r>
          <w:r w:rsidRPr="006D6E48">
            <w:instrText xml:space="preserve"> CITATION Bel18 \l 1033 </w:instrText>
          </w:r>
          <w:r w:rsidRPr="006D6E48">
            <w:fldChar w:fldCharType="separate"/>
          </w:r>
          <w:r w:rsidRPr="00777ECF">
            <w:rPr>
              <w:noProof/>
            </w:rPr>
            <w:t>[11]</w:t>
          </w:r>
          <w:r w:rsidRPr="006D6E48">
            <w:fldChar w:fldCharType="end"/>
          </w:r>
        </w:sdtContent>
      </w:sdt>
      <w:r w:rsidRPr="006D6E48">
        <w:t xml:space="preserve"> used the LTCCS’s “critical reason” for the crash to divide crashes into relevant and not, which was likely more valid for their purposes than using stopped versus moving trucks.</w:t>
      </w:r>
      <w:r>
        <w:t xml:space="preserve"> Even if no variable can added to provide true exposure estimates, perhaps a variable may be added to provide enlightening comparisons of factor conditions.</w:t>
      </w:r>
    </w:p>
    <w:p w14:paraId="16828967" w14:textId="77777777" w:rsidR="00BA3A57" w:rsidRPr="006D6E48" w:rsidRDefault="00BA3A57" w:rsidP="00BA3A57">
      <w:pPr>
        <w:pStyle w:val="BodyText"/>
        <w:numPr>
          <w:ilvl w:val="0"/>
          <w:numId w:val="15"/>
        </w:numPr>
      </w:pPr>
      <w:r w:rsidRPr="006D6E48">
        <w:t>For any new variable added to the Heavy-Duty Truck Study, how should such data be collected (e.g., through investigator analysis and professional opinion, interviews with company management)?</w:t>
      </w:r>
    </w:p>
    <w:p w14:paraId="28DDE8A5" w14:textId="77777777" w:rsidR="00BA3A57" w:rsidRDefault="00BA3A57" w:rsidP="00BA3A57">
      <w:pPr>
        <w:pStyle w:val="BodyText"/>
        <w:numPr>
          <w:ilvl w:val="0"/>
          <w:numId w:val="15"/>
        </w:numPr>
      </w:pPr>
      <w:r w:rsidRPr="006D6E48">
        <w:t>If no suitable variable can be included in the study’s data, is there another specific source (a separate dataset) that can provide useful exposure data?</w:t>
      </w:r>
    </w:p>
    <w:p w14:paraId="6432CC91" w14:textId="77777777" w:rsidR="00BA3A57" w:rsidRPr="006D6E48" w:rsidRDefault="00BA3A57" w:rsidP="00BA3A57">
      <w:pPr>
        <w:pStyle w:val="BodyText"/>
        <w:numPr>
          <w:ilvl w:val="0"/>
          <w:numId w:val="15"/>
        </w:numPr>
      </w:pPr>
      <w:r>
        <w:t xml:space="preserve">If no </w:t>
      </w:r>
      <w:r w:rsidRPr="006D6E48">
        <w:t xml:space="preserve">exposure </w:t>
      </w:r>
      <w:r>
        <w:t xml:space="preserve">or comparison </w:t>
      </w:r>
      <w:r w:rsidRPr="006D6E48">
        <w:t xml:space="preserve">data can be </w:t>
      </w:r>
      <w:r>
        <w:t>obtained</w:t>
      </w:r>
      <w:r w:rsidRPr="006D6E48">
        <w:t xml:space="preserve"> </w:t>
      </w:r>
      <w:r>
        <w:t>to assess a factor, can the factor’s contribution to crashes be assessed by some other means?</w:t>
      </w:r>
    </w:p>
    <w:p w14:paraId="0BDED396" w14:textId="77777777" w:rsidR="00BA3A57" w:rsidRPr="006D6E48" w:rsidRDefault="00BA3A57" w:rsidP="00BA3A57">
      <w:pPr>
        <w:pStyle w:val="BodyText"/>
      </w:pPr>
      <w:r>
        <w:t>If no means can be provided to determine a f</w:t>
      </w:r>
      <w:r w:rsidRPr="006D6E48">
        <w:t>actor</w:t>
      </w:r>
      <w:ins w:id="22" w:author="Zuschlag, Michael (Volpe)" w:date="2025-02-19T14:32:00Z" w16du:dateUtc="2025-02-19T19:32:00Z">
        <w:r>
          <w:t>’</w:t>
        </w:r>
      </w:ins>
      <w:r w:rsidRPr="006D6E48">
        <w:t xml:space="preserve">s </w:t>
      </w:r>
      <w:r>
        <w:t xml:space="preserve">contribution to the study, then such a factor is a </w:t>
      </w:r>
      <w:r w:rsidRPr="006D6E48">
        <w:t>candidate</w:t>
      </w:r>
      <w:del w:id="23" w:author="Zuschlag, Michael (Volpe)" w:date="2025-02-19T14:33:00Z" w16du:dateUtc="2025-02-19T19:33:00Z">
        <w:r w:rsidRPr="006D6E48" w:rsidDel="007F367F">
          <w:delText>s</w:delText>
        </w:r>
      </w:del>
      <w:r w:rsidRPr="006D6E48">
        <w:t xml:space="preserve"> for removal from the study. This would allow resources to focus on the factors that are more likely to yield conclusive results. </w:t>
      </w:r>
    </w:p>
    <w:p w14:paraId="7E67CD19" w14:textId="77777777" w:rsidR="00BA3A57" w:rsidRDefault="00BA3A57" w:rsidP="00BA3A57">
      <w:pPr>
        <w:pStyle w:val="Heading1"/>
      </w:pPr>
      <w:bookmarkStart w:id="24" w:name="_Toc191042297"/>
      <w:r>
        <w:t>Sample Representativeness</w:t>
      </w:r>
      <w:bookmarkEnd w:id="24"/>
    </w:p>
    <w:p w14:paraId="6F342D58" w14:textId="77777777" w:rsidR="00BA3A57" w:rsidRPr="006D6E48" w:rsidRDefault="00BA3A57" w:rsidP="00BA3A57">
      <w:pPr>
        <w:pStyle w:val="BodyText"/>
      </w:pPr>
      <w:r w:rsidRPr="006D6E48">
        <w:t xml:space="preserve">Both CDC </w:t>
      </w:r>
      <w:sdt>
        <w:sdtPr>
          <w:id w:val="858158991"/>
          <w:citation/>
        </w:sdtPr>
        <w:sdtContent>
          <w:r w:rsidRPr="006D6E48">
            <w:fldChar w:fldCharType="begin"/>
          </w:r>
          <w:r w:rsidRPr="006D6E48">
            <w:instrText xml:space="preserve">CITATION Cen05 \l 1033 </w:instrText>
          </w:r>
          <w:r w:rsidRPr="006D6E48">
            <w:fldChar w:fldCharType="separate"/>
          </w:r>
          <w:r w:rsidRPr="00777ECF">
            <w:rPr>
              <w:noProof/>
            </w:rPr>
            <w:t>[6]</w:t>
          </w:r>
          <w:r w:rsidRPr="006D6E48">
            <w:fldChar w:fldCharType="end"/>
          </w:r>
        </w:sdtContent>
      </w:sdt>
      <w:r w:rsidRPr="006D6E48">
        <w:t xml:space="preserve"> and TRB </w:t>
      </w:r>
      <w:sdt>
        <w:sdtPr>
          <w:id w:val="-492727216"/>
          <w:citation/>
        </w:sdtPr>
        <w:sdtContent>
          <w:r w:rsidRPr="006D6E48">
            <w:fldChar w:fldCharType="begin"/>
          </w:r>
          <w:r w:rsidRPr="006D6E48">
            <w:instrText xml:space="preserve">CITATION Hed03 \l 1033 </w:instrText>
          </w:r>
          <w:r w:rsidRPr="006D6E48">
            <w:fldChar w:fldCharType="separate"/>
          </w:r>
          <w:r w:rsidRPr="00777ECF">
            <w:rPr>
              <w:noProof/>
            </w:rPr>
            <w:t>[7]</w:t>
          </w:r>
          <w:r w:rsidRPr="006D6E48">
            <w:fldChar w:fldCharType="end"/>
          </w:r>
        </w:sdtContent>
      </w:sdt>
      <w:r w:rsidRPr="006D6E48">
        <w:t xml:space="preserve"> acknowledge that the sampling plan for the LTCCS achieved an unbiased, nationally representative sample of crashes involving large trucks. Such representative sample is helpful for estimating the prevalence of certain types of crashes, which corresponds to the study’s draft research questions (e.g., regarding vulnerable road users)</w:t>
      </w:r>
      <w:sdt>
        <w:sdtPr>
          <w:id w:val="1738441646"/>
          <w:citation/>
        </w:sdtPr>
        <w:sdtContent>
          <w:r w:rsidRPr="006D6E48">
            <w:fldChar w:fldCharType="begin"/>
          </w:r>
          <w:r w:rsidRPr="006D6E48">
            <w:instrText xml:space="preserve">CITATION Sto23 \l 1033 </w:instrText>
          </w:r>
          <w:r w:rsidRPr="006D6E48">
            <w:fldChar w:fldCharType="separate"/>
          </w:r>
          <w:r>
            <w:rPr>
              <w:noProof/>
            </w:rPr>
            <w:t xml:space="preserve"> </w:t>
          </w:r>
          <w:r w:rsidRPr="00777ECF">
            <w:rPr>
              <w:noProof/>
            </w:rPr>
            <w:t>[1]</w:t>
          </w:r>
          <w:r w:rsidRPr="006D6E48">
            <w:fldChar w:fldCharType="end"/>
          </w:r>
        </w:sdtContent>
      </w:sdt>
      <w:r w:rsidRPr="006D6E48">
        <w:t>. The LTCCS achieved a representative sample by randomly selecting small geographic data-collection areas corresponding</w:t>
      </w:r>
      <w:r>
        <w:t xml:space="preserve"> to</w:t>
      </w:r>
      <w:r w:rsidRPr="006D6E48">
        <w:t xml:space="preserve"> the “Primary Sampling Units” of the National Highway Traffic Safety Administration’s (NHTSA’s) Crash Investigation Sampling System (CISS). </w:t>
      </w:r>
    </w:p>
    <w:p w14:paraId="3FBC6D26" w14:textId="77777777" w:rsidR="00BA3A57" w:rsidRPr="006D6E48" w:rsidRDefault="00BA3A57" w:rsidP="00BA3A57">
      <w:pPr>
        <w:pStyle w:val="BodyText"/>
      </w:pPr>
      <w:r w:rsidRPr="006D6E48">
        <w:t>The Heavy-Duty Truck Study uses the same general sampling approach as used in the LTCCS, including by employing regional stratification. However, it is not practical for the study to seek representativeness through random sampling of data-collection areas. This is due to restrictions related to the combination of:</w:t>
      </w:r>
    </w:p>
    <w:p w14:paraId="3AB41F1A" w14:textId="77777777" w:rsidR="00BA3A57" w:rsidRPr="006D6E48" w:rsidRDefault="00BA3A57" w:rsidP="00BA3A57">
      <w:pPr>
        <w:pStyle w:val="BodyText"/>
        <w:numPr>
          <w:ilvl w:val="0"/>
          <w:numId w:val="17"/>
        </w:numPr>
      </w:pPr>
      <w:r>
        <w:lastRenderedPageBreak/>
        <w:t>S/J</w:t>
      </w:r>
      <w:r w:rsidRPr="006D6E48">
        <w:t xml:space="preserve"> investigative capability</w:t>
      </w:r>
    </w:p>
    <w:p w14:paraId="2B19E92F" w14:textId="77777777" w:rsidR="00BA3A57" w:rsidRPr="006D6E48" w:rsidRDefault="00BA3A57" w:rsidP="00BA3A57">
      <w:pPr>
        <w:pStyle w:val="BodyText"/>
        <w:numPr>
          <w:ilvl w:val="0"/>
          <w:numId w:val="17"/>
        </w:numPr>
      </w:pPr>
      <w:r w:rsidRPr="006D6E48">
        <w:t>Stratification by U.S. region</w:t>
      </w:r>
    </w:p>
    <w:p w14:paraId="1C138785" w14:textId="77777777" w:rsidR="00BA3A57" w:rsidRPr="006D6E48" w:rsidRDefault="00BA3A57" w:rsidP="00BA3A57">
      <w:pPr>
        <w:pStyle w:val="BodyText"/>
        <w:numPr>
          <w:ilvl w:val="0"/>
          <w:numId w:val="17"/>
        </w:numPr>
      </w:pPr>
      <w:r w:rsidRPr="006D6E48">
        <w:t>Meeting target sample size</w:t>
      </w:r>
    </w:p>
    <w:p w14:paraId="3442ABD2" w14:textId="77777777" w:rsidR="00BA3A57" w:rsidRDefault="00BA3A57" w:rsidP="00BA3A57">
      <w:pPr>
        <w:pStyle w:val="BodyText"/>
      </w:pPr>
      <w:r w:rsidRPr="006D6E48">
        <w:t>The combined effect of these restrictions on the practicality of random sampling is detailed in the sections below.</w:t>
      </w:r>
    </w:p>
    <w:p w14:paraId="7CC65B19" w14:textId="77777777" w:rsidR="00BA3A57" w:rsidRPr="006D6E48" w:rsidRDefault="00BA3A57" w:rsidP="00BA3A57">
      <w:pPr>
        <w:pStyle w:val="Heading2"/>
      </w:pPr>
      <w:bookmarkStart w:id="25" w:name="_Toc191042298"/>
      <w:r>
        <w:t>S/J Investigative Capability</w:t>
      </w:r>
      <w:bookmarkEnd w:id="25"/>
    </w:p>
    <w:p w14:paraId="60A1B6AE" w14:textId="77777777" w:rsidR="00BA3A57" w:rsidRPr="006D6E48" w:rsidRDefault="00BA3A57" w:rsidP="00BA3A57">
      <w:pPr>
        <w:pStyle w:val="BodyText"/>
      </w:pPr>
      <w:r w:rsidRPr="006D6E48">
        <w:t xml:space="preserve">The study seeks to collect data on 2,000 fatal crashes involving Class 7 and 8 trucks over the span of two years, and it intends to collect these data through a partnership </w:t>
      </w:r>
      <w:r>
        <w:t>with</w:t>
      </w:r>
      <w:r w:rsidRPr="006D6E48">
        <w:t xml:space="preserve"> </w:t>
      </w:r>
      <w:r>
        <w:t>S/J</w:t>
      </w:r>
      <w:r w:rsidRPr="006D6E48">
        <w:t xml:space="preserve">s. The selection of </w:t>
      </w:r>
      <w:r>
        <w:t>S/J</w:t>
      </w:r>
      <w:r w:rsidRPr="006D6E48">
        <w:t xml:space="preserve"> partners</w:t>
      </w:r>
      <w:r>
        <w:t xml:space="preserve"> for sample data collection</w:t>
      </w:r>
      <w:r w:rsidRPr="006D6E48">
        <w:t xml:space="preserve"> is driven by the following considerations:</w:t>
      </w:r>
    </w:p>
    <w:p w14:paraId="36EA20EE" w14:textId="77777777" w:rsidR="00BA3A57" w:rsidRPr="006D6E48" w:rsidRDefault="00BA3A57" w:rsidP="00BA3A57">
      <w:pPr>
        <w:pStyle w:val="BodyText"/>
        <w:numPr>
          <w:ilvl w:val="0"/>
          <w:numId w:val="19"/>
        </w:numPr>
      </w:pPr>
      <w:r w:rsidRPr="006D6E48">
        <w:t xml:space="preserve">The </w:t>
      </w:r>
      <w:r>
        <w:t>S/J</w:t>
      </w:r>
      <w:r w:rsidRPr="006D6E48">
        <w:t>’s investigative capability to capture crash data accurately and completely</w:t>
      </w:r>
    </w:p>
    <w:p w14:paraId="4EFE1DA1" w14:textId="77777777" w:rsidR="00BA3A57" w:rsidRPr="006D6E48" w:rsidRDefault="00BA3A57" w:rsidP="00BA3A57">
      <w:pPr>
        <w:pStyle w:val="BodyText"/>
        <w:numPr>
          <w:ilvl w:val="0"/>
          <w:numId w:val="19"/>
        </w:numPr>
      </w:pPr>
      <w:r w:rsidRPr="006D6E48">
        <w:t>The importance of representing all major regions of the contiguous U.S. and both rural and urban areas</w:t>
      </w:r>
    </w:p>
    <w:p w14:paraId="05C39B29" w14:textId="77777777" w:rsidR="00BA3A57" w:rsidRPr="006D6E48" w:rsidRDefault="00BA3A57" w:rsidP="00BA3A57">
      <w:pPr>
        <w:pStyle w:val="BodyText"/>
        <w:numPr>
          <w:ilvl w:val="0"/>
          <w:numId w:val="19"/>
        </w:numPr>
      </w:pPr>
      <w:r w:rsidRPr="006D6E48">
        <w:t>The likelihood of meeting the target sample size of 2,000 crashes in two years</w:t>
      </w:r>
    </w:p>
    <w:p w14:paraId="3C241610" w14:textId="77777777" w:rsidR="00BA3A57" w:rsidRPr="006D6E48" w:rsidRDefault="00BA3A57" w:rsidP="00BA3A57">
      <w:pPr>
        <w:pStyle w:val="BodyText"/>
        <w:numPr>
          <w:ilvl w:val="0"/>
          <w:numId w:val="19"/>
        </w:numPr>
      </w:pPr>
      <w:r w:rsidRPr="006D6E48">
        <w:t>The representativeness of the sample</w:t>
      </w:r>
    </w:p>
    <w:p w14:paraId="4F6F370F" w14:textId="77777777" w:rsidR="00BA3A57" w:rsidRPr="006D6E48" w:rsidRDefault="00BA3A57" w:rsidP="00BA3A57">
      <w:pPr>
        <w:pStyle w:val="BodyText"/>
      </w:pPr>
      <w:r w:rsidRPr="006D6E48">
        <w:t xml:space="preserve">The accuracy and completeness of the crash data will depend on the investigative capability of the </w:t>
      </w:r>
      <w:r>
        <w:t>S/J</w:t>
      </w:r>
      <w:r w:rsidRPr="006D6E48">
        <w:t xml:space="preserve"> partners that collect the data. </w:t>
      </w:r>
      <w:r>
        <w:t>S/J</w:t>
      </w:r>
      <w:r w:rsidRPr="006D6E48">
        <w:t xml:space="preserve"> data collection, combined with interviews, can match the accuracy and completeness achieved by the LTCCS using its project-specific on-site investigators. The University of Michigan Transportation Research Institute (UMTRI’s) combined State crash records with interview data from the Trucks Involved in Fatal Accidents survey (TIFA), whose data collection overlapped with the LTCCS</w:t>
      </w:r>
      <w:sdt>
        <w:sdtPr>
          <w:id w:val="-1542595010"/>
          <w:citation/>
        </w:sdtPr>
        <w:sdtContent>
          <w:r w:rsidRPr="006D6E48">
            <w:fldChar w:fldCharType="begin"/>
          </w:r>
          <w:r w:rsidRPr="006D6E48">
            <w:instrText xml:space="preserve">CITATION Blo07 \l 1033 </w:instrText>
          </w:r>
          <w:r w:rsidRPr="006D6E48">
            <w:fldChar w:fldCharType="separate"/>
          </w:r>
          <w:r>
            <w:rPr>
              <w:noProof/>
            </w:rPr>
            <w:t xml:space="preserve"> </w:t>
          </w:r>
          <w:r w:rsidRPr="00777ECF">
            <w:rPr>
              <w:noProof/>
            </w:rPr>
            <w:t>[12]</w:t>
          </w:r>
          <w:r w:rsidRPr="006D6E48">
            <w:fldChar w:fldCharType="end"/>
          </w:r>
        </w:sdtContent>
      </w:sdt>
      <w:r w:rsidRPr="006D6E48">
        <w:t xml:space="preserve">. With TIFA data coming from interviews and State data coming mostly from police crash reports and some crash reconstructions, UMTRI was able to accurately derive many of the key variable values the LTCCS determined with its own investigators. </w:t>
      </w:r>
    </w:p>
    <w:p w14:paraId="78A00CB8" w14:textId="77777777" w:rsidR="00BA3A57" w:rsidRPr="006D6E48" w:rsidRDefault="00BA3A57" w:rsidP="00BA3A57">
      <w:pPr>
        <w:pStyle w:val="BodyText"/>
      </w:pPr>
      <w:r w:rsidRPr="006D6E48">
        <w:t xml:space="preserve">However, UMTRI uncovered some possible issues with relying on interviews and State data. Moreso than </w:t>
      </w:r>
      <w:proofErr w:type="gramStart"/>
      <w:r w:rsidRPr="006D6E48">
        <w:t>the LTCCS</w:t>
      </w:r>
      <w:proofErr w:type="gramEnd"/>
      <w:r w:rsidRPr="006D6E48">
        <w:t>, UMTRI was unable to assign known values to the variables, as shown in</w:t>
      </w:r>
      <w:r>
        <w:t xml:space="preserve"> </w:t>
      </w:r>
      <w:r>
        <w:fldChar w:fldCharType="begin"/>
      </w:r>
      <w:r>
        <w:instrText xml:space="preserve"> REF _Ref180661859 \h </w:instrText>
      </w:r>
      <w:r>
        <w:fldChar w:fldCharType="separate"/>
      </w:r>
      <w:r>
        <w:t xml:space="preserve">Table </w:t>
      </w:r>
      <w:r>
        <w:rPr>
          <w:noProof/>
        </w:rPr>
        <w:t>2</w:t>
      </w:r>
      <w:r>
        <w:fldChar w:fldCharType="end"/>
      </w:r>
      <w:r w:rsidRPr="006D6E48">
        <w:t>. For UMTRI, the more detail sought, the less certain value assignments could be. For example, UMTRI found it especially difficult to distinguish between driver recognition and driver decision as a critical reason in crashes</w:t>
      </w:r>
      <w:sdt>
        <w:sdtPr>
          <w:id w:val="-742717881"/>
          <w:citation/>
        </w:sdtPr>
        <w:sdtContent>
          <w:r w:rsidRPr="006D6E48">
            <w:fldChar w:fldCharType="begin"/>
          </w:r>
          <w:r w:rsidRPr="006D6E48">
            <w:instrText xml:space="preserve">CITATION Blo07 \l 1033 </w:instrText>
          </w:r>
          <w:r w:rsidRPr="006D6E48">
            <w:fldChar w:fldCharType="separate"/>
          </w:r>
          <w:r>
            <w:rPr>
              <w:noProof/>
            </w:rPr>
            <w:t xml:space="preserve"> </w:t>
          </w:r>
          <w:r w:rsidRPr="00777ECF">
            <w:rPr>
              <w:noProof/>
            </w:rPr>
            <w:t>[12]</w:t>
          </w:r>
          <w:r w:rsidRPr="006D6E48">
            <w:fldChar w:fldCharType="end"/>
          </w:r>
        </w:sdtContent>
      </w:sdt>
      <w:r w:rsidRPr="006D6E48">
        <w:t xml:space="preserve">. </w:t>
      </w:r>
    </w:p>
    <w:p w14:paraId="2F14D99E" w14:textId="77777777" w:rsidR="00BA3A57" w:rsidRDefault="00BA3A57" w:rsidP="00BA3A57">
      <w:pPr>
        <w:pStyle w:val="Caption"/>
        <w:keepNext/>
      </w:pPr>
      <w:bookmarkStart w:id="26" w:name="_Ref180661859"/>
      <w:r>
        <w:t xml:space="preserve">Table </w:t>
      </w:r>
      <w:fldSimple w:instr=" SEQ Table \* ARABIC ">
        <w:r>
          <w:rPr>
            <w:noProof/>
          </w:rPr>
          <w:t>2</w:t>
        </w:r>
      </w:fldSimple>
      <w:bookmarkEnd w:id="26"/>
      <w:r>
        <w:t>. Percent of crashes coded as "Unknown" for UMTRI using TIFA and State data</w:t>
      </w:r>
      <w:r>
        <w:rPr>
          <w:noProof/>
        </w:rPr>
        <w:t xml:space="preserve"> versus LTCCS</w:t>
      </w:r>
    </w:p>
    <w:tbl>
      <w:tblPr>
        <w:tblStyle w:val="GridTable4-Accent6"/>
        <w:tblW w:w="0" w:type="auto"/>
        <w:tblCellMar>
          <w:right w:w="576" w:type="dxa"/>
        </w:tblCellMar>
        <w:tblLook w:val="04A0" w:firstRow="1" w:lastRow="0" w:firstColumn="1" w:lastColumn="0" w:noHBand="0" w:noVBand="1"/>
      </w:tblPr>
      <w:tblGrid>
        <w:gridCol w:w="2965"/>
        <w:gridCol w:w="1755"/>
        <w:gridCol w:w="1755"/>
      </w:tblGrid>
      <w:tr w:rsidR="00BA3A57" w14:paraId="1FB5002B"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965" w:type="dxa"/>
            <w:shd w:val="clear" w:color="auto" w:fill="001646" w:themeFill="accent1"/>
          </w:tcPr>
          <w:p w14:paraId="4DED5618" w14:textId="77777777" w:rsidR="00BA3A57" w:rsidRPr="00440091" w:rsidRDefault="00BA3A57" w:rsidP="00BF72F0">
            <w:pPr>
              <w:pStyle w:val="Chartheader"/>
              <w:spacing w:before="60" w:after="60"/>
              <w:rPr>
                <w:rFonts w:asciiTheme="majorHAnsi" w:hAnsiTheme="majorHAnsi" w:cstheme="majorHAnsi"/>
                <w:b/>
                <w:bCs w:val="0"/>
                <w:sz w:val="18"/>
                <w:szCs w:val="18"/>
              </w:rPr>
            </w:pPr>
            <w:r w:rsidRPr="00440091">
              <w:rPr>
                <w:rFonts w:asciiTheme="majorHAnsi" w:hAnsiTheme="majorHAnsi" w:cstheme="majorHAnsi"/>
                <w:b/>
                <w:bCs w:val="0"/>
                <w:sz w:val="18"/>
                <w:szCs w:val="18"/>
              </w:rPr>
              <w:t>Variable</w:t>
            </w:r>
          </w:p>
        </w:tc>
        <w:tc>
          <w:tcPr>
            <w:tcW w:w="1755" w:type="dxa"/>
            <w:shd w:val="clear" w:color="auto" w:fill="001646" w:themeFill="accent1"/>
          </w:tcPr>
          <w:p w14:paraId="250CAC70" w14:textId="77777777" w:rsidR="00BA3A57" w:rsidRPr="00440091" w:rsidRDefault="00BA3A57" w:rsidP="00BF72F0">
            <w:pPr>
              <w:pStyle w:val="Chartheader"/>
              <w:spacing w:before="60" w:after="60"/>
              <w:jc w:val="righ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440091">
              <w:rPr>
                <w:rFonts w:asciiTheme="majorHAnsi" w:hAnsiTheme="majorHAnsi" w:cstheme="majorHAnsi"/>
                <w:b/>
                <w:bCs w:val="0"/>
                <w:sz w:val="18"/>
                <w:szCs w:val="18"/>
              </w:rPr>
              <w:t>UMTRI</w:t>
            </w:r>
          </w:p>
        </w:tc>
        <w:tc>
          <w:tcPr>
            <w:tcW w:w="1755" w:type="dxa"/>
            <w:shd w:val="clear" w:color="auto" w:fill="001646" w:themeFill="accent1"/>
          </w:tcPr>
          <w:p w14:paraId="724016BB" w14:textId="77777777" w:rsidR="00BA3A57" w:rsidRPr="00440091" w:rsidRDefault="00BA3A57" w:rsidP="00BF72F0">
            <w:pPr>
              <w:pStyle w:val="Chartheader"/>
              <w:spacing w:before="60" w:after="60"/>
              <w:jc w:val="righ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440091">
              <w:rPr>
                <w:rFonts w:asciiTheme="majorHAnsi" w:hAnsiTheme="majorHAnsi" w:cstheme="majorHAnsi"/>
                <w:b/>
                <w:bCs w:val="0"/>
                <w:sz w:val="18"/>
                <w:szCs w:val="18"/>
              </w:rPr>
              <w:t>LTCCS</w:t>
            </w:r>
          </w:p>
        </w:tc>
      </w:tr>
      <w:tr w:rsidR="00BA3A57" w14:paraId="5CF88DDC" w14:textId="77777777" w:rsidTr="00BF72F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15386B" w:themeColor="accent6"/>
              <w:bottom w:val="nil"/>
            </w:tcBorders>
          </w:tcPr>
          <w:p w14:paraId="7DD42B63" w14:textId="77777777" w:rsidR="00BA3A57" w:rsidRPr="001E3DC5" w:rsidRDefault="00BA3A57" w:rsidP="00BF72F0">
            <w:pPr>
              <w:pStyle w:val="BodyText"/>
              <w:spacing w:before="60" w:after="60" w:line="240" w:lineRule="auto"/>
              <w:rPr>
                <w:rFonts w:asciiTheme="majorHAnsi" w:hAnsiTheme="majorHAnsi" w:cstheme="majorHAnsi"/>
                <w:sz w:val="18"/>
                <w:szCs w:val="18"/>
              </w:rPr>
            </w:pPr>
            <w:r w:rsidRPr="001E3DC5">
              <w:rPr>
                <w:rFonts w:asciiTheme="majorHAnsi" w:hAnsiTheme="majorHAnsi" w:cstheme="majorHAnsi"/>
                <w:sz w:val="18"/>
                <w:szCs w:val="18"/>
              </w:rPr>
              <w:t>Critical Reason</w:t>
            </w:r>
          </w:p>
        </w:tc>
        <w:tc>
          <w:tcPr>
            <w:tcW w:w="1755" w:type="dxa"/>
            <w:tcBorders>
              <w:top w:val="single" w:sz="4" w:space="0" w:color="15386B" w:themeColor="accent6"/>
              <w:bottom w:val="nil"/>
            </w:tcBorders>
          </w:tcPr>
          <w:p w14:paraId="4F9176E4" w14:textId="77777777" w:rsidR="00BA3A57" w:rsidRPr="001E3DC5" w:rsidRDefault="00BA3A57" w:rsidP="00BF72F0">
            <w:pPr>
              <w:pStyle w:val="BodyText"/>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12.2%</w:t>
            </w:r>
          </w:p>
        </w:tc>
        <w:tc>
          <w:tcPr>
            <w:tcW w:w="1755" w:type="dxa"/>
            <w:tcBorders>
              <w:top w:val="single" w:sz="4" w:space="0" w:color="15386B" w:themeColor="accent6"/>
              <w:bottom w:val="nil"/>
            </w:tcBorders>
          </w:tcPr>
          <w:p w14:paraId="1A8AE179" w14:textId="77777777" w:rsidR="00BA3A57" w:rsidRPr="001E3DC5" w:rsidRDefault="00BA3A57" w:rsidP="00BF72F0">
            <w:pPr>
              <w:pStyle w:val="BodyText"/>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1.2%</w:t>
            </w:r>
          </w:p>
        </w:tc>
      </w:tr>
      <w:tr w:rsidR="00BA3A57" w14:paraId="633B32E2" w14:textId="77777777" w:rsidTr="00BF72F0">
        <w:trPr>
          <w:trHeight w:val="288"/>
        </w:trPr>
        <w:tc>
          <w:tcPr>
            <w:cnfStyle w:val="001000000000" w:firstRow="0" w:lastRow="0" w:firstColumn="1" w:lastColumn="0" w:oddVBand="0" w:evenVBand="0" w:oddHBand="0" w:evenHBand="0" w:firstRowFirstColumn="0" w:firstRowLastColumn="0" w:lastRowFirstColumn="0" w:lastRowLastColumn="0"/>
            <w:tcW w:w="2965" w:type="dxa"/>
            <w:tcBorders>
              <w:bottom w:val="nil"/>
            </w:tcBorders>
          </w:tcPr>
          <w:p w14:paraId="466725E3" w14:textId="77777777" w:rsidR="00BA3A57" w:rsidRPr="001E3DC5" w:rsidRDefault="00BA3A57" w:rsidP="00BF72F0">
            <w:pPr>
              <w:pStyle w:val="BodyText"/>
              <w:spacing w:before="60" w:after="60" w:line="240" w:lineRule="auto"/>
              <w:rPr>
                <w:rFonts w:asciiTheme="majorHAnsi" w:hAnsiTheme="majorHAnsi" w:cstheme="majorHAnsi"/>
                <w:sz w:val="18"/>
                <w:szCs w:val="18"/>
              </w:rPr>
            </w:pPr>
            <w:r w:rsidRPr="001E3DC5">
              <w:rPr>
                <w:rFonts w:asciiTheme="majorHAnsi" w:hAnsiTheme="majorHAnsi" w:cstheme="majorHAnsi"/>
                <w:sz w:val="18"/>
                <w:szCs w:val="18"/>
              </w:rPr>
              <w:t>Critical Event</w:t>
            </w:r>
          </w:p>
        </w:tc>
        <w:tc>
          <w:tcPr>
            <w:tcW w:w="1755" w:type="dxa"/>
            <w:tcBorders>
              <w:bottom w:val="nil"/>
            </w:tcBorders>
          </w:tcPr>
          <w:p w14:paraId="7E253DB1" w14:textId="77777777" w:rsidR="00BA3A57" w:rsidRPr="001E3DC5" w:rsidRDefault="00BA3A57" w:rsidP="00BF72F0">
            <w:pPr>
              <w:pStyle w:val="BodyText"/>
              <w:spacing w:before="60" w:after="60" w:line="240" w:lineRule="auto"/>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9.0%</w:t>
            </w:r>
          </w:p>
        </w:tc>
        <w:tc>
          <w:tcPr>
            <w:tcW w:w="1755" w:type="dxa"/>
            <w:tcBorders>
              <w:bottom w:val="nil"/>
            </w:tcBorders>
          </w:tcPr>
          <w:p w14:paraId="75BCB365" w14:textId="77777777" w:rsidR="00BA3A57" w:rsidRPr="001E3DC5" w:rsidRDefault="00BA3A57" w:rsidP="00BF72F0">
            <w:pPr>
              <w:pStyle w:val="BodyText"/>
              <w:spacing w:before="60" w:after="60" w:line="240" w:lineRule="auto"/>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0.0%</w:t>
            </w:r>
          </w:p>
        </w:tc>
      </w:tr>
      <w:tr w:rsidR="00BA3A57" w14:paraId="3753A9E1" w14:textId="77777777" w:rsidTr="00BF72F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Borders>
              <w:bottom w:val="nil"/>
            </w:tcBorders>
          </w:tcPr>
          <w:p w14:paraId="711BF86B" w14:textId="77777777" w:rsidR="00BA3A57" w:rsidRPr="001E3DC5" w:rsidRDefault="00BA3A57" w:rsidP="00BF72F0">
            <w:pPr>
              <w:pStyle w:val="BodyText"/>
              <w:spacing w:before="60" w:after="60" w:line="240" w:lineRule="auto"/>
              <w:rPr>
                <w:rFonts w:asciiTheme="majorHAnsi" w:hAnsiTheme="majorHAnsi" w:cstheme="majorHAnsi"/>
                <w:sz w:val="18"/>
                <w:szCs w:val="18"/>
              </w:rPr>
            </w:pPr>
            <w:r w:rsidRPr="001E3DC5">
              <w:rPr>
                <w:rFonts w:asciiTheme="majorHAnsi" w:hAnsiTheme="majorHAnsi" w:cstheme="majorHAnsi"/>
                <w:sz w:val="18"/>
                <w:szCs w:val="18"/>
              </w:rPr>
              <w:t>Vehicle with Right of Way</w:t>
            </w:r>
          </w:p>
        </w:tc>
        <w:tc>
          <w:tcPr>
            <w:tcW w:w="1755" w:type="dxa"/>
            <w:tcBorders>
              <w:bottom w:val="nil"/>
            </w:tcBorders>
          </w:tcPr>
          <w:p w14:paraId="5916056C" w14:textId="77777777" w:rsidR="00BA3A57" w:rsidRPr="001E3DC5" w:rsidRDefault="00BA3A57" w:rsidP="00BF72F0">
            <w:pPr>
              <w:pStyle w:val="BodyText"/>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11.8%</w:t>
            </w:r>
          </w:p>
        </w:tc>
        <w:tc>
          <w:tcPr>
            <w:tcW w:w="1755" w:type="dxa"/>
            <w:tcBorders>
              <w:bottom w:val="nil"/>
            </w:tcBorders>
          </w:tcPr>
          <w:p w14:paraId="3CDAF772" w14:textId="77777777" w:rsidR="00BA3A57" w:rsidRPr="001E3DC5" w:rsidRDefault="00BA3A57" w:rsidP="00BF72F0">
            <w:pPr>
              <w:pStyle w:val="BodyText"/>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0.4%</w:t>
            </w:r>
          </w:p>
        </w:tc>
      </w:tr>
      <w:tr w:rsidR="00BA3A57" w14:paraId="549E3FEB" w14:textId="77777777" w:rsidTr="00BF72F0">
        <w:trPr>
          <w:trHeight w:val="288"/>
        </w:trPr>
        <w:tc>
          <w:tcPr>
            <w:cnfStyle w:val="001000000000" w:firstRow="0" w:lastRow="0" w:firstColumn="1" w:lastColumn="0" w:oddVBand="0" w:evenVBand="0" w:oddHBand="0" w:evenHBand="0" w:firstRowFirstColumn="0" w:firstRowLastColumn="0" w:lastRowFirstColumn="0" w:lastRowLastColumn="0"/>
            <w:tcW w:w="2965" w:type="dxa"/>
            <w:tcBorders>
              <w:bottom w:val="nil"/>
            </w:tcBorders>
          </w:tcPr>
          <w:p w14:paraId="1FA8F1EF" w14:textId="77777777" w:rsidR="00BA3A57" w:rsidRPr="001E3DC5" w:rsidRDefault="00BA3A57" w:rsidP="00BF72F0">
            <w:pPr>
              <w:pStyle w:val="BodyText"/>
              <w:spacing w:before="60" w:after="60" w:line="240" w:lineRule="auto"/>
              <w:rPr>
                <w:rFonts w:asciiTheme="majorHAnsi" w:hAnsiTheme="majorHAnsi" w:cstheme="majorHAnsi"/>
                <w:sz w:val="18"/>
                <w:szCs w:val="18"/>
              </w:rPr>
            </w:pPr>
            <w:r w:rsidRPr="001E3DC5">
              <w:rPr>
                <w:rFonts w:asciiTheme="majorHAnsi" w:hAnsiTheme="majorHAnsi" w:cstheme="majorHAnsi"/>
                <w:sz w:val="18"/>
                <w:szCs w:val="18"/>
              </w:rPr>
              <w:lastRenderedPageBreak/>
              <w:t>Crash Type</w:t>
            </w:r>
          </w:p>
        </w:tc>
        <w:tc>
          <w:tcPr>
            <w:tcW w:w="1755" w:type="dxa"/>
            <w:tcBorders>
              <w:bottom w:val="nil"/>
            </w:tcBorders>
          </w:tcPr>
          <w:p w14:paraId="2F562575" w14:textId="77777777" w:rsidR="00BA3A57" w:rsidRPr="001E3DC5" w:rsidRDefault="00BA3A57" w:rsidP="00BF72F0">
            <w:pPr>
              <w:pStyle w:val="BodyText"/>
              <w:spacing w:before="60" w:after="60" w:line="240" w:lineRule="auto"/>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8.2%</w:t>
            </w:r>
          </w:p>
        </w:tc>
        <w:tc>
          <w:tcPr>
            <w:tcW w:w="1755" w:type="dxa"/>
            <w:tcBorders>
              <w:bottom w:val="nil"/>
            </w:tcBorders>
          </w:tcPr>
          <w:p w14:paraId="16E7C5DC" w14:textId="77777777" w:rsidR="00BA3A57" w:rsidRPr="001E3DC5" w:rsidRDefault="00BA3A57" w:rsidP="00BF72F0">
            <w:pPr>
              <w:pStyle w:val="BodyText"/>
              <w:spacing w:before="60" w:after="60" w:line="240" w:lineRule="auto"/>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0.0%</w:t>
            </w:r>
          </w:p>
        </w:tc>
      </w:tr>
      <w:tr w:rsidR="00BA3A57" w14:paraId="67183250" w14:textId="77777777" w:rsidTr="00BF72F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Borders>
              <w:bottom w:val="nil"/>
            </w:tcBorders>
          </w:tcPr>
          <w:p w14:paraId="560700A6" w14:textId="77777777" w:rsidR="00BA3A57" w:rsidRPr="001E3DC5" w:rsidRDefault="00BA3A57" w:rsidP="00BF72F0">
            <w:pPr>
              <w:pStyle w:val="BodyText"/>
              <w:spacing w:before="60" w:after="60" w:line="240" w:lineRule="auto"/>
              <w:rPr>
                <w:rFonts w:asciiTheme="majorHAnsi" w:hAnsiTheme="majorHAnsi" w:cstheme="majorHAnsi"/>
                <w:sz w:val="18"/>
                <w:szCs w:val="18"/>
              </w:rPr>
            </w:pPr>
            <w:r w:rsidRPr="001E3DC5">
              <w:rPr>
                <w:rFonts w:asciiTheme="majorHAnsi" w:hAnsiTheme="majorHAnsi" w:cstheme="majorHAnsi"/>
                <w:sz w:val="18"/>
                <w:szCs w:val="18"/>
              </w:rPr>
              <w:t>Pre-event Movement</w:t>
            </w:r>
          </w:p>
        </w:tc>
        <w:tc>
          <w:tcPr>
            <w:tcW w:w="1755" w:type="dxa"/>
            <w:tcBorders>
              <w:bottom w:val="nil"/>
            </w:tcBorders>
          </w:tcPr>
          <w:p w14:paraId="65B0B7D2" w14:textId="77777777" w:rsidR="00BA3A57" w:rsidRPr="001E3DC5" w:rsidRDefault="00BA3A57" w:rsidP="00BF72F0">
            <w:pPr>
              <w:pStyle w:val="BodyText"/>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9.8%</w:t>
            </w:r>
          </w:p>
        </w:tc>
        <w:tc>
          <w:tcPr>
            <w:tcW w:w="1755" w:type="dxa"/>
            <w:tcBorders>
              <w:bottom w:val="nil"/>
            </w:tcBorders>
          </w:tcPr>
          <w:p w14:paraId="4788D31F" w14:textId="77777777" w:rsidR="00BA3A57" w:rsidRPr="001E3DC5" w:rsidRDefault="00BA3A57" w:rsidP="00BF72F0">
            <w:pPr>
              <w:pStyle w:val="BodyText"/>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0.0%</w:t>
            </w:r>
          </w:p>
        </w:tc>
      </w:tr>
      <w:tr w:rsidR="00BA3A57" w14:paraId="7B090111" w14:textId="77777777" w:rsidTr="00BF72F0">
        <w:trPr>
          <w:trHeight w:val="288"/>
        </w:trPr>
        <w:tc>
          <w:tcPr>
            <w:cnfStyle w:val="001000000000" w:firstRow="0" w:lastRow="0" w:firstColumn="1" w:lastColumn="0" w:oddVBand="0" w:evenVBand="0" w:oddHBand="0" w:evenHBand="0" w:firstRowFirstColumn="0" w:firstRowLastColumn="0" w:lastRowFirstColumn="0" w:lastRowLastColumn="0"/>
            <w:tcW w:w="2965" w:type="dxa"/>
            <w:tcBorders>
              <w:bottom w:val="single" w:sz="4" w:space="0" w:color="auto"/>
            </w:tcBorders>
          </w:tcPr>
          <w:p w14:paraId="264F100A" w14:textId="77777777" w:rsidR="00BA3A57" w:rsidRPr="001E3DC5" w:rsidRDefault="00BA3A57" w:rsidP="00BF72F0">
            <w:pPr>
              <w:pStyle w:val="BodyText"/>
              <w:spacing w:before="60" w:after="60" w:line="240" w:lineRule="auto"/>
              <w:rPr>
                <w:rFonts w:asciiTheme="majorHAnsi" w:hAnsiTheme="majorHAnsi" w:cstheme="majorHAnsi"/>
                <w:sz w:val="18"/>
                <w:szCs w:val="18"/>
              </w:rPr>
            </w:pPr>
            <w:r w:rsidRPr="001E3DC5">
              <w:rPr>
                <w:rFonts w:asciiTheme="majorHAnsi" w:hAnsiTheme="majorHAnsi" w:cstheme="majorHAnsi"/>
                <w:sz w:val="18"/>
                <w:szCs w:val="18"/>
              </w:rPr>
              <w:t>Avoidance Maneuver</w:t>
            </w:r>
          </w:p>
        </w:tc>
        <w:tc>
          <w:tcPr>
            <w:tcW w:w="1755" w:type="dxa"/>
            <w:tcBorders>
              <w:bottom w:val="single" w:sz="4" w:space="0" w:color="auto"/>
            </w:tcBorders>
          </w:tcPr>
          <w:p w14:paraId="42271577" w14:textId="77777777" w:rsidR="00BA3A57" w:rsidRPr="001E3DC5" w:rsidRDefault="00BA3A57" w:rsidP="00BF72F0">
            <w:pPr>
              <w:pStyle w:val="BodyText"/>
              <w:spacing w:before="60" w:after="60" w:line="240" w:lineRule="auto"/>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30.2%</w:t>
            </w:r>
          </w:p>
        </w:tc>
        <w:tc>
          <w:tcPr>
            <w:tcW w:w="1755" w:type="dxa"/>
            <w:tcBorders>
              <w:bottom w:val="single" w:sz="4" w:space="0" w:color="auto"/>
            </w:tcBorders>
          </w:tcPr>
          <w:p w14:paraId="706F5B28" w14:textId="77777777" w:rsidR="00BA3A57" w:rsidRPr="001E3DC5" w:rsidRDefault="00BA3A57" w:rsidP="00BF72F0">
            <w:pPr>
              <w:pStyle w:val="BodyText"/>
              <w:spacing w:before="60" w:after="60" w:line="240" w:lineRule="auto"/>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E3DC5">
              <w:rPr>
                <w:rFonts w:asciiTheme="majorHAnsi" w:hAnsiTheme="majorHAnsi" w:cstheme="majorHAnsi"/>
                <w:sz w:val="18"/>
                <w:szCs w:val="18"/>
              </w:rPr>
              <w:t>2.9%</w:t>
            </w:r>
          </w:p>
        </w:tc>
      </w:tr>
    </w:tbl>
    <w:p w14:paraId="237AECFA" w14:textId="77777777" w:rsidR="00BA3A57" w:rsidRPr="006D6E48" w:rsidRDefault="00BA3A57" w:rsidP="00BA3A57">
      <w:pPr>
        <w:pStyle w:val="BodyText"/>
      </w:pPr>
      <w:r w:rsidRPr="006D6E48">
        <w:t xml:space="preserve">Data completeness is related to variations in the quality of data provided by States. Most States proved unable to provide crash reconstructions to UMTRI, and police crash reports across </w:t>
      </w:r>
      <w:r>
        <w:t>States</w:t>
      </w:r>
      <w:r w:rsidRPr="006D6E48">
        <w:t xml:space="preserve"> var</w:t>
      </w:r>
      <w:r>
        <w:t>ied</w:t>
      </w:r>
      <w:r w:rsidRPr="006D6E48">
        <w:t xml:space="preserve"> in level of detail. </w:t>
      </w:r>
      <w:r>
        <w:t>P</w:t>
      </w:r>
      <w:r w:rsidRPr="006D6E48">
        <w:t>olice forces that are not primarily concerned with traffic safety (e.g., those of major metropolitan areas) appear less likely to provide complete information. Two States did not submit data to UMTRI at all</w:t>
      </w:r>
      <w:sdt>
        <w:sdtPr>
          <w:id w:val="670216816"/>
          <w:citation/>
        </w:sdtPr>
        <w:sdtContent>
          <w:r w:rsidRPr="006D6E48">
            <w:fldChar w:fldCharType="begin"/>
          </w:r>
          <w:r w:rsidRPr="006D6E48">
            <w:instrText xml:space="preserve">CITATION Blo07 \l 1033 </w:instrText>
          </w:r>
          <w:r w:rsidRPr="006D6E48">
            <w:fldChar w:fldCharType="separate"/>
          </w:r>
          <w:r>
            <w:rPr>
              <w:noProof/>
            </w:rPr>
            <w:t xml:space="preserve"> </w:t>
          </w:r>
          <w:r w:rsidRPr="00777ECF">
            <w:rPr>
              <w:noProof/>
            </w:rPr>
            <w:t>[12]</w:t>
          </w:r>
          <w:r w:rsidRPr="006D6E48">
            <w:fldChar w:fldCharType="end"/>
          </w:r>
        </w:sdtContent>
      </w:sdt>
      <w:r w:rsidRPr="006D6E48">
        <w:t xml:space="preserve">. Thus, while partnering with States </w:t>
      </w:r>
      <w:r>
        <w:t xml:space="preserve">and other jurisdictions </w:t>
      </w:r>
      <w:r w:rsidRPr="006D6E48">
        <w:t xml:space="preserve">can be a viable alternative to project-specific investigation teams, it is crucial that the CCFP seek out </w:t>
      </w:r>
      <w:r>
        <w:t>S/Js</w:t>
      </w:r>
      <w:r w:rsidRPr="006D6E48">
        <w:t xml:space="preserve"> with the inclination and investigative capability to supply complete and accurate data.</w:t>
      </w:r>
    </w:p>
    <w:p w14:paraId="3DE1F9C7" w14:textId="77777777" w:rsidR="00BA3A57" w:rsidRPr="006D6E48" w:rsidRDefault="00BA3A57" w:rsidP="00BA3A57">
      <w:pPr>
        <w:pStyle w:val="BodyText"/>
      </w:pPr>
      <w:r w:rsidRPr="006D6E48">
        <w:t xml:space="preserve">Several factors measure a </w:t>
      </w:r>
      <w:r>
        <w:t>S/J</w:t>
      </w:r>
      <w:r w:rsidRPr="006D6E48">
        <w:t>’s overall capability to provide complete and accurate data:</w:t>
      </w:r>
    </w:p>
    <w:p w14:paraId="213821A9" w14:textId="77777777" w:rsidR="00BA3A57" w:rsidRPr="006D6E48" w:rsidRDefault="00BA3A57" w:rsidP="00BA3A57">
      <w:pPr>
        <w:pStyle w:val="BodyText"/>
        <w:numPr>
          <w:ilvl w:val="0"/>
          <w:numId w:val="21"/>
        </w:numPr>
      </w:pPr>
      <w:r w:rsidRPr="006D6E48">
        <w:t>The existence of a CMV crash reconstruction team and strength of the CMV crash reconstruction program</w:t>
      </w:r>
    </w:p>
    <w:p w14:paraId="0170061F" w14:textId="77777777" w:rsidR="00BA3A57" w:rsidRPr="006D6E48" w:rsidRDefault="00BA3A57" w:rsidP="00BA3A57">
      <w:pPr>
        <w:pStyle w:val="BodyText"/>
        <w:numPr>
          <w:ilvl w:val="0"/>
          <w:numId w:val="21"/>
        </w:numPr>
      </w:pPr>
      <w:r w:rsidRPr="006D6E48">
        <w:t>The existence of an information technology (IT) infrastructure which supports electronic storage and sharing of crash reports</w:t>
      </w:r>
    </w:p>
    <w:p w14:paraId="41A78FCE" w14:textId="77777777" w:rsidR="00BA3A57" w:rsidRPr="006D6E48" w:rsidRDefault="00BA3A57" w:rsidP="00BA3A57">
      <w:pPr>
        <w:pStyle w:val="BodyText"/>
        <w:numPr>
          <w:ilvl w:val="0"/>
          <w:numId w:val="21"/>
        </w:numPr>
      </w:pPr>
      <w:r w:rsidRPr="006D6E48">
        <w:t>The existence of crash investigation policies which support timely and accurate collection of crash information</w:t>
      </w:r>
    </w:p>
    <w:p w14:paraId="5444A2AF" w14:textId="77777777" w:rsidR="00BA3A57" w:rsidRDefault="00BA3A57" w:rsidP="00BA3A57">
      <w:pPr>
        <w:pStyle w:val="BodyText"/>
      </w:pPr>
      <w:r w:rsidRPr="006D6E48">
        <w:t xml:space="preserve">The CCFP has conducted information collection surveys designed to assess the overall capability and willingness of </w:t>
      </w:r>
      <w:r>
        <w:t>S/J</w:t>
      </w:r>
      <w:r w:rsidRPr="006D6E48">
        <w:t>s</w:t>
      </w:r>
      <w:r>
        <w:t>, specifically States,</w:t>
      </w:r>
      <w:r w:rsidRPr="006D6E48">
        <w:t xml:space="preserve"> to participate in the study. The results of this survey and the selection of States </w:t>
      </w:r>
      <w:r>
        <w:t>are</w:t>
      </w:r>
      <w:r w:rsidRPr="006D6E48">
        <w:t xml:space="preserve"> </w:t>
      </w:r>
      <w:r w:rsidRPr="000E6F6E">
        <w:t>documented in</w:t>
      </w:r>
      <w:r>
        <w:t xml:space="preserve"> Sampling Frame, , </w:t>
      </w:r>
      <w:r w:rsidRPr="000E6F6E">
        <w:t>page</w:t>
      </w:r>
      <w:r>
        <w:t xml:space="preserve"> </w:t>
      </w:r>
      <w:r>
        <w:fldChar w:fldCharType="begin"/>
      </w:r>
      <w:r>
        <w:instrText xml:space="preserve"> PAGEREF SamplingFrame \h </w:instrText>
      </w:r>
      <w:r>
        <w:fldChar w:fldCharType="separate"/>
      </w:r>
      <w:r>
        <w:rPr>
          <w:noProof/>
        </w:rPr>
        <w:t>32</w:t>
      </w:r>
      <w:r>
        <w:fldChar w:fldCharType="end"/>
      </w:r>
      <w:r>
        <w:t xml:space="preserve">. </w:t>
      </w:r>
      <w:r w:rsidRPr="000E6F6E">
        <w:t>The</w:t>
      </w:r>
      <w:r w:rsidRPr="006D6E48">
        <w:t xml:space="preserve"> implication for sample representativeness are documented in </w:t>
      </w:r>
      <w:r w:rsidRPr="006D6E48">
        <w:fldChar w:fldCharType="begin"/>
      </w:r>
      <w:r w:rsidRPr="006D6E48">
        <w:instrText xml:space="preserve"> REF _Ref150265854 \h </w:instrText>
      </w:r>
      <w:r>
        <w:instrText xml:space="preserve"> \* MERGEFORMAT </w:instrText>
      </w:r>
      <w:r w:rsidRPr="006D6E48">
        <w:fldChar w:fldCharType="separate"/>
      </w:r>
      <w:r w:rsidRPr="006D6E48">
        <w:t>Weighting</w:t>
      </w:r>
      <w:r w:rsidRPr="006D6E48">
        <w:fldChar w:fldCharType="end"/>
      </w:r>
      <w:r w:rsidRPr="006D6E48">
        <w:t xml:space="preserve"> (page </w:t>
      </w:r>
      <w:r w:rsidRPr="006D6E48">
        <w:fldChar w:fldCharType="begin"/>
      </w:r>
      <w:r w:rsidRPr="006D6E48">
        <w:instrText xml:space="preserve"> PAGEREF _Ref150265854 \h </w:instrText>
      </w:r>
      <w:r w:rsidRPr="006D6E48">
        <w:fldChar w:fldCharType="separate"/>
      </w:r>
      <w:r>
        <w:rPr>
          <w:noProof/>
        </w:rPr>
        <w:t>54</w:t>
      </w:r>
      <w:r w:rsidRPr="006D6E48">
        <w:fldChar w:fldCharType="end"/>
      </w:r>
      <w:r w:rsidRPr="006D6E48">
        <w:t xml:space="preserve">) and </w:t>
      </w:r>
      <w:r>
        <w:fldChar w:fldCharType="begin"/>
      </w:r>
      <w:r>
        <w:instrText xml:space="preserve"> REF _Ref180659485 \h </w:instrText>
      </w:r>
      <w:r>
        <w:fldChar w:fldCharType="separate"/>
      </w:r>
      <w:r w:rsidRPr="006D6E48">
        <w:t>Coverage Bias Measurement and Correction</w:t>
      </w:r>
      <w:r>
        <w:fldChar w:fldCharType="end"/>
      </w:r>
      <w:r w:rsidRPr="006D6E48">
        <w:fldChar w:fldCharType="begin"/>
      </w:r>
      <w:r w:rsidRPr="006D6E48">
        <w:instrText xml:space="preserve"> REF _Ref150265856 \h </w:instrText>
      </w:r>
      <w:r>
        <w:instrText xml:space="preserve"> \* MERGEFORMAT </w:instrText>
      </w:r>
      <w:r w:rsidRPr="006D6E48">
        <w:fldChar w:fldCharType="separate"/>
      </w:r>
      <w:r w:rsidRPr="006D6E48">
        <w:fldChar w:fldCharType="end"/>
      </w:r>
      <w:r w:rsidRPr="006D6E48">
        <w:t xml:space="preserve"> (page </w:t>
      </w:r>
      <w:r>
        <w:fldChar w:fldCharType="begin"/>
      </w:r>
      <w:r>
        <w:instrText xml:space="preserve"> PAGEREF _Ref180659485 \h </w:instrText>
      </w:r>
      <w:r>
        <w:fldChar w:fldCharType="separate"/>
      </w:r>
      <w:r>
        <w:rPr>
          <w:noProof/>
        </w:rPr>
        <w:t>57</w:t>
      </w:r>
      <w:r>
        <w:fldChar w:fldCharType="end"/>
      </w:r>
      <w:r w:rsidRPr="006D6E48">
        <w:t>).</w:t>
      </w:r>
    </w:p>
    <w:p w14:paraId="6821F880" w14:textId="77777777" w:rsidR="00BA3A57" w:rsidRDefault="00BA3A57" w:rsidP="00BA3A57">
      <w:pPr>
        <w:pStyle w:val="Heading2"/>
      </w:pPr>
      <w:bookmarkStart w:id="27" w:name="_Ref180659786"/>
      <w:bookmarkStart w:id="28" w:name="_Toc191042299"/>
      <w:r>
        <w:t>Stratification by U.S. Region</w:t>
      </w:r>
      <w:bookmarkEnd w:id="27"/>
      <w:bookmarkEnd w:id="28"/>
    </w:p>
    <w:p w14:paraId="7A473A09" w14:textId="77777777" w:rsidR="00BA3A57" w:rsidRPr="006D6E48" w:rsidRDefault="00BA3A57" w:rsidP="00BA3A57">
      <w:pPr>
        <w:pStyle w:val="BodyText"/>
      </w:pPr>
      <w:r w:rsidRPr="006D6E48">
        <w:t xml:space="preserve">In selecting </w:t>
      </w:r>
      <w:r>
        <w:t>S/J</w:t>
      </w:r>
      <w:r w:rsidRPr="006D6E48">
        <w:t xml:space="preserve">s, the CCFP needs to ensure that the sample represents all major regions of the contiguous U.S. in order to ensure a broad, nationally representative sample of crashes and to control for variability. As with the LTCCS, this can be accomplished by stratifying the sample. </w:t>
      </w:r>
    </w:p>
    <w:p w14:paraId="198A6EEC" w14:textId="77777777" w:rsidR="00BA3A57" w:rsidRDefault="00BA3A57" w:rsidP="00BA3A57">
      <w:pPr>
        <w:pStyle w:val="BodyText"/>
      </w:pPr>
      <w:r w:rsidRPr="006D6E48">
        <w:t xml:space="preserve">In selecting </w:t>
      </w:r>
      <w:r>
        <w:t>S/J</w:t>
      </w:r>
      <w:r w:rsidRPr="006D6E48">
        <w:t xml:space="preserve">s to partner in the study, a balance must be struck between achieving stratification and acceptable levels of investigative capability of the selected </w:t>
      </w:r>
      <w:r>
        <w:t>S/J</w:t>
      </w:r>
      <w:r w:rsidRPr="006D6E48">
        <w:t xml:space="preserve">. For example, there may be only a few </w:t>
      </w:r>
      <w:r>
        <w:t>States</w:t>
      </w:r>
      <w:r w:rsidRPr="006D6E48">
        <w:t xml:space="preserve"> from a region with acceptable crash reconstruction capabilities. As a result, all of these States are recruited and any others in the region are systematically excluded from the study. </w:t>
      </w:r>
    </w:p>
    <w:p w14:paraId="6ECE0CC1" w14:textId="77777777" w:rsidR="00BA3A57" w:rsidRPr="006D6E48" w:rsidRDefault="00BA3A57" w:rsidP="00BA3A57">
      <w:pPr>
        <w:pStyle w:val="Heading2"/>
      </w:pPr>
      <w:bookmarkStart w:id="29" w:name="_Toc191042300"/>
      <w:r>
        <w:t>Meeting Target Sample Size</w:t>
      </w:r>
      <w:bookmarkEnd w:id="29"/>
    </w:p>
    <w:p w14:paraId="71CC2AB7" w14:textId="77777777" w:rsidR="00BA3A57" w:rsidRPr="006D6E48" w:rsidRDefault="00BA3A57" w:rsidP="00BA3A57">
      <w:pPr>
        <w:pStyle w:val="BodyText"/>
      </w:pPr>
      <w:r w:rsidRPr="006D6E48">
        <w:t xml:space="preserve">The target sample size is 2,000 fatal crashes, incrementally increasing the statistical power of the LTCCS. With approximately 3,500 fatal crashes per year involving Class 7/8 trucks, the study seeks to sample 29% of all fatal crashes in each year of data collection. If one excludes fatal crashes in </w:t>
      </w:r>
      <w:r>
        <w:t>S/J</w:t>
      </w:r>
      <w:r w:rsidRPr="006D6E48">
        <w:t xml:space="preserve">s </w:t>
      </w:r>
      <w:r w:rsidRPr="006D6E48">
        <w:lastRenderedPageBreak/>
        <w:t xml:space="preserve">with weaker investigation capabilities, the proportion of available crashes to sample likely exceeds 60% (most States do not appear to be able to supply crash reconstruction data </w:t>
      </w:r>
      <w:sdt>
        <w:sdtPr>
          <w:id w:val="-123383021"/>
          <w:citation/>
        </w:sdtPr>
        <w:sdtContent>
          <w:r w:rsidRPr="006D6E48">
            <w:fldChar w:fldCharType="begin"/>
          </w:r>
          <w:r w:rsidRPr="006D6E48">
            <w:instrText xml:space="preserve">CITATION Blo07 \l 1033 </w:instrText>
          </w:r>
          <w:r w:rsidRPr="006D6E48">
            <w:fldChar w:fldCharType="separate"/>
          </w:r>
          <w:r w:rsidRPr="00777ECF">
            <w:rPr>
              <w:noProof/>
            </w:rPr>
            <w:t>[12]</w:t>
          </w:r>
          <w:r w:rsidRPr="006D6E48">
            <w:fldChar w:fldCharType="end"/>
          </w:r>
        </w:sdtContent>
      </w:sdt>
      <w:r w:rsidRPr="006D6E48">
        <w:t xml:space="preserve">). Subject this to further constraints from stratifying the sample, and it seems likely that the study will need to collect all crash data from the most capable </w:t>
      </w:r>
      <w:r>
        <w:t>S/J</w:t>
      </w:r>
      <w:r w:rsidRPr="006D6E48">
        <w:t xml:space="preserve">s. That is, </w:t>
      </w:r>
      <w:r>
        <w:t>S/J</w:t>
      </w:r>
      <w:r w:rsidRPr="006D6E48">
        <w:t xml:space="preserve"> investigative capability and stratification will dictate the sampling of crashes.  </w:t>
      </w:r>
    </w:p>
    <w:p w14:paraId="408FB02E" w14:textId="77777777" w:rsidR="00BA3A57" w:rsidRDefault="00BA3A57" w:rsidP="00BA3A57">
      <w:pPr>
        <w:pStyle w:val="Heading2"/>
      </w:pPr>
      <w:bookmarkStart w:id="30" w:name="_Toc191042301"/>
      <w:r>
        <w:t>Implications for Sample Representativeness</w:t>
      </w:r>
      <w:bookmarkEnd w:id="30"/>
    </w:p>
    <w:p w14:paraId="6366BEBC" w14:textId="77777777" w:rsidR="00BA3A57" w:rsidRPr="006D6E48" w:rsidRDefault="00BA3A57" w:rsidP="00BA3A57">
      <w:pPr>
        <w:pStyle w:val="BodyText"/>
      </w:pPr>
      <w:r w:rsidRPr="006D6E48">
        <w:t xml:space="preserve">The Heavy-Duty Truck Study cannot practically achieve representativeness by using random sampling like the LTCCS used. Once restricted to crashes in high-capability </w:t>
      </w:r>
      <w:r>
        <w:t>S/J</w:t>
      </w:r>
      <w:r w:rsidRPr="006D6E48">
        <w:t xml:space="preserve">s stratified across regions, there will not be a reasonable number of potential “sampling units” to sample from. The study will simply take all of the most capable States per </w:t>
      </w:r>
      <w:r>
        <w:t>region</w:t>
      </w:r>
      <w:r w:rsidRPr="006D6E48">
        <w:t xml:space="preserve">. </w:t>
      </w:r>
    </w:p>
    <w:p w14:paraId="77B00CF5" w14:textId="77777777" w:rsidR="00BA3A57" w:rsidRPr="006D6E48" w:rsidRDefault="00BA3A57" w:rsidP="00BA3A57">
      <w:pPr>
        <w:pStyle w:val="BodyText"/>
      </w:pPr>
      <w:r w:rsidRPr="006D6E48">
        <w:t xml:space="preserve">This has implications for the representativeness of the sample. To some degree stratification assures a certain level of representativeness. However, there is the potential for bias in any variable that is correlated with </w:t>
      </w:r>
      <w:r>
        <w:t>S/J</w:t>
      </w:r>
      <w:r w:rsidRPr="006D6E48">
        <w:t xml:space="preserve"> investigative capability. The management of this issue is detailed in </w:t>
      </w:r>
      <w:r>
        <w:fldChar w:fldCharType="begin"/>
      </w:r>
      <w:r>
        <w:instrText xml:space="preserve"> REF _Ref180659485 \h </w:instrText>
      </w:r>
      <w:r>
        <w:fldChar w:fldCharType="separate"/>
      </w:r>
      <w:r w:rsidRPr="006D6E48">
        <w:t>Coverage Bias Measurement and Correction</w:t>
      </w:r>
      <w:r>
        <w:fldChar w:fldCharType="end"/>
      </w:r>
      <w:r w:rsidRPr="006D6E48">
        <w:t xml:space="preserve"> page </w:t>
      </w:r>
      <w:r>
        <w:fldChar w:fldCharType="begin"/>
      </w:r>
      <w:r>
        <w:instrText xml:space="preserve"> PAGEREF _Ref180659485 \h </w:instrText>
      </w:r>
      <w:r>
        <w:fldChar w:fldCharType="separate"/>
      </w:r>
      <w:r>
        <w:rPr>
          <w:noProof/>
        </w:rPr>
        <w:t>57</w:t>
      </w:r>
      <w:r>
        <w:fldChar w:fldCharType="end"/>
      </w:r>
      <w:r w:rsidRPr="006D6E48">
        <w:t xml:space="preserve">. </w:t>
      </w:r>
    </w:p>
    <w:p w14:paraId="37EE0AF7" w14:textId="77777777" w:rsidR="00BA3A57" w:rsidRPr="00B70C57" w:rsidRDefault="00BA3A57" w:rsidP="00BA3A57">
      <w:pPr>
        <w:pStyle w:val="Heading1"/>
      </w:pPr>
      <w:bookmarkStart w:id="31" w:name="_Ref180652370"/>
      <w:bookmarkStart w:id="32" w:name="_Toc191042302"/>
      <w:r>
        <w:t>Summary</w:t>
      </w:r>
      <w:bookmarkEnd w:id="31"/>
      <w:bookmarkEnd w:id="32"/>
    </w:p>
    <w:p w14:paraId="4227783A" w14:textId="77777777" w:rsidR="00BA3A57" w:rsidRPr="006D6E48" w:rsidRDefault="00BA3A57" w:rsidP="00BA3A57">
      <w:pPr>
        <w:pStyle w:val="BodyText"/>
      </w:pPr>
      <w:r w:rsidRPr="006D6E48">
        <w:t xml:space="preserve">The Heavy-Duty Truck Study is the first phase in the CCFP’s series of studies to understand crashes involving CMVs. In expanding on prior work of the LTCCS, the study seeks to incorporate the LTCCS’s strengths while addressing weaknesses documented in critiques of the LTCSS. </w:t>
      </w:r>
      <w:r>
        <w:fldChar w:fldCharType="begin"/>
      </w:r>
      <w:r>
        <w:instrText xml:space="preserve"> REF _Ref180659030 \h </w:instrText>
      </w:r>
      <w:r>
        <w:fldChar w:fldCharType="separate"/>
      </w:r>
      <w:r>
        <w:t xml:space="preserve">Table </w:t>
      </w:r>
      <w:r>
        <w:rPr>
          <w:noProof/>
        </w:rPr>
        <w:t>3</w:t>
      </w:r>
      <w:r>
        <w:fldChar w:fldCharType="end"/>
      </w:r>
      <w:r>
        <w:t xml:space="preserve"> </w:t>
      </w:r>
      <w:r w:rsidRPr="006D6E48">
        <w:t>summarizes these issues regarding sampling design.</w:t>
      </w:r>
    </w:p>
    <w:p w14:paraId="7F3C2262" w14:textId="77777777" w:rsidR="00BA3A57" w:rsidRDefault="00BA3A57" w:rsidP="00BA3A57">
      <w:pPr>
        <w:pStyle w:val="Caption"/>
        <w:keepNext/>
      </w:pPr>
      <w:bookmarkStart w:id="33" w:name="_Ref180659030"/>
      <w:r>
        <w:t xml:space="preserve">Table </w:t>
      </w:r>
      <w:fldSimple w:instr=" SEQ Table \* ARABIC ">
        <w:r>
          <w:rPr>
            <w:noProof/>
          </w:rPr>
          <w:t>3</w:t>
        </w:r>
      </w:fldSimple>
      <w:bookmarkEnd w:id="33"/>
      <w:r>
        <w:t>. Heavy-Duty Truck Study capabilities regarding issues in LTCCS critiques</w:t>
      </w:r>
    </w:p>
    <w:tbl>
      <w:tblPr>
        <w:tblStyle w:val="GridTable4-Accent6"/>
        <w:tblW w:w="0" w:type="auto"/>
        <w:tblLook w:val="04A0" w:firstRow="1" w:lastRow="0" w:firstColumn="1" w:lastColumn="0" w:noHBand="0" w:noVBand="1"/>
      </w:tblPr>
      <w:tblGrid>
        <w:gridCol w:w="1345"/>
        <w:gridCol w:w="3510"/>
        <w:gridCol w:w="5215"/>
      </w:tblGrid>
      <w:tr w:rsidR="00BA3A57" w14:paraId="1BF9143B"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45" w:type="dxa"/>
            <w:shd w:val="clear" w:color="auto" w:fill="001646" w:themeFill="accent1"/>
          </w:tcPr>
          <w:p w14:paraId="40FFF739" w14:textId="77777777" w:rsidR="00BA3A57" w:rsidRPr="00CF4918" w:rsidRDefault="00BA3A57" w:rsidP="00BF72F0">
            <w:pPr>
              <w:pStyle w:val="Chartheader"/>
              <w:rPr>
                <w:rFonts w:asciiTheme="majorHAnsi" w:hAnsiTheme="majorHAnsi" w:cstheme="majorHAnsi"/>
                <w:b/>
                <w:bCs w:val="0"/>
                <w:sz w:val="18"/>
                <w:szCs w:val="18"/>
              </w:rPr>
            </w:pPr>
            <w:r w:rsidRPr="00CF4918">
              <w:rPr>
                <w:rFonts w:asciiTheme="majorHAnsi" w:hAnsiTheme="majorHAnsi" w:cstheme="majorHAnsi"/>
                <w:b/>
                <w:bCs w:val="0"/>
                <w:sz w:val="18"/>
                <w:szCs w:val="18"/>
              </w:rPr>
              <w:t>Issue</w:t>
            </w:r>
          </w:p>
        </w:tc>
        <w:tc>
          <w:tcPr>
            <w:tcW w:w="3510" w:type="dxa"/>
            <w:shd w:val="clear" w:color="auto" w:fill="001646" w:themeFill="accent1"/>
          </w:tcPr>
          <w:p w14:paraId="36BC15A8" w14:textId="77777777" w:rsidR="00BA3A57" w:rsidRPr="00CF4918"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CF4918">
              <w:rPr>
                <w:rFonts w:asciiTheme="majorHAnsi" w:hAnsiTheme="majorHAnsi" w:cstheme="majorHAnsi"/>
                <w:b/>
                <w:bCs w:val="0"/>
                <w:sz w:val="18"/>
                <w:szCs w:val="18"/>
              </w:rPr>
              <w:t>Heavy-Duty Truck Study Capability</w:t>
            </w:r>
          </w:p>
        </w:tc>
        <w:tc>
          <w:tcPr>
            <w:tcW w:w="5215" w:type="dxa"/>
            <w:shd w:val="clear" w:color="auto" w:fill="001646" w:themeFill="accent1"/>
          </w:tcPr>
          <w:p w14:paraId="6897A09A" w14:textId="77777777" w:rsidR="00BA3A57" w:rsidRPr="00CF4918"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CF4918">
              <w:rPr>
                <w:rFonts w:asciiTheme="majorHAnsi" w:hAnsiTheme="majorHAnsi" w:cstheme="majorHAnsi"/>
                <w:b/>
                <w:bCs w:val="0"/>
                <w:sz w:val="18"/>
                <w:szCs w:val="18"/>
              </w:rPr>
              <w:t>Restrictions on Capability</w:t>
            </w:r>
          </w:p>
        </w:tc>
      </w:tr>
      <w:tr w:rsidR="00BA3A57" w14:paraId="07A5E93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45" w:type="dxa"/>
          </w:tcPr>
          <w:p w14:paraId="3D89DE92"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Sample Size</w:t>
            </w:r>
          </w:p>
        </w:tc>
        <w:tc>
          <w:tcPr>
            <w:tcW w:w="3510" w:type="dxa"/>
          </w:tcPr>
          <w:p w14:paraId="6D2C5749"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Sample size double that of LTCCS, incrementally increasing statistical power. Sample size sufficient for major factors in crashes.</w:t>
            </w:r>
          </w:p>
        </w:tc>
        <w:tc>
          <w:tcPr>
            <w:tcW w:w="5215" w:type="dxa"/>
          </w:tcPr>
          <w:p w14:paraId="591D79F6" w14:textId="77777777" w:rsidR="00BA3A57" w:rsidRPr="00131C56" w:rsidRDefault="00BA3A57" w:rsidP="00BF72F0">
            <w:pPr>
              <w:pStyle w:val="BodyText"/>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Sample size limited by:</w:t>
            </w:r>
          </w:p>
          <w:p w14:paraId="5ADCC8AD" w14:textId="77777777" w:rsidR="00BA3A57" w:rsidRPr="00131C56" w:rsidRDefault="00BA3A57" w:rsidP="00BF72F0">
            <w:pPr>
              <w:pStyle w:val="BodyText"/>
              <w:numPr>
                <w:ilvl w:val="0"/>
                <w:numId w:val="22"/>
              </w:numPr>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Regulatory and budget restrictions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_Ref180662017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17</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p w14:paraId="630B8DC8" w14:textId="77777777" w:rsidR="00BA3A57" w:rsidRPr="00131C56" w:rsidRDefault="00BA3A57" w:rsidP="00BF72F0">
            <w:pPr>
              <w:pStyle w:val="BodyText"/>
              <w:numPr>
                <w:ilvl w:val="0"/>
                <w:numId w:val="22"/>
              </w:numPr>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Time restrictions: two years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_Ref180662023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18</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p w14:paraId="4D4B11F0" w14:textId="77777777" w:rsidR="00BA3A57" w:rsidRPr="00131C56" w:rsidRDefault="00BA3A57" w:rsidP="00BF72F0">
            <w:pPr>
              <w:pStyle w:val="BodyText"/>
              <w:numPr>
                <w:ilvl w:val="0"/>
                <w:numId w:val="22"/>
              </w:numPr>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Vehicles: heavy-duty trucks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_Ref180595592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19</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p w14:paraId="53FC0DB0" w14:textId="77777777" w:rsidR="00BA3A57" w:rsidRPr="00131C56" w:rsidRDefault="00BA3A57" w:rsidP="00BF72F0">
            <w:pPr>
              <w:pStyle w:val="BodyText"/>
              <w:numPr>
                <w:ilvl w:val="0"/>
                <w:numId w:val="22"/>
              </w:numPr>
              <w:spacing w:before="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Outcomes: fatalities only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_Ref180595600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20</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tc>
      </w:tr>
      <w:tr w:rsidR="00BA3A57" w14:paraId="29BD5658"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345" w:type="dxa"/>
          </w:tcPr>
          <w:p w14:paraId="02EF9E86"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Induced Exposure Reliance</w:t>
            </w:r>
          </w:p>
        </w:tc>
        <w:tc>
          <w:tcPr>
            <w:tcW w:w="3510" w:type="dxa"/>
          </w:tcPr>
          <w:p w14:paraId="3DA1241E"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Pr>
                <w:rFonts w:asciiTheme="majorHAnsi" w:hAnsiTheme="majorHAnsi" w:cstheme="majorHAnsi"/>
                <w:sz w:val="18"/>
                <w:szCs w:val="18"/>
              </w:rPr>
              <w:t>Limited</w:t>
            </w:r>
            <w:r w:rsidRPr="00131C56">
              <w:rPr>
                <w:rFonts w:asciiTheme="majorHAnsi" w:hAnsiTheme="majorHAnsi" w:cstheme="majorHAnsi"/>
                <w:sz w:val="18"/>
                <w:szCs w:val="18"/>
              </w:rPr>
              <w:t xml:space="preserve"> use of induced exposure </w:t>
            </w:r>
            <w:r>
              <w:rPr>
                <w:rFonts w:asciiTheme="majorHAnsi" w:hAnsiTheme="majorHAnsi" w:cstheme="majorHAnsi"/>
                <w:sz w:val="18"/>
                <w:szCs w:val="18"/>
              </w:rPr>
              <w:t xml:space="preserve">compared to </w:t>
            </w:r>
            <w:del w:id="34" w:author="Zuschlag, Michael (Volpe)" w:date="2025-02-19T14:52:00Z" w16du:dateUtc="2025-02-19T19:52:00Z">
              <w:r w:rsidRPr="00131C56" w:rsidDel="00C702A3">
                <w:rPr>
                  <w:rFonts w:asciiTheme="majorHAnsi" w:hAnsiTheme="majorHAnsi" w:cstheme="majorHAnsi"/>
                  <w:sz w:val="18"/>
                  <w:szCs w:val="18"/>
                </w:rPr>
                <w:delText xml:space="preserve">in </w:delText>
              </w:r>
            </w:del>
            <w:r w:rsidRPr="00131C56">
              <w:rPr>
                <w:rFonts w:asciiTheme="majorHAnsi" w:hAnsiTheme="majorHAnsi" w:cstheme="majorHAnsi"/>
                <w:sz w:val="18"/>
                <w:szCs w:val="18"/>
              </w:rPr>
              <w:t>the LTCCS</w:t>
            </w:r>
            <w:r>
              <w:rPr>
                <w:rFonts w:asciiTheme="majorHAnsi" w:hAnsiTheme="majorHAnsi" w:cstheme="majorHAnsi"/>
                <w:sz w:val="18"/>
                <w:szCs w:val="18"/>
              </w:rPr>
              <w:t xml:space="preserve"> and pursuit of alternative methods</w:t>
            </w:r>
            <w:r w:rsidRPr="00131C56">
              <w:rPr>
                <w:rFonts w:asciiTheme="majorHAnsi" w:hAnsiTheme="majorHAnsi" w:cstheme="majorHAnsi"/>
                <w:sz w:val="18"/>
                <w:szCs w:val="18"/>
              </w:rPr>
              <w:t xml:space="preserve">. </w:t>
            </w:r>
          </w:p>
        </w:tc>
        <w:tc>
          <w:tcPr>
            <w:tcW w:w="5215" w:type="dxa"/>
          </w:tcPr>
          <w:p w14:paraId="69F35788" w14:textId="77777777" w:rsidR="00BA3A57" w:rsidRPr="00131C56" w:rsidRDefault="00BA3A57" w:rsidP="00BF72F0">
            <w:pPr>
              <w:pStyle w:val="BodyText"/>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Pr>
                <w:rFonts w:asciiTheme="majorHAnsi" w:hAnsiTheme="majorHAnsi" w:cstheme="majorHAnsi"/>
                <w:sz w:val="18"/>
                <w:szCs w:val="18"/>
              </w:rPr>
              <w:t>Methods limited by</w:t>
            </w:r>
            <w:r w:rsidRPr="00131C56">
              <w:rPr>
                <w:rFonts w:asciiTheme="majorHAnsi" w:hAnsiTheme="majorHAnsi" w:cstheme="majorHAnsi"/>
                <w:sz w:val="18"/>
                <w:szCs w:val="18"/>
              </w:rPr>
              <w:t>:</w:t>
            </w:r>
          </w:p>
          <w:p w14:paraId="3771FBEF" w14:textId="77777777" w:rsidR="00BA3A57" w:rsidRPr="00131C56" w:rsidRDefault="00BA3A57" w:rsidP="00BF72F0">
            <w:pPr>
              <w:pStyle w:val="BodyText"/>
              <w:numPr>
                <w:ilvl w:val="0"/>
                <w:numId w:val="22"/>
              </w:num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Outcomes: fatalities only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_Ref180595600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20</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p w14:paraId="2ADADF82" w14:textId="77777777" w:rsidR="00BA3A57" w:rsidRPr="00131C56" w:rsidRDefault="00BA3A57" w:rsidP="00BF72F0">
            <w:pPr>
              <w:pStyle w:val="BodyText"/>
              <w:numPr>
                <w:ilvl w:val="0"/>
                <w:numId w:val="22"/>
              </w:numPr>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Data collection workforce: pre-existing S/J crash investigation agencies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_Ref180595659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24</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tc>
      </w:tr>
      <w:tr w:rsidR="00BA3A57" w14:paraId="37BFFC7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45" w:type="dxa"/>
          </w:tcPr>
          <w:p w14:paraId="5FA638D2"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Sample Represent-ativeness</w:t>
            </w:r>
          </w:p>
        </w:tc>
        <w:tc>
          <w:tcPr>
            <w:tcW w:w="3510" w:type="dxa"/>
          </w:tcPr>
          <w:p w14:paraId="06DEBBBD"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Continued use of stratification and weighting. Selection of sampling areas depends on S/J investigative capability rather than chance.</w:t>
            </w:r>
          </w:p>
        </w:tc>
        <w:tc>
          <w:tcPr>
            <w:tcW w:w="5215" w:type="dxa"/>
          </w:tcPr>
          <w:p w14:paraId="29D50745" w14:textId="77777777" w:rsidR="00BA3A57" w:rsidRPr="00131C56" w:rsidRDefault="00BA3A57" w:rsidP="00BF72F0">
            <w:pPr>
              <w:spacing w:before="24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Random sampling not feasible due:</w:t>
            </w:r>
          </w:p>
          <w:p w14:paraId="6C84B216" w14:textId="77777777" w:rsidR="00BA3A57" w:rsidRPr="00131C56" w:rsidRDefault="00BA3A57" w:rsidP="00BF72F0">
            <w:pPr>
              <w:pStyle w:val="BodyText"/>
              <w:numPr>
                <w:ilvl w:val="0"/>
                <w:numId w:val="22"/>
              </w:numPr>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Vehicles: heavy-duty trucks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_Ref180595592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19</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p w14:paraId="39B0F5E5" w14:textId="77777777" w:rsidR="00BA3A57" w:rsidRPr="00131C56" w:rsidRDefault="00BA3A57" w:rsidP="00BF72F0">
            <w:pPr>
              <w:pStyle w:val="BodyText"/>
              <w:numPr>
                <w:ilvl w:val="0"/>
                <w:numId w:val="22"/>
              </w:numPr>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Outcomes: fatalities only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_Ref180595600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20</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p w14:paraId="54D62E6D" w14:textId="77777777" w:rsidR="00BA3A57" w:rsidRPr="00131C56" w:rsidRDefault="00BA3A57" w:rsidP="00BF72F0">
            <w:pPr>
              <w:pStyle w:val="BodyText"/>
              <w:numPr>
                <w:ilvl w:val="0"/>
                <w:numId w:val="22"/>
              </w:numPr>
              <w:spacing w:before="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Data collection workforce: pre-existing S/J crash investigation agencies (page </w:t>
            </w:r>
            <w:r w:rsidRPr="00131C56">
              <w:rPr>
                <w:rFonts w:asciiTheme="majorHAnsi" w:hAnsiTheme="majorHAnsi" w:cstheme="majorHAnsi"/>
                <w:sz w:val="18"/>
                <w:szCs w:val="18"/>
              </w:rPr>
              <w:fldChar w:fldCharType="begin"/>
            </w:r>
            <w:r w:rsidRPr="00131C56">
              <w:rPr>
                <w:rFonts w:asciiTheme="majorHAnsi" w:hAnsiTheme="majorHAnsi" w:cstheme="majorHAnsi"/>
                <w:sz w:val="18"/>
                <w:szCs w:val="18"/>
              </w:rPr>
              <w:instrText xml:space="preserve"> PAGEREF _Ref180595659 \h </w:instrText>
            </w:r>
            <w:r w:rsidRPr="00131C56">
              <w:rPr>
                <w:rFonts w:asciiTheme="majorHAnsi" w:hAnsiTheme="majorHAnsi" w:cstheme="majorHAnsi"/>
                <w:sz w:val="18"/>
                <w:szCs w:val="18"/>
              </w:rPr>
            </w:r>
            <w:r w:rsidRPr="00131C56">
              <w:rPr>
                <w:rFonts w:asciiTheme="majorHAnsi" w:hAnsiTheme="majorHAnsi" w:cstheme="majorHAnsi"/>
                <w:sz w:val="18"/>
                <w:szCs w:val="18"/>
              </w:rPr>
              <w:fldChar w:fldCharType="separate"/>
            </w:r>
            <w:r>
              <w:rPr>
                <w:rFonts w:asciiTheme="majorHAnsi" w:hAnsiTheme="majorHAnsi" w:cstheme="majorHAnsi"/>
                <w:noProof/>
                <w:sz w:val="18"/>
                <w:szCs w:val="18"/>
              </w:rPr>
              <w:t>24</w:t>
            </w:r>
            <w:r w:rsidRPr="00131C56">
              <w:rPr>
                <w:rFonts w:asciiTheme="majorHAnsi" w:hAnsiTheme="majorHAnsi" w:cstheme="majorHAnsi"/>
                <w:sz w:val="18"/>
                <w:szCs w:val="18"/>
              </w:rPr>
              <w:fldChar w:fldCharType="end"/>
            </w:r>
            <w:r w:rsidRPr="00131C56">
              <w:rPr>
                <w:rFonts w:asciiTheme="majorHAnsi" w:hAnsiTheme="majorHAnsi" w:cstheme="majorHAnsi"/>
                <w:sz w:val="18"/>
                <w:szCs w:val="18"/>
              </w:rPr>
              <w:t>)</w:t>
            </w:r>
          </w:p>
        </w:tc>
      </w:tr>
    </w:tbl>
    <w:p w14:paraId="5B4443A8" w14:textId="77777777" w:rsidR="00BA3A57" w:rsidRDefault="00BA3A57" w:rsidP="00BA3A57"/>
    <w:p w14:paraId="64E45E3E" w14:textId="77777777" w:rsidR="00BA3A57" w:rsidRDefault="00BA3A57" w:rsidP="00BA3A57">
      <w:pPr>
        <w:pStyle w:val="BodyText"/>
        <w:sectPr w:rsidR="00BA3A57" w:rsidSect="00BA3A57">
          <w:headerReference w:type="default" r:id="rId15"/>
          <w:footerReference w:type="even" r:id="rId16"/>
          <w:footerReference w:type="default" r:id="rId17"/>
          <w:headerReference w:type="first" r:id="rId18"/>
          <w:footerReference w:type="first" r:id="rId19"/>
          <w:pgSz w:w="12240" w:h="15840" w:code="1"/>
          <w:pgMar w:top="1166" w:right="1080" w:bottom="1723" w:left="1080" w:header="0" w:footer="99" w:gutter="0"/>
          <w:pgNumType w:start="0"/>
          <w:cols w:space="720"/>
          <w:titlePg/>
          <w:docGrid w:linePitch="360"/>
        </w:sectPr>
      </w:pPr>
      <w:r w:rsidRPr="006D6E48">
        <w:t xml:space="preserve">As shown in </w:t>
      </w:r>
      <w:r>
        <w:fldChar w:fldCharType="begin"/>
      </w:r>
      <w:r>
        <w:instrText xml:space="preserve"> REF _Ref180659030 \h </w:instrText>
      </w:r>
      <w:r>
        <w:fldChar w:fldCharType="separate"/>
      </w:r>
      <w:r>
        <w:t xml:space="preserve">Table </w:t>
      </w:r>
      <w:r>
        <w:rPr>
          <w:noProof/>
        </w:rPr>
        <w:t>3</w:t>
      </w:r>
      <w:r>
        <w:fldChar w:fldCharType="end"/>
      </w:r>
      <w:r w:rsidRPr="006D6E48">
        <w:t>, the capacity for the Heavy-Duty Truck Study to address issues is constrained by restrictions of the study, as listed in the last column. The next section details the restrictions and their rationale. Follow-up CCFP studies for specific research questions may not be subject to such restrictions.</w:t>
      </w:r>
    </w:p>
    <w:p w14:paraId="2800650A" w14:textId="77777777" w:rsidR="00BA3A57" w:rsidRDefault="00BA3A57" w:rsidP="00BA3A57">
      <w:pPr>
        <w:pStyle w:val="Title"/>
      </w:pPr>
      <w:bookmarkStart w:id="35" w:name="_Toc191042303"/>
      <w:r>
        <w:lastRenderedPageBreak/>
        <w:t>Restrictions</w:t>
      </w:r>
      <w:bookmarkStart w:id="36" w:name="Restrictions"/>
      <w:bookmarkEnd w:id="35"/>
    </w:p>
    <w:bookmarkEnd w:id="36"/>
    <w:p w14:paraId="3230F56B" w14:textId="77777777" w:rsidR="00BA3A57" w:rsidRPr="006D6E48" w:rsidRDefault="00BA3A57" w:rsidP="00BA3A57">
      <w:pPr>
        <w:pStyle w:val="BodyText"/>
      </w:pPr>
      <w:r w:rsidRPr="006D6E48">
        <w:t>The purpose of this section is to define and explain the restrictions that impact the study’s sampling and analysis efforts.</w:t>
      </w:r>
    </w:p>
    <w:p w14:paraId="1B43D9F9" w14:textId="77777777" w:rsidR="00BA3A57" w:rsidRDefault="00BA3A57" w:rsidP="00BA3A57">
      <w:pPr>
        <w:pStyle w:val="Heading1"/>
      </w:pPr>
      <w:bookmarkStart w:id="37" w:name="_Ref180662017"/>
      <w:bookmarkStart w:id="38" w:name="_Toc191042304"/>
      <w:r>
        <w:t>Regulatory and Budget Restrictions</w:t>
      </w:r>
      <w:bookmarkEnd w:id="37"/>
      <w:bookmarkEnd w:id="38"/>
    </w:p>
    <w:p w14:paraId="150DDF9B" w14:textId="77777777" w:rsidR="00BA3A57" w:rsidRPr="006D6E48" w:rsidRDefault="00BA3A57" w:rsidP="00BA3A57">
      <w:pPr>
        <w:pStyle w:val="BodyText"/>
      </w:pPr>
      <w:r>
        <w:rPr>
          <w:rStyle w:val="ParagraphHeading"/>
        </w:rPr>
        <w:t>Definition</w:t>
      </w:r>
      <w:r w:rsidRPr="006D6E48">
        <w:t>: In consideration of mandates, appropriated funds, and current information resources, the CCFP will seek to collect and analyze a new dataset of crashes involving CMVs.</w:t>
      </w:r>
    </w:p>
    <w:p w14:paraId="5047EEFC" w14:textId="77777777" w:rsidR="00BA3A57" w:rsidRPr="00A5470E" w:rsidRDefault="00BA3A57" w:rsidP="00BA3A57">
      <w:pPr>
        <w:pStyle w:val="BodyText"/>
        <w:rPr>
          <w:b/>
          <w:bCs/>
        </w:rPr>
      </w:pPr>
      <w:r w:rsidRPr="00A5470E">
        <w:rPr>
          <w:b/>
          <w:bCs/>
        </w:rPr>
        <w:t>RATIONALE</w:t>
      </w:r>
    </w:p>
    <w:p w14:paraId="72A823CB" w14:textId="77777777" w:rsidR="00BA3A57" w:rsidRPr="006D6E48" w:rsidRDefault="00BA3A57" w:rsidP="00BA3A57">
      <w:pPr>
        <w:pStyle w:val="BodyText"/>
      </w:pPr>
      <w:r w:rsidRPr="006D6E48">
        <w:t xml:space="preserve">A provision under Section 23006 of the Infrastructure Investment and Jobs Act drives the design of activities within the CCFP. The provision directs a study of crashes </w:t>
      </w:r>
      <w:r>
        <w:t xml:space="preserve">involving CMVs </w:t>
      </w:r>
      <w:r w:rsidRPr="006D6E48">
        <w:t>to accomplish two objectives:</w:t>
      </w:r>
    </w:p>
    <w:p w14:paraId="37721251" w14:textId="77777777" w:rsidR="00BA3A57" w:rsidRPr="006D6E48" w:rsidRDefault="00BA3A57" w:rsidP="00BA3A57">
      <w:pPr>
        <w:pStyle w:val="BodyText"/>
        <w:numPr>
          <w:ilvl w:val="0"/>
          <w:numId w:val="31"/>
        </w:numPr>
      </w:pPr>
      <w:r w:rsidRPr="006D6E48">
        <w:t>To determine contributing factors to crashes that involve commercial motor vehicles, and</w:t>
      </w:r>
    </w:p>
    <w:p w14:paraId="2E3572BC" w14:textId="77777777" w:rsidR="00BA3A57" w:rsidRPr="006D6E48" w:rsidRDefault="00BA3A57" w:rsidP="00BA3A57">
      <w:pPr>
        <w:pStyle w:val="BodyText"/>
        <w:numPr>
          <w:ilvl w:val="0"/>
          <w:numId w:val="31"/>
        </w:numPr>
      </w:pPr>
      <w:r w:rsidRPr="006D6E48">
        <w:t>To identify data requirements, data collection procedures, reports, and any other measures that can be used to improve the ability of States and the U.S. Department of Transportation (DOT) Secretary to:</w:t>
      </w:r>
    </w:p>
    <w:p w14:paraId="537F70CF" w14:textId="77777777" w:rsidR="00BA3A57" w:rsidRPr="006D6E48" w:rsidRDefault="00BA3A57" w:rsidP="00BA3A57">
      <w:pPr>
        <w:pStyle w:val="BodyText"/>
        <w:numPr>
          <w:ilvl w:val="1"/>
          <w:numId w:val="31"/>
        </w:numPr>
      </w:pPr>
      <w:r w:rsidRPr="006D6E48">
        <w:t>Evaluate future crashes involving CMVs.</w:t>
      </w:r>
    </w:p>
    <w:p w14:paraId="5B179F39" w14:textId="77777777" w:rsidR="00BA3A57" w:rsidRPr="006D6E48" w:rsidRDefault="00BA3A57" w:rsidP="00BA3A57">
      <w:pPr>
        <w:pStyle w:val="BodyText"/>
        <w:numPr>
          <w:ilvl w:val="1"/>
          <w:numId w:val="31"/>
        </w:numPr>
      </w:pPr>
      <w:r w:rsidRPr="006D6E48">
        <w:t>Monitor crash trends and identify causes and contributing factors.</w:t>
      </w:r>
    </w:p>
    <w:p w14:paraId="3444285F" w14:textId="77777777" w:rsidR="00BA3A57" w:rsidRPr="006D6E48" w:rsidRDefault="00BA3A57" w:rsidP="00BA3A57">
      <w:pPr>
        <w:pStyle w:val="BodyText"/>
        <w:numPr>
          <w:ilvl w:val="1"/>
          <w:numId w:val="31"/>
        </w:numPr>
      </w:pPr>
      <w:r w:rsidRPr="006D6E48">
        <w:t>Develop effective safety improvement policies and programs.</w:t>
      </w:r>
    </w:p>
    <w:p w14:paraId="35CD961C" w14:textId="77777777" w:rsidR="00BA3A57" w:rsidRPr="006D6E48" w:rsidRDefault="00BA3A57" w:rsidP="00BA3A57">
      <w:pPr>
        <w:pStyle w:val="BodyText"/>
      </w:pPr>
      <w:r w:rsidRPr="006D6E48">
        <w:t xml:space="preserve">The Consolidated Appropriations Act of 2021 provides $30,000,000 for FMCSA to begin the study of </w:t>
      </w:r>
      <w:r>
        <w:t>causal factors for crashes involving large trucks</w:t>
      </w:r>
      <w:r w:rsidRPr="006D6E48">
        <w:t xml:space="preserve"> in the U</w:t>
      </w:r>
      <w:r>
        <w:t>.</w:t>
      </w:r>
      <w:r w:rsidRPr="006D6E48">
        <w:t>S</w:t>
      </w:r>
      <w:r>
        <w:t>.</w:t>
      </w:r>
      <w:sdt>
        <w:sdtPr>
          <w:id w:val="1947426045"/>
          <w:citation/>
        </w:sdtPr>
        <w:sdtContent>
          <w:r w:rsidRPr="006D6E48">
            <w:fldChar w:fldCharType="begin"/>
          </w:r>
          <w:r w:rsidRPr="006D6E48">
            <w:instrText xml:space="preserve">CITATION Con20 \l 1033 </w:instrText>
          </w:r>
          <w:r w:rsidRPr="006D6E48">
            <w:fldChar w:fldCharType="separate"/>
          </w:r>
          <w:r>
            <w:rPr>
              <w:noProof/>
            </w:rPr>
            <w:t xml:space="preserve"> </w:t>
          </w:r>
          <w:r w:rsidRPr="00777ECF">
            <w:rPr>
              <w:noProof/>
            </w:rPr>
            <w:t>[13]</w:t>
          </w:r>
          <w:r w:rsidRPr="006D6E48">
            <w:fldChar w:fldCharType="end"/>
          </w:r>
        </w:sdtContent>
      </w:sdt>
      <w:r w:rsidRPr="006D6E48">
        <w:t xml:space="preserve">. This amount roughly doubles the funding for the LTCCS (about $16,000,000, according to the TRB Motor Carrier Safety Research Analysis Committee Letter Report: March 13, 2017) with the intention of doubling the number of sampled fatal crashes. </w:t>
      </w:r>
    </w:p>
    <w:p w14:paraId="2B048298" w14:textId="77777777" w:rsidR="00BA3A57" w:rsidRPr="006D6E48" w:rsidRDefault="00BA3A57" w:rsidP="00BA3A57">
      <w:pPr>
        <w:pStyle w:val="BodyText"/>
      </w:pPr>
      <w:r w:rsidRPr="006D6E48">
        <w:t xml:space="preserve">A concept analysis of alternatives compared collecting and analyzing a new dataset of crash data with (a) no study, (b) database development only, or (c) utilization of only historical data (e.g., NHTSA’s Fatality Analysis Reporting System (FARS), FMCSA’s Motor Carrier Management Information System (MCMIS), and State police crash reports (PCRs)). The analysis scored alternatives on data usefulness, cost, length of time, and scalability/repeatability. The analysis concluded that collecting and analyzing a new dataset was superior primarily </w:t>
      </w:r>
      <w:r>
        <w:t>in terms of ensuring the</w:t>
      </w:r>
      <w:r w:rsidRPr="006D6E48">
        <w:t xml:space="preserve"> data meet</w:t>
      </w:r>
      <w:r>
        <w:t xml:space="preserve">s the </w:t>
      </w:r>
      <w:r w:rsidRPr="006D6E48">
        <w:t>requirements while remaining within the appropriation</w:t>
      </w:r>
      <w:sdt>
        <w:sdtPr>
          <w:id w:val="-1814247082"/>
          <w:citation/>
        </w:sdtPr>
        <w:sdtContent>
          <w:r w:rsidRPr="006D6E48">
            <w:fldChar w:fldCharType="begin"/>
          </w:r>
          <w:r w:rsidRPr="006D6E48">
            <w:instrText xml:space="preserve">CITATION Gua22 \l 1033 </w:instrText>
          </w:r>
          <w:r w:rsidRPr="006D6E48">
            <w:fldChar w:fldCharType="separate"/>
          </w:r>
          <w:r>
            <w:rPr>
              <w:noProof/>
            </w:rPr>
            <w:t xml:space="preserve"> </w:t>
          </w:r>
          <w:r w:rsidRPr="00777ECF">
            <w:rPr>
              <w:noProof/>
            </w:rPr>
            <w:t>[14]</w:t>
          </w:r>
          <w:r w:rsidRPr="006D6E48">
            <w:fldChar w:fldCharType="end"/>
          </w:r>
        </w:sdtContent>
      </w:sdt>
      <w:r w:rsidRPr="006D6E48">
        <w:t xml:space="preserve">. </w:t>
      </w:r>
    </w:p>
    <w:p w14:paraId="6712D390" w14:textId="77777777" w:rsidR="00BA3A57" w:rsidRDefault="00BA3A57" w:rsidP="00BA3A57">
      <w:pPr>
        <w:pStyle w:val="Heading1"/>
      </w:pPr>
      <w:bookmarkStart w:id="39" w:name="_Ref180662023"/>
      <w:bookmarkStart w:id="40" w:name="_Ref180662382"/>
      <w:bookmarkStart w:id="41" w:name="_Ref180662387"/>
      <w:bookmarkStart w:id="42" w:name="_Toc191042305"/>
      <w:r>
        <w:lastRenderedPageBreak/>
        <w:t>Time Restrictions</w:t>
      </w:r>
      <w:bookmarkEnd w:id="39"/>
      <w:bookmarkEnd w:id="40"/>
      <w:bookmarkEnd w:id="41"/>
      <w:bookmarkEnd w:id="42"/>
    </w:p>
    <w:p w14:paraId="584B2D0D" w14:textId="77777777" w:rsidR="00BA3A57" w:rsidRDefault="00BA3A57" w:rsidP="00BA3A57">
      <w:pPr>
        <w:pStyle w:val="BodyText"/>
      </w:pPr>
      <w:r w:rsidRPr="000B3AB5">
        <w:rPr>
          <w:rStyle w:val="ParagraphHeading"/>
        </w:rPr>
        <w:t>Definition</w:t>
      </w:r>
      <w:r w:rsidRPr="000B3AB5">
        <w:rPr>
          <w:b/>
          <w:bCs/>
        </w:rPr>
        <w:t xml:space="preserve">: </w:t>
      </w:r>
      <w:r w:rsidRPr="006D6E48">
        <w:t>Data collection will be completed in two years with analysis targeted to be completed toward the end of 2028.</w:t>
      </w:r>
    </w:p>
    <w:p w14:paraId="570C4195" w14:textId="77777777" w:rsidR="00BA3A57" w:rsidRDefault="00BA3A57" w:rsidP="00BA3A57">
      <w:pPr>
        <w:pStyle w:val="BodyText"/>
        <w:rPr>
          <w:b/>
          <w:bCs/>
        </w:rPr>
      </w:pPr>
      <w:r w:rsidRPr="00A5470E">
        <w:rPr>
          <w:b/>
          <w:bCs/>
        </w:rPr>
        <w:t>RATIONALE</w:t>
      </w:r>
    </w:p>
    <w:p w14:paraId="0C3CE69F" w14:textId="77777777" w:rsidR="00BA3A57" w:rsidRPr="0045272C" w:rsidRDefault="00BA3A57" w:rsidP="00BA3A57">
      <w:pPr>
        <w:pStyle w:val="BodyText"/>
      </w:pPr>
      <w:r>
        <w:t>Over the past year, t</w:t>
      </w:r>
      <w:r w:rsidRPr="0045272C">
        <w:t xml:space="preserve">he </w:t>
      </w:r>
      <w:r>
        <w:t>CCFP has completed the following in preparation for data collection:</w:t>
      </w:r>
    </w:p>
    <w:p w14:paraId="17680E0C" w14:textId="77777777" w:rsidR="00BA3A57" w:rsidRPr="006D6E48" w:rsidRDefault="00BA3A57" w:rsidP="00BA3A57">
      <w:pPr>
        <w:pStyle w:val="BodyText"/>
        <w:numPr>
          <w:ilvl w:val="0"/>
          <w:numId w:val="33"/>
        </w:numPr>
      </w:pPr>
      <w:r w:rsidRPr="006D6E48">
        <w:t>Create the sample design and analysis plan</w:t>
      </w:r>
    </w:p>
    <w:p w14:paraId="0DEFA340" w14:textId="77777777" w:rsidR="00BA3A57" w:rsidRPr="006D6E48" w:rsidRDefault="00BA3A57" w:rsidP="00BA3A57">
      <w:pPr>
        <w:pStyle w:val="BodyText"/>
        <w:numPr>
          <w:ilvl w:val="0"/>
          <w:numId w:val="33"/>
        </w:numPr>
      </w:pPr>
      <w:r w:rsidRPr="006D6E48">
        <w:t xml:space="preserve">Distribute, collect, and analyze a survey of potential partner </w:t>
      </w:r>
      <w:r>
        <w:t>S/J</w:t>
      </w:r>
      <w:r w:rsidRPr="006D6E48">
        <w:t>s for interest and investigative capability</w:t>
      </w:r>
    </w:p>
    <w:p w14:paraId="3D568D44" w14:textId="77777777" w:rsidR="00BA3A57" w:rsidRPr="006D6E48" w:rsidRDefault="00BA3A57" w:rsidP="00BA3A57">
      <w:pPr>
        <w:pStyle w:val="BodyText"/>
      </w:pPr>
      <w:r w:rsidRPr="006D6E48">
        <w:t>Prior to collecting data for the study, the CCFP needs to complete the following activities:</w:t>
      </w:r>
    </w:p>
    <w:p w14:paraId="3C763A54" w14:textId="77777777" w:rsidR="00BA3A57" w:rsidRDefault="00BA3A57" w:rsidP="00BA3A57">
      <w:pPr>
        <w:pStyle w:val="BodyText"/>
        <w:numPr>
          <w:ilvl w:val="0"/>
          <w:numId w:val="33"/>
        </w:numPr>
      </w:pPr>
      <w:r>
        <w:t>Prepared detailed data collection and analysis plans for individual research questions</w:t>
      </w:r>
    </w:p>
    <w:p w14:paraId="1EA86D14" w14:textId="77777777" w:rsidR="00BA3A57" w:rsidRPr="006D6E48" w:rsidRDefault="00BA3A57" w:rsidP="00BA3A57">
      <w:pPr>
        <w:pStyle w:val="BodyText"/>
        <w:numPr>
          <w:ilvl w:val="0"/>
          <w:numId w:val="33"/>
        </w:numPr>
      </w:pPr>
      <w:r w:rsidRPr="006D6E48">
        <w:t xml:space="preserve">Establish data collection agreements with partner </w:t>
      </w:r>
      <w:r>
        <w:t>S/J</w:t>
      </w:r>
      <w:r w:rsidRPr="006D6E48">
        <w:t>s</w:t>
      </w:r>
    </w:p>
    <w:p w14:paraId="3E6D5376" w14:textId="77777777" w:rsidR="00BA3A57" w:rsidRPr="006D6E48" w:rsidRDefault="00BA3A57" w:rsidP="00BA3A57">
      <w:pPr>
        <w:pStyle w:val="BodyText"/>
        <w:numPr>
          <w:ilvl w:val="0"/>
          <w:numId w:val="33"/>
        </w:numPr>
      </w:pPr>
      <w:r w:rsidRPr="006D6E48">
        <w:t>Complete data collection onboarding &amp; training</w:t>
      </w:r>
    </w:p>
    <w:p w14:paraId="03279C61" w14:textId="77777777" w:rsidR="00BA3A57" w:rsidRPr="006D6E48" w:rsidRDefault="00BA3A57" w:rsidP="00BA3A57">
      <w:pPr>
        <w:pStyle w:val="BodyText"/>
        <w:numPr>
          <w:ilvl w:val="0"/>
          <w:numId w:val="33"/>
        </w:numPr>
      </w:pPr>
      <w:r w:rsidRPr="006D6E48">
        <w:t xml:space="preserve">Prepare IT infrastructure for data reception and analysis </w:t>
      </w:r>
    </w:p>
    <w:p w14:paraId="21A6E5CB" w14:textId="77777777" w:rsidR="00BA3A57" w:rsidRPr="006D6E48" w:rsidRDefault="00BA3A57" w:rsidP="00BA3A57">
      <w:pPr>
        <w:pStyle w:val="BodyText"/>
        <w:numPr>
          <w:ilvl w:val="0"/>
          <w:numId w:val="33"/>
        </w:numPr>
      </w:pPr>
      <w:r w:rsidRPr="006D6E48">
        <w:t>Pilot test the study</w:t>
      </w:r>
    </w:p>
    <w:p w14:paraId="1ACA6B33" w14:textId="77777777" w:rsidR="00BA3A57" w:rsidRPr="006D6E48" w:rsidRDefault="00BA3A57" w:rsidP="00BA3A57">
      <w:pPr>
        <w:pStyle w:val="BodyText"/>
      </w:pPr>
      <w:r w:rsidRPr="006D6E48">
        <w:t>These prerequisite activities are estimated to require two years</w:t>
      </w:r>
      <w:r>
        <w:t xml:space="preserve"> starting from early 2024</w:t>
      </w:r>
      <w:r w:rsidRPr="006D6E48">
        <w:t>. The data collection period follows these prerequisite activities and is also planned to span two years. Data collection is tentatively scheduled to begin in March 2026, with a goal of obtaining 1,000 samples annually. Data analysis is estimated to commence in March 2027 and conclude in September 2028, with the final report of the study currently targeted for finalization in March 2029.</w:t>
      </w:r>
    </w:p>
    <w:p w14:paraId="627F54D3" w14:textId="77777777" w:rsidR="00BA3A57" w:rsidRDefault="00BA3A57" w:rsidP="00BA3A57">
      <w:pPr>
        <w:pStyle w:val="BodyText"/>
      </w:pPr>
      <w:r w:rsidRPr="006D6E48">
        <w:t xml:space="preserve">By FMCSA’s estimation, two years provides sufficient time to prepare for data collection. Fatal crashes involving heavy-duty trucks (the target sample of the study) average 3,500 crashes annually in the </w:t>
      </w:r>
      <w:r>
        <w:t>U.S.</w:t>
      </w:r>
      <w:sdt>
        <w:sdtPr>
          <w:id w:val="1717247020"/>
          <w:citation/>
        </w:sdtPr>
        <w:sdtContent>
          <w:r w:rsidRPr="006D6E48">
            <w:fldChar w:fldCharType="begin"/>
          </w:r>
          <w:r w:rsidRPr="006D6E48">
            <w:instrText xml:space="preserve">CITATION FMC20 \l 1033 </w:instrText>
          </w:r>
          <w:r w:rsidRPr="006D6E48">
            <w:fldChar w:fldCharType="separate"/>
          </w:r>
          <w:r>
            <w:rPr>
              <w:noProof/>
            </w:rPr>
            <w:t xml:space="preserve"> </w:t>
          </w:r>
          <w:r w:rsidRPr="00777ECF">
            <w:rPr>
              <w:noProof/>
            </w:rPr>
            <w:t>[10]</w:t>
          </w:r>
          <w:r w:rsidRPr="006D6E48">
            <w:fldChar w:fldCharType="end"/>
          </w:r>
        </w:sdtContent>
      </w:sdt>
      <w:r w:rsidRPr="006D6E48">
        <w:t>; therefore, two years is estimated to provide enough time for the study to meet its 2,000-crash sample-size goal when allowing for restrictions on sampling units and resources. A longer data collection period would allow for a larger sample size. However, FMCSA is concerned that anything longer will not produce timely results that can be implemented in a meaningful way</w:t>
      </w:r>
      <w:sdt>
        <w:sdtPr>
          <w:id w:val="-1386953552"/>
          <w:citation/>
        </w:sdtPr>
        <w:sdtContent>
          <w:r w:rsidRPr="006D6E48">
            <w:fldChar w:fldCharType="begin"/>
          </w:r>
          <w:r w:rsidRPr="006D6E48">
            <w:instrText xml:space="preserve">CITATION Gua22 \l 1033 </w:instrText>
          </w:r>
          <w:r w:rsidRPr="006D6E48">
            <w:fldChar w:fldCharType="separate"/>
          </w:r>
          <w:r>
            <w:rPr>
              <w:noProof/>
            </w:rPr>
            <w:t xml:space="preserve"> </w:t>
          </w:r>
          <w:r w:rsidRPr="00777ECF">
            <w:rPr>
              <w:noProof/>
            </w:rPr>
            <w:t>[14]</w:t>
          </w:r>
          <w:r w:rsidRPr="006D6E48">
            <w:fldChar w:fldCharType="end"/>
          </w:r>
        </w:sdtContent>
      </w:sdt>
      <w:r w:rsidRPr="006D6E48">
        <w:t xml:space="preserve">. </w:t>
      </w:r>
    </w:p>
    <w:p w14:paraId="49E5FF90" w14:textId="77777777" w:rsidR="00BA3A57" w:rsidRDefault="00BA3A57" w:rsidP="00BA3A57">
      <w:pPr>
        <w:pStyle w:val="BodyText"/>
      </w:pPr>
    </w:p>
    <w:p w14:paraId="178A1A25" w14:textId="77777777" w:rsidR="00BA3A57" w:rsidRPr="006D6E48" w:rsidRDefault="00BA3A57" w:rsidP="00BA3A57">
      <w:pPr>
        <w:pStyle w:val="BodyText"/>
      </w:pPr>
    </w:p>
    <w:p w14:paraId="2819C753" w14:textId="77777777" w:rsidR="00BA3A57" w:rsidRDefault="00BA3A57" w:rsidP="00BA3A57">
      <w:pPr>
        <w:pStyle w:val="Heading1"/>
      </w:pPr>
      <w:bookmarkStart w:id="43" w:name="_Toc191042306"/>
      <w:r>
        <w:lastRenderedPageBreak/>
        <w:t>Sampling Data Restrictions</w:t>
      </w:r>
      <w:bookmarkEnd w:id="43"/>
    </w:p>
    <w:p w14:paraId="00007261" w14:textId="77777777" w:rsidR="00BA3A57" w:rsidRDefault="00BA3A57" w:rsidP="00BA3A57">
      <w:pPr>
        <w:pStyle w:val="Heading2"/>
      </w:pPr>
      <w:bookmarkStart w:id="44" w:name="_Ref180595592"/>
      <w:bookmarkStart w:id="45" w:name="_Toc191042307"/>
      <w:r>
        <w:t>Vehicles: Heavy-Duty Trucks</w:t>
      </w:r>
      <w:bookmarkEnd w:id="44"/>
      <w:bookmarkEnd w:id="45"/>
    </w:p>
    <w:p w14:paraId="2C30A1B2"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The sample includes only crashes involving Class 7 and 8 trucks. These are trucks with a gross vehicle weight rating of more than 26,000 pounds, which are classified as “heavy-duty” trucks by the Federal Highway Administration</w:t>
      </w:r>
      <w:sdt>
        <w:sdtPr>
          <w:id w:val="-1817168291"/>
          <w:citation/>
        </w:sdtPr>
        <w:sdtContent>
          <w:r w:rsidRPr="006D6E48">
            <w:fldChar w:fldCharType="begin"/>
          </w:r>
          <w:r w:rsidRPr="006D6E48">
            <w:instrText xml:space="preserve"> CITATION Fed20A \l 1033 </w:instrText>
          </w:r>
          <w:r w:rsidRPr="006D6E48">
            <w:fldChar w:fldCharType="separate"/>
          </w:r>
          <w:r>
            <w:rPr>
              <w:noProof/>
            </w:rPr>
            <w:t xml:space="preserve"> </w:t>
          </w:r>
          <w:r w:rsidRPr="00777ECF">
            <w:rPr>
              <w:noProof/>
            </w:rPr>
            <w:t>[15]</w:t>
          </w:r>
          <w:r w:rsidRPr="006D6E48">
            <w:fldChar w:fldCharType="end"/>
          </w:r>
        </w:sdtContent>
      </w:sdt>
      <w:r w:rsidRPr="006D6E48">
        <w:t>.</w:t>
      </w:r>
    </w:p>
    <w:p w14:paraId="60B7F4D1" w14:textId="77777777" w:rsidR="00BA3A57" w:rsidRPr="00F90B0F" w:rsidRDefault="00BA3A57" w:rsidP="00BA3A57">
      <w:pPr>
        <w:pStyle w:val="BodyText"/>
        <w:rPr>
          <w:b/>
          <w:bCs/>
        </w:rPr>
      </w:pPr>
      <w:r w:rsidRPr="00F90B0F">
        <w:rPr>
          <w:b/>
          <w:bCs/>
        </w:rPr>
        <w:t>RATIONALE</w:t>
      </w:r>
    </w:p>
    <w:p w14:paraId="0C37E4AC" w14:textId="77777777" w:rsidR="00BA3A57" w:rsidRPr="006D6E48" w:rsidRDefault="00BA3A57" w:rsidP="00BA3A57">
      <w:pPr>
        <w:pStyle w:val="BodyText"/>
      </w:pPr>
      <w:r w:rsidRPr="006D6E48">
        <w:t>The CCFP seeks to identify causes of crashes involving CMVs of all sizes, but this study serves as an initial study sampling only</w:t>
      </w:r>
      <w:r>
        <w:t xml:space="preserve"> crashes involving</w:t>
      </w:r>
      <w:r w:rsidRPr="006D6E48">
        <w:t xml:space="preserve"> heavy-duty trucks. Follow-up studies will collect data on </w:t>
      </w:r>
      <w:r>
        <w:t xml:space="preserve">crashes involving </w:t>
      </w:r>
      <w:r w:rsidRPr="006D6E48">
        <w:t>smaller trucks and buses. The framework for this study is designed to be scalable and repeatable, allowing its application to be leveraged in future CCFP phases</w:t>
      </w:r>
      <w:sdt>
        <w:sdtPr>
          <w:id w:val="1077395286"/>
          <w:citation/>
        </w:sdtPr>
        <w:sdtContent>
          <w:r w:rsidRPr="006D6E48">
            <w:fldChar w:fldCharType="begin"/>
          </w:r>
          <w:r w:rsidRPr="006D6E48">
            <w:instrText xml:space="preserve">CITATION Gua221 \l 1033 </w:instrText>
          </w:r>
          <w:r w:rsidRPr="006D6E48">
            <w:fldChar w:fldCharType="separate"/>
          </w:r>
          <w:r>
            <w:rPr>
              <w:noProof/>
            </w:rPr>
            <w:t xml:space="preserve"> </w:t>
          </w:r>
          <w:r w:rsidRPr="00777ECF">
            <w:rPr>
              <w:noProof/>
            </w:rPr>
            <w:t>[2]</w:t>
          </w:r>
          <w:r w:rsidRPr="006D6E48">
            <w:fldChar w:fldCharType="end"/>
          </w:r>
        </w:sdtContent>
      </w:sdt>
      <w:r w:rsidRPr="006D6E48">
        <w:t xml:space="preserve">. </w:t>
      </w:r>
    </w:p>
    <w:p w14:paraId="574C5FCB" w14:textId="77777777" w:rsidR="00BA3A57" w:rsidRPr="006D6E48" w:rsidRDefault="00BA3A57" w:rsidP="00BA3A57">
      <w:pPr>
        <w:pStyle w:val="BodyText"/>
      </w:pPr>
      <w:r w:rsidRPr="006D6E48">
        <w:t>Over 70% of CMV crashes involve heavy-duty trucks</w:t>
      </w:r>
      <w:sdt>
        <w:sdtPr>
          <w:id w:val="1726183868"/>
          <w:citation/>
        </w:sdtPr>
        <w:sdtContent>
          <w:r w:rsidRPr="006D6E48">
            <w:fldChar w:fldCharType="begin"/>
          </w:r>
          <w:r w:rsidRPr="006D6E48">
            <w:instrText xml:space="preserve">CITATION FMC20 \l 1033 </w:instrText>
          </w:r>
          <w:r w:rsidRPr="006D6E48">
            <w:fldChar w:fldCharType="separate"/>
          </w:r>
          <w:r>
            <w:rPr>
              <w:noProof/>
            </w:rPr>
            <w:t xml:space="preserve"> </w:t>
          </w:r>
          <w:r w:rsidRPr="00777ECF">
            <w:rPr>
              <w:noProof/>
            </w:rPr>
            <w:t>[10]</w:t>
          </w:r>
          <w:r w:rsidRPr="006D6E48">
            <w:fldChar w:fldCharType="end"/>
          </w:r>
        </w:sdtContent>
      </w:sdt>
      <w:r w:rsidRPr="006D6E48">
        <w:t xml:space="preserve">. By prioritizing Class 7 and 8 trucks for the sample, </w:t>
      </w:r>
      <w:r>
        <w:t>the study focuses</w:t>
      </w:r>
      <w:r w:rsidRPr="006D6E48">
        <w:t xml:space="preserve"> </w:t>
      </w:r>
      <w:r>
        <w:t>on</w:t>
      </w:r>
      <w:r w:rsidRPr="006D6E48">
        <w:t xml:space="preserve"> the group in which crashes are most frequent and severe, allowing a more </w:t>
      </w:r>
      <w:r>
        <w:t>targeted</w:t>
      </w:r>
      <w:r w:rsidRPr="006D6E48">
        <w:t xml:space="preserve"> implementation of countermeasures </w:t>
      </w:r>
      <w:r>
        <w:t>to advance</w:t>
      </w:r>
      <w:r w:rsidRPr="006D6E48">
        <w:t xml:space="preserve"> the goal of reducing fatal crashes.</w:t>
      </w:r>
    </w:p>
    <w:p w14:paraId="2803C943" w14:textId="77777777" w:rsidR="00BA3A57" w:rsidRPr="006D6E48" w:rsidRDefault="00BA3A57" w:rsidP="00BA3A57">
      <w:pPr>
        <w:pStyle w:val="BodyText"/>
      </w:pPr>
      <w:r>
        <w:t>Selecting</w:t>
      </w:r>
      <w:r w:rsidRPr="006D6E48">
        <w:t xml:space="preserve"> heavy-duty trucks as the subject of the CCFP’s initial data collection and analysis </w:t>
      </w:r>
      <w:r>
        <w:t>will also help</w:t>
      </w:r>
      <w:r w:rsidRPr="006D6E48">
        <w:t xml:space="preserve"> identify crash factors that may be unique to trucks in this classification. The recent rise in crashes involving medium-duty trucks, distinct from trends in crashes involving heavy-duty trucks</w:t>
      </w:r>
      <w:sdt>
        <w:sdtPr>
          <w:id w:val="-1127703810"/>
          <w:citation/>
        </w:sdtPr>
        <w:sdtContent>
          <w:r w:rsidRPr="006D6E48">
            <w:fldChar w:fldCharType="begin"/>
          </w:r>
          <w:r w:rsidRPr="006D6E48">
            <w:instrText xml:space="preserve">CITATION Cho21 \l 1033 </w:instrText>
          </w:r>
          <w:r w:rsidRPr="006D6E48">
            <w:fldChar w:fldCharType="separate"/>
          </w:r>
          <w:r>
            <w:rPr>
              <w:noProof/>
            </w:rPr>
            <w:t xml:space="preserve"> </w:t>
          </w:r>
          <w:r w:rsidRPr="00777ECF">
            <w:rPr>
              <w:noProof/>
            </w:rPr>
            <w:t>[16]</w:t>
          </w:r>
          <w:r w:rsidRPr="006D6E48">
            <w:fldChar w:fldCharType="end"/>
          </w:r>
        </w:sdtContent>
      </w:sdt>
      <w:r w:rsidRPr="006D6E48">
        <w:t xml:space="preserve"> implies these crashes may have different causes. NHTSA is completing a study specifically of medium-duty trucks, so government resources are more efficiently used at this time if there is no overlap</w:t>
      </w:r>
      <w:sdt>
        <w:sdtPr>
          <w:id w:val="-229303439"/>
          <w:citation/>
        </w:sdtPr>
        <w:sdtContent>
          <w:r w:rsidRPr="006D6E48">
            <w:fldChar w:fldCharType="begin"/>
          </w:r>
          <w:r w:rsidRPr="006D6E48">
            <w:instrText xml:space="preserve">CITATION Gua222 \l 1033 </w:instrText>
          </w:r>
          <w:r w:rsidRPr="006D6E48">
            <w:fldChar w:fldCharType="separate"/>
          </w:r>
          <w:r>
            <w:rPr>
              <w:noProof/>
            </w:rPr>
            <w:t xml:space="preserve"> </w:t>
          </w:r>
          <w:r w:rsidRPr="00777ECF">
            <w:rPr>
              <w:noProof/>
            </w:rPr>
            <w:t>[4]</w:t>
          </w:r>
          <w:r w:rsidRPr="006D6E48">
            <w:fldChar w:fldCharType="end"/>
          </w:r>
        </w:sdtContent>
      </w:sdt>
      <w:r w:rsidRPr="006D6E48">
        <w:t>. By deferring the CCFP’s study of medium-duty trucks to later years, the CCFP can build on NHTSA’s research results, apply lessons learned from both NHTSA and the Heavy-Duty Truck Study, and design a new study that addresses any limitations of that research.</w:t>
      </w:r>
    </w:p>
    <w:p w14:paraId="344CD300" w14:textId="77777777" w:rsidR="00BA3A57" w:rsidRPr="006D6E48" w:rsidRDefault="00BA3A57" w:rsidP="00BA3A57">
      <w:pPr>
        <w:pStyle w:val="BodyText"/>
      </w:pPr>
      <w:r w:rsidRPr="006D6E48">
        <w:t xml:space="preserve">The likelihood of identifying causal factors unique to the group in a sample consisting solely of </w:t>
      </w:r>
      <w:r>
        <w:t xml:space="preserve">crashes involving </w:t>
      </w:r>
      <w:r w:rsidRPr="006D6E48">
        <w:t xml:space="preserve">heavy-duty trucks is higher than in an equally sized sample which may include </w:t>
      </w:r>
      <w:r>
        <w:t xml:space="preserve">crashes involving </w:t>
      </w:r>
      <w:r w:rsidRPr="006D6E48">
        <w:t xml:space="preserve">trucks belonging to other classifications. Including both heavy- and medium-duty trucks in the same sample often requires truck class </w:t>
      </w:r>
      <w:r>
        <w:t xml:space="preserve">to </w:t>
      </w:r>
      <w:r w:rsidRPr="006D6E48">
        <w:t>become a covariate in the statistical analyses, shrinking the marginals (or decreasing the degrees of freedom) and thus decreasing statistical power</w:t>
      </w:r>
      <w:sdt>
        <w:sdtPr>
          <w:id w:val="-692300254"/>
          <w:citation/>
        </w:sdtPr>
        <w:sdtContent>
          <w:r w:rsidRPr="006D6E48">
            <w:fldChar w:fldCharType="begin"/>
          </w:r>
          <w:r w:rsidRPr="006D6E48">
            <w:instrText xml:space="preserve">CITATION Gua21 \l 1033 </w:instrText>
          </w:r>
          <w:r w:rsidRPr="006D6E48">
            <w:fldChar w:fldCharType="separate"/>
          </w:r>
          <w:r>
            <w:rPr>
              <w:noProof/>
            </w:rPr>
            <w:t xml:space="preserve"> </w:t>
          </w:r>
          <w:r w:rsidRPr="00777ECF">
            <w:rPr>
              <w:noProof/>
            </w:rPr>
            <w:t>[17]</w:t>
          </w:r>
          <w:r w:rsidRPr="006D6E48">
            <w:fldChar w:fldCharType="end"/>
          </w:r>
        </w:sdtContent>
      </w:sdt>
      <w:r w:rsidRPr="006D6E48">
        <w:t xml:space="preserve">. A sample of the same size comprising only </w:t>
      </w:r>
      <w:r>
        <w:t xml:space="preserve">crashes involving </w:t>
      </w:r>
      <w:r w:rsidRPr="006D6E48">
        <w:t>heavy-duty trucks skirts the need for the covariate and maximizes power. Effects unique to medium-duty trucks must be left to a separate study.</w:t>
      </w:r>
    </w:p>
    <w:p w14:paraId="024781AB" w14:textId="77777777" w:rsidR="00BA3A57" w:rsidRPr="006D6E48" w:rsidRDefault="00BA3A57" w:rsidP="00BA3A57">
      <w:pPr>
        <w:pStyle w:val="BodyText"/>
      </w:pPr>
      <w:r w:rsidRPr="006D6E48">
        <w:t>The LTCCS lost resources by investigating out-of-scope crashes involving light-duty trucks due to police officers on the scene confusing light-duty with medium-duty trucks and then calling the go-teams</w:t>
      </w:r>
      <w:sdt>
        <w:sdtPr>
          <w:id w:val="-1490399836"/>
          <w:citation/>
        </w:sdtPr>
        <w:sdtContent>
          <w:r w:rsidRPr="006D6E48">
            <w:fldChar w:fldCharType="begin"/>
          </w:r>
          <w:r w:rsidRPr="006D6E48">
            <w:instrText xml:space="preserve">CITATION Gua222 \l 1033 </w:instrText>
          </w:r>
          <w:r w:rsidRPr="006D6E48">
            <w:fldChar w:fldCharType="separate"/>
          </w:r>
          <w:r>
            <w:rPr>
              <w:noProof/>
            </w:rPr>
            <w:t xml:space="preserve"> </w:t>
          </w:r>
          <w:r w:rsidRPr="00777ECF">
            <w:rPr>
              <w:noProof/>
            </w:rPr>
            <w:t>[4]</w:t>
          </w:r>
          <w:r w:rsidRPr="006D6E48">
            <w:fldChar w:fldCharType="end"/>
          </w:r>
        </w:sdtContent>
      </w:sdt>
      <w:r w:rsidRPr="006D6E48">
        <w:t>. In contrast, heavy-duty trucks have proven to be easier to distinguish from smaller trucks</w:t>
      </w:r>
      <w:sdt>
        <w:sdtPr>
          <w:id w:val="-1620522585"/>
          <w:citation/>
        </w:sdtPr>
        <w:sdtContent>
          <w:r w:rsidRPr="006D6E48">
            <w:fldChar w:fldCharType="begin"/>
          </w:r>
          <w:r w:rsidRPr="006D6E48">
            <w:instrText xml:space="preserve">CITATION Gua211 \l 1033 </w:instrText>
          </w:r>
          <w:r w:rsidRPr="006D6E48">
            <w:fldChar w:fldCharType="separate"/>
          </w:r>
          <w:r>
            <w:rPr>
              <w:noProof/>
            </w:rPr>
            <w:t xml:space="preserve"> </w:t>
          </w:r>
          <w:r w:rsidRPr="00777ECF">
            <w:rPr>
              <w:noProof/>
            </w:rPr>
            <w:t>[18]</w:t>
          </w:r>
          <w:r w:rsidRPr="006D6E48">
            <w:fldChar w:fldCharType="end"/>
          </w:r>
        </w:sdtContent>
      </w:sdt>
      <w:r w:rsidRPr="006D6E48">
        <w:t>. Not many medium-duty trucks are subject to U.S. DOT and State regulations as these vehicles are not standard; thus</w:t>
      </w:r>
      <w:r>
        <w:t>,</w:t>
      </w:r>
      <w:r w:rsidRPr="006D6E48">
        <w:t xml:space="preserve"> studies of these trucks require the personnel collecting the data to have more extensive training. Focusing on heavy-duty trucks allows the CCFP to build and test the organizational and technical infrastructure before applying it to classes that present more challenges to study. By the time the CCFP turns its attention to other CMVs, uncertainties will be resolved regarding data collection </w:t>
      </w:r>
      <w:r w:rsidRPr="006D6E48">
        <w:lastRenderedPageBreak/>
        <w:t>content and quality, deployment of data collection resources, and the coordination of State vs. Federal enforcement.</w:t>
      </w:r>
    </w:p>
    <w:p w14:paraId="0C46285C" w14:textId="77777777" w:rsidR="00BA3A57" w:rsidRDefault="00BA3A57" w:rsidP="00BA3A57">
      <w:pPr>
        <w:pStyle w:val="Heading2"/>
      </w:pPr>
      <w:bookmarkStart w:id="46" w:name="_Ref180595600"/>
      <w:bookmarkStart w:id="47" w:name="_Toc191042308"/>
      <w:r>
        <w:t>Outcomes: Fatalities Only</w:t>
      </w:r>
      <w:bookmarkEnd w:id="46"/>
      <w:bookmarkEnd w:id="47"/>
    </w:p>
    <w:p w14:paraId="7A86FD7B"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 xml:space="preserve">The study will only sample crashes resulting in at least one fatality. The study </w:t>
      </w:r>
      <w:del w:id="48" w:author="Zuschlag, Michael (Volpe)" w:date="2025-02-21T16:08:00Z" w16du:dateUtc="2025-02-21T21:08:00Z">
        <w:r w:rsidRPr="006D6E48" w:rsidDel="006D35A7">
          <w:delText xml:space="preserve">will </w:delText>
        </w:r>
      </w:del>
      <w:ins w:id="49" w:author="Zuschlag, Michael (Volpe)" w:date="2025-02-21T16:08:00Z" w16du:dateUtc="2025-02-21T21:08:00Z">
        <w:r>
          <w:t>may</w:t>
        </w:r>
        <w:r w:rsidRPr="006D6E48">
          <w:t xml:space="preserve"> </w:t>
        </w:r>
      </w:ins>
      <w:r w:rsidRPr="006D6E48">
        <w:t>also collect a convenience sample of crashes with at least one incapacitating or non-incapacitating but evident injury.</w:t>
      </w:r>
    </w:p>
    <w:p w14:paraId="27B74106" w14:textId="77777777" w:rsidR="00BA3A57" w:rsidRPr="00B90C6F" w:rsidRDefault="00BA3A57" w:rsidP="00BA3A57">
      <w:pPr>
        <w:pStyle w:val="BodyText"/>
        <w:rPr>
          <w:b/>
          <w:bCs/>
        </w:rPr>
      </w:pPr>
      <w:r w:rsidRPr="00B90C6F">
        <w:rPr>
          <w:b/>
          <w:bCs/>
        </w:rPr>
        <w:t>RATIONALE</w:t>
      </w:r>
    </w:p>
    <w:p w14:paraId="3C465CB8" w14:textId="77777777" w:rsidR="00BA3A57" w:rsidRPr="006D6E48" w:rsidRDefault="00BA3A57" w:rsidP="00BA3A57">
      <w:pPr>
        <w:pStyle w:val="BodyText"/>
      </w:pPr>
      <w:r w:rsidRPr="006D6E48">
        <w:t>The study aims to help reduce fatal crashes involving heavy-duty trucks. Statistics generated with NHTSA’s Fatality and Injury Reporting System Tool</w:t>
      </w:r>
      <w:r w:rsidRPr="006D6E48">
        <w:rPr>
          <w:rStyle w:val="FootnoteReference"/>
        </w:rPr>
        <w:footnoteReference w:id="2"/>
      </w:r>
      <w:r w:rsidRPr="006D6E48">
        <w:t xml:space="preserve"> reveal that the number of heavy-duty trucks involved in fatal </w:t>
      </w:r>
      <w:r>
        <w:t>crashes</w:t>
      </w:r>
      <w:r w:rsidRPr="006D6E48">
        <w:t xml:space="preserve"> increased by 19% from 2020 to 2022. The study aims to yield information that will help FMCSA and the truck safety community identify activities and other measures likely to lead to significant reductions in the frequency and severity of these crashes. Fatal crashes are substantially less common than crashes with non-fatal injuries, but they represent the most severe crashes and thus warrant the most quickly implemented countermeasures.</w:t>
      </w:r>
    </w:p>
    <w:p w14:paraId="725FDB01" w14:textId="77777777" w:rsidR="00BA3A57" w:rsidRPr="006D6E48" w:rsidRDefault="00BA3A57" w:rsidP="00BA3A57">
      <w:pPr>
        <w:pStyle w:val="BodyText"/>
      </w:pPr>
      <w:r w:rsidRPr="006D6E48">
        <w:t xml:space="preserve">The LTCCS sample failed to yield enough statistical power to analyze the subset of fatal crashes. For a given representative sample size of all crashes with injuries and fatalities, fatalities will </w:t>
      </w:r>
      <w:r>
        <w:t>constitute</w:t>
      </w:r>
      <w:r w:rsidRPr="006D6E48">
        <w:t xml:space="preserve"> a small fraction due to fatal crashes being far less frequent than non-fatal injury crashes. The result is a small marginal for fatal crashes and low statistical power regarding fatal crashes, even though they are precisely the crashes with the greatest need for countermeasures. By collecting data on only fatal crashes, the marginal is maximized and thus power is maximized</w:t>
      </w:r>
      <w:sdt>
        <w:sdtPr>
          <w:id w:val="-892652989"/>
          <w:citation/>
        </w:sdtPr>
        <w:sdtContent>
          <w:r w:rsidRPr="006D6E48">
            <w:fldChar w:fldCharType="begin"/>
          </w:r>
          <w:r w:rsidRPr="006D6E48">
            <w:instrText xml:space="preserve">CITATION Gua21 \l 1033 </w:instrText>
          </w:r>
          <w:r w:rsidRPr="006D6E48">
            <w:fldChar w:fldCharType="separate"/>
          </w:r>
          <w:r>
            <w:rPr>
              <w:noProof/>
            </w:rPr>
            <w:t xml:space="preserve"> </w:t>
          </w:r>
          <w:r w:rsidRPr="00777ECF">
            <w:rPr>
              <w:noProof/>
            </w:rPr>
            <w:t>[17]</w:t>
          </w:r>
          <w:r w:rsidRPr="006D6E48">
            <w:fldChar w:fldCharType="end"/>
          </w:r>
        </w:sdtContent>
      </w:sdt>
      <w:r w:rsidRPr="006D6E48">
        <w:t xml:space="preserve">. </w:t>
      </w:r>
    </w:p>
    <w:p w14:paraId="62619F3C" w14:textId="77777777" w:rsidR="00BA3A57" w:rsidRPr="006D6E48" w:rsidRDefault="00BA3A57" w:rsidP="00BA3A57">
      <w:pPr>
        <w:pStyle w:val="BodyText"/>
      </w:pPr>
      <w:r>
        <w:t>The i</w:t>
      </w:r>
      <w:r w:rsidRPr="006D6E48">
        <w:t>nclusion of non-injury “towaway” crashes can be problematic. The LTCCS encountered difficulty identifying towaway crashes in a sufficiently timely fashion to get an investigator on scene. If a truck investigator is not on scene before the vehicle is towed, vital information about the crash can be lost (e.g. if the brakes were not “locked”)</w:t>
      </w:r>
      <w:sdt>
        <w:sdtPr>
          <w:id w:val="897634644"/>
          <w:citation/>
        </w:sdtPr>
        <w:sdtContent>
          <w:r w:rsidRPr="006D6E48">
            <w:fldChar w:fldCharType="begin"/>
          </w:r>
          <w:r w:rsidRPr="006D6E48">
            <w:instrText xml:space="preserve">CITATION Gua222 \l 1033 </w:instrText>
          </w:r>
          <w:r w:rsidRPr="006D6E48">
            <w:fldChar w:fldCharType="separate"/>
          </w:r>
          <w:r>
            <w:rPr>
              <w:noProof/>
            </w:rPr>
            <w:t xml:space="preserve"> </w:t>
          </w:r>
          <w:r w:rsidRPr="00777ECF">
            <w:rPr>
              <w:noProof/>
            </w:rPr>
            <w:t>[4]</w:t>
          </w:r>
          <w:r w:rsidRPr="006D6E48">
            <w:fldChar w:fldCharType="end"/>
          </w:r>
        </w:sdtContent>
      </w:sdt>
      <w:r w:rsidRPr="006D6E48">
        <w:t>. Furthermore, towaway crashes are cleared from the highway more quickly than injury crashes, and law enforcement, in practice, is less likely to call in the go-team for towaway crashes because it does not want to wait on scene</w:t>
      </w:r>
      <w:sdt>
        <w:sdtPr>
          <w:id w:val="-585299716"/>
          <w:citation/>
        </w:sdtPr>
        <w:sdtContent>
          <w:r w:rsidRPr="006D6E48">
            <w:fldChar w:fldCharType="begin"/>
          </w:r>
          <w:r w:rsidRPr="006D6E48">
            <w:instrText xml:space="preserve">CITATION Gua222 \l 1033 </w:instrText>
          </w:r>
          <w:r w:rsidRPr="006D6E48">
            <w:fldChar w:fldCharType="separate"/>
          </w:r>
          <w:r>
            <w:rPr>
              <w:noProof/>
            </w:rPr>
            <w:t xml:space="preserve"> </w:t>
          </w:r>
          <w:r w:rsidRPr="00777ECF">
            <w:rPr>
              <w:noProof/>
            </w:rPr>
            <w:t>[4]</w:t>
          </w:r>
          <w:r w:rsidRPr="006D6E48">
            <w:fldChar w:fldCharType="end"/>
          </w:r>
        </w:sdtContent>
      </w:sdt>
      <w:r w:rsidRPr="006D6E48">
        <w:t>.</w:t>
      </w:r>
    </w:p>
    <w:p w14:paraId="5626B3F6" w14:textId="77777777" w:rsidR="00BA3A57" w:rsidRPr="006D6E48" w:rsidRDefault="00BA3A57" w:rsidP="00BA3A57">
      <w:pPr>
        <w:pStyle w:val="BodyText"/>
      </w:pPr>
      <w:r w:rsidRPr="006D6E48">
        <w:t>Fatal crashes, in contrast, typically receive a more thorough investigation, including full crash reconstruction. With the study relying on pre-existing crash investigation agencies to collect data, focusing on fatal crashes aligns the requirements of the study with the policies of the investigation agency, ensuring consistent collection of data.</w:t>
      </w:r>
    </w:p>
    <w:p w14:paraId="25D2C52D" w14:textId="77777777" w:rsidR="00BA3A57" w:rsidRPr="006D6E48" w:rsidRDefault="00BA3A57" w:rsidP="00BA3A57">
      <w:pPr>
        <w:pStyle w:val="BodyText"/>
      </w:pPr>
      <w:r w:rsidRPr="006D6E48">
        <w:lastRenderedPageBreak/>
        <w:t>For entry into FARS, a crash must involve a motor vehicle traveling on a trafficway customarily open to the public and must result in the death of a vehicle occupant or a nonoccupant within 30 days of the crash. To remain consistent, the Heavy-Duty Truck Study will use the same definition of a fatal crash.</w:t>
      </w:r>
    </w:p>
    <w:p w14:paraId="21E31CE7" w14:textId="77777777" w:rsidR="00BA3A57" w:rsidRPr="006D6E48" w:rsidRDefault="00BA3A57" w:rsidP="00BA3A57">
      <w:pPr>
        <w:pStyle w:val="BodyText"/>
      </w:pPr>
      <w:r w:rsidRPr="006D6E48">
        <w:t>In addition to the sample of 2,000 fatal crashes, the study will accept data from full investigations of non-fatalities if available without imposing an excess burden or cost. Future studies may focus on different crash severities</w:t>
      </w:r>
      <w:sdt>
        <w:sdtPr>
          <w:id w:val="928310688"/>
          <w:citation/>
        </w:sdtPr>
        <w:sdtContent>
          <w:r w:rsidRPr="006D6E48">
            <w:fldChar w:fldCharType="begin"/>
          </w:r>
          <w:r w:rsidRPr="006D6E48">
            <w:instrText xml:space="preserve"> CITATION FMC22 \l 1033 </w:instrText>
          </w:r>
          <w:r w:rsidRPr="006D6E48">
            <w:fldChar w:fldCharType="separate"/>
          </w:r>
          <w:r>
            <w:rPr>
              <w:noProof/>
            </w:rPr>
            <w:t xml:space="preserve"> </w:t>
          </w:r>
          <w:r w:rsidRPr="00777ECF">
            <w:rPr>
              <w:noProof/>
            </w:rPr>
            <w:t>[5]</w:t>
          </w:r>
          <w:r w:rsidRPr="006D6E48">
            <w:fldChar w:fldCharType="end"/>
          </w:r>
        </w:sdtContent>
      </w:sdt>
      <w:r w:rsidRPr="006D6E48">
        <w:t>.</w:t>
      </w:r>
    </w:p>
    <w:p w14:paraId="20D87D52" w14:textId="77777777" w:rsidR="00BA3A57" w:rsidRDefault="00BA3A57" w:rsidP="00BA3A57">
      <w:pPr>
        <w:pStyle w:val="Heading2"/>
      </w:pPr>
      <w:bookmarkStart w:id="50" w:name="SampleSize2000"/>
      <w:bookmarkStart w:id="51" w:name="_Ref180595625"/>
      <w:bookmarkStart w:id="52" w:name="_Toc191042309"/>
      <w:bookmarkEnd w:id="50"/>
      <w:r>
        <w:t>Sample Size: 2,000 Crashes</w:t>
      </w:r>
      <w:bookmarkEnd w:id="51"/>
      <w:bookmarkEnd w:id="52"/>
    </w:p>
    <w:p w14:paraId="2C4C7D7E"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As a target,</w:t>
      </w:r>
      <w:r w:rsidRPr="006D6E48">
        <w:rPr>
          <w:b/>
          <w:bCs/>
        </w:rPr>
        <w:t xml:space="preserve"> </w:t>
      </w:r>
      <w:r w:rsidRPr="006D6E48">
        <w:t xml:space="preserve">the study will collect full data on 2,000 events. These events will be described as “crashes” not as “accidents,” consistent with the American National Standard Institute </w:t>
      </w:r>
      <w:sdt>
        <w:sdtPr>
          <w:id w:val="-1445894"/>
          <w:citation/>
        </w:sdtPr>
        <w:sdtContent>
          <w:r w:rsidRPr="006D6E48">
            <w:fldChar w:fldCharType="begin"/>
          </w:r>
          <w:r w:rsidRPr="006D6E48">
            <w:instrText xml:space="preserve"> CITATION Ame17 \l 1033 </w:instrText>
          </w:r>
          <w:r w:rsidRPr="006D6E48">
            <w:fldChar w:fldCharType="separate"/>
          </w:r>
          <w:r w:rsidRPr="00777ECF">
            <w:rPr>
              <w:noProof/>
            </w:rPr>
            <w:t>[19]</w:t>
          </w:r>
          <w:r w:rsidRPr="006D6E48">
            <w:fldChar w:fldCharType="end"/>
          </w:r>
        </w:sdtContent>
      </w:sdt>
      <w:r w:rsidRPr="006D6E48">
        <w:t>.</w:t>
      </w:r>
    </w:p>
    <w:p w14:paraId="0D77284A" w14:textId="77777777" w:rsidR="00BA3A57" w:rsidRPr="0080531B" w:rsidRDefault="00BA3A57" w:rsidP="00BA3A57">
      <w:pPr>
        <w:pStyle w:val="BodyText"/>
        <w:rPr>
          <w:b/>
          <w:bCs/>
        </w:rPr>
      </w:pPr>
      <w:r w:rsidRPr="0080531B">
        <w:rPr>
          <w:b/>
          <w:bCs/>
        </w:rPr>
        <w:t>RATIONALE</w:t>
      </w:r>
    </w:p>
    <w:p w14:paraId="2F51465F" w14:textId="77777777" w:rsidR="00BA3A57" w:rsidRPr="006D6E48" w:rsidRDefault="00BA3A57" w:rsidP="00BA3A57">
      <w:pPr>
        <w:pStyle w:val="BodyText"/>
      </w:pPr>
      <w:r w:rsidRPr="006D6E48">
        <w:t>A target of 2,000 crashes meaningfully improves on the sample size of the original LTCCS. For the potential crash factors that the Heavy-Duty Truck Study is expected to examine, a sample size of 2,000 allows researchers to detect factor</w:t>
      </w:r>
      <w:r>
        <w:t xml:space="preserve"> condition</w:t>
      </w:r>
      <w:r w:rsidRPr="006D6E48">
        <w:t xml:space="preserve">s associated with as little as a 2.5% excess in crashes involving heavy-duty trucks </w:t>
      </w:r>
      <w:sdt>
        <w:sdtPr>
          <w:id w:val="-77291865"/>
          <w:citation/>
        </w:sdtPr>
        <w:sdtContent>
          <w:r w:rsidRPr="006D6E48">
            <w:fldChar w:fldCharType="begin"/>
          </w:r>
          <w:r w:rsidRPr="006D6E48">
            <w:instrText xml:space="preserve">CITATION Zus22 \l 1033 </w:instrText>
          </w:r>
          <w:r w:rsidRPr="006D6E48">
            <w:fldChar w:fldCharType="separate"/>
          </w:r>
          <w:r w:rsidRPr="00777ECF">
            <w:rPr>
              <w:noProof/>
            </w:rPr>
            <w:t>[9]</w:t>
          </w:r>
          <w:r w:rsidRPr="006D6E48">
            <w:fldChar w:fldCharType="end"/>
          </w:r>
        </w:sdtContent>
      </w:sdt>
      <w:r w:rsidRPr="006D6E48">
        <w:t>.</w:t>
      </w:r>
    </w:p>
    <w:p w14:paraId="5C0579C9" w14:textId="77777777" w:rsidR="00BA3A57" w:rsidRPr="006D6E48" w:rsidRDefault="00BA3A57" w:rsidP="00BA3A57">
      <w:pPr>
        <w:pStyle w:val="BodyText"/>
      </w:pPr>
      <w:r w:rsidRPr="006D6E48">
        <w:t>Budget restrictions limit the sample size that may be collected and processed. With a $30 million budget, a rough order of magnitude analysis allows for approximately $17.2 million for actual data collection over two years ($8.6 million per year). Other annual costs total $6.8 million over two years, and one-time expenses (e.g., preparation and analyses) account for the remaining $6.0 million</w:t>
      </w:r>
      <w:sdt>
        <w:sdtPr>
          <w:id w:val="-23333079"/>
          <w:citation/>
        </w:sdtPr>
        <w:sdtContent>
          <w:r w:rsidRPr="006D6E48">
            <w:fldChar w:fldCharType="begin"/>
          </w:r>
          <w:r w:rsidRPr="006D6E48">
            <w:instrText xml:space="preserve">CITATION Sto21 \l 1033 </w:instrText>
          </w:r>
          <w:r w:rsidRPr="006D6E48">
            <w:fldChar w:fldCharType="separate"/>
          </w:r>
          <w:r>
            <w:rPr>
              <w:noProof/>
            </w:rPr>
            <w:t xml:space="preserve"> </w:t>
          </w:r>
          <w:r w:rsidRPr="00777ECF">
            <w:rPr>
              <w:noProof/>
            </w:rPr>
            <w:t>[20]</w:t>
          </w:r>
          <w:r w:rsidRPr="006D6E48">
            <w:fldChar w:fldCharType="end"/>
          </w:r>
        </w:sdtContent>
      </w:sdt>
      <w:r w:rsidRPr="006D6E48">
        <w:t>. Based on original estimates using NHTSA’s CISS infrastructure, $6.8 million is the annual cost for collecting data on 1,000 events per year for a total of 2,000</w:t>
      </w:r>
      <w:sdt>
        <w:sdtPr>
          <w:id w:val="162588243"/>
          <w:citation/>
        </w:sdtPr>
        <w:sdtContent>
          <w:r w:rsidRPr="006D6E48">
            <w:fldChar w:fldCharType="begin"/>
          </w:r>
          <w:r w:rsidRPr="006D6E48">
            <w:instrText xml:space="preserve">CITATION Mic21 \l 1033 </w:instrText>
          </w:r>
          <w:r w:rsidRPr="006D6E48">
            <w:fldChar w:fldCharType="separate"/>
          </w:r>
          <w:r>
            <w:rPr>
              <w:noProof/>
            </w:rPr>
            <w:t xml:space="preserve"> </w:t>
          </w:r>
          <w:r w:rsidRPr="00777ECF">
            <w:rPr>
              <w:noProof/>
            </w:rPr>
            <w:t>[21]</w:t>
          </w:r>
          <w:r w:rsidRPr="006D6E48">
            <w:fldChar w:fldCharType="end"/>
          </w:r>
        </w:sdtContent>
      </w:sdt>
      <w:r w:rsidRPr="006D6E48">
        <w:t>. It is assumed that the data collection annual cost using existing investigation agencies is comparable. A meaningful increment in statistical power can be achieved by doubling the sample size to 4,000</w:t>
      </w:r>
      <w:sdt>
        <w:sdtPr>
          <w:id w:val="1215858426"/>
          <w:citation/>
        </w:sdtPr>
        <w:sdtContent>
          <w:r w:rsidRPr="006D6E48">
            <w:fldChar w:fldCharType="begin"/>
          </w:r>
          <w:r w:rsidRPr="006D6E48">
            <w:instrText xml:space="preserve">CITATION Zus22 \l 1033 </w:instrText>
          </w:r>
          <w:r w:rsidRPr="006D6E48">
            <w:fldChar w:fldCharType="separate"/>
          </w:r>
          <w:r>
            <w:rPr>
              <w:noProof/>
            </w:rPr>
            <w:t xml:space="preserve"> </w:t>
          </w:r>
          <w:r w:rsidRPr="00777ECF">
            <w:rPr>
              <w:noProof/>
            </w:rPr>
            <w:t>[9]</w:t>
          </w:r>
          <w:r w:rsidRPr="006D6E48">
            <w:fldChar w:fldCharType="end"/>
          </w:r>
        </w:sdtContent>
      </w:sdt>
      <w:r w:rsidRPr="006D6E48">
        <w:t>. However, that is estimated to cost $57.0 million</w:t>
      </w:r>
      <w:sdt>
        <w:sdtPr>
          <w:id w:val="-1130010726"/>
          <w:citation/>
        </w:sdtPr>
        <w:sdtContent>
          <w:r w:rsidRPr="006D6E48">
            <w:fldChar w:fldCharType="begin"/>
          </w:r>
          <w:r w:rsidRPr="006D6E48">
            <w:instrText xml:space="preserve">CITATION Mic21 \l 1033 </w:instrText>
          </w:r>
          <w:r w:rsidRPr="006D6E48">
            <w:fldChar w:fldCharType="separate"/>
          </w:r>
          <w:r>
            <w:rPr>
              <w:noProof/>
            </w:rPr>
            <w:t xml:space="preserve"> </w:t>
          </w:r>
          <w:r w:rsidRPr="00777ECF">
            <w:rPr>
              <w:noProof/>
            </w:rPr>
            <w:t>[21]</w:t>
          </w:r>
          <w:r w:rsidRPr="006D6E48">
            <w:fldChar w:fldCharType="end"/>
          </w:r>
        </w:sdtContent>
      </w:sdt>
      <w:r w:rsidRPr="006D6E48">
        <w:t>.</w:t>
      </w:r>
    </w:p>
    <w:p w14:paraId="591DF49A" w14:textId="77777777" w:rsidR="00BA3A57" w:rsidRPr="006D6E48" w:rsidRDefault="00BA3A57" w:rsidP="00BA3A57">
      <w:pPr>
        <w:pStyle w:val="BodyText"/>
      </w:pPr>
      <w:r w:rsidRPr="006D6E48">
        <w:t>The period of data collection also constrains the sample size</w:t>
      </w:r>
      <w:sdt>
        <w:sdtPr>
          <w:id w:val="-1824424369"/>
          <w:citation/>
        </w:sdtPr>
        <w:sdtContent>
          <w:r w:rsidRPr="006D6E48">
            <w:fldChar w:fldCharType="begin"/>
          </w:r>
          <w:r w:rsidRPr="006D6E48">
            <w:instrText xml:space="preserve"> CITATION Mor21 \l 1033 </w:instrText>
          </w:r>
          <w:r w:rsidRPr="006D6E48">
            <w:fldChar w:fldCharType="separate"/>
          </w:r>
          <w:r>
            <w:rPr>
              <w:noProof/>
            </w:rPr>
            <w:t xml:space="preserve"> </w:t>
          </w:r>
          <w:r w:rsidRPr="00777ECF">
            <w:rPr>
              <w:noProof/>
            </w:rPr>
            <w:t>[22]</w:t>
          </w:r>
          <w:r w:rsidRPr="006D6E48">
            <w:fldChar w:fldCharType="end"/>
          </w:r>
        </w:sdtContent>
      </w:sdt>
      <w:r w:rsidRPr="006D6E48">
        <w:t>. There are approximately 3,500 fatal crashes involving heavy-duty trucks per year in the U.S.</w:t>
      </w:r>
      <w:sdt>
        <w:sdtPr>
          <w:id w:val="-850786442"/>
          <w:citation/>
        </w:sdtPr>
        <w:sdtContent>
          <w:r w:rsidRPr="006D6E48">
            <w:fldChar w:fldCharType="begin"/>
          </w:r>
          <w:r w:rsidRPr="006D6E48">
            <w:instrText xml:space="preserve">CITATION FMC20 \l 1033 </w:instrText>
          </w:r>
          <w:r w:rsidRPr="006D6E48">
            <w:fldChar w:fldCharType="separate"/>
          </w:r>
          <w:r>
            <w:rPr>
              <w:noProof/>
            </w:rPr>
            <w:t xml:space="preserve"> </w:t>
          </w:r>
          <w:r w:rsidRPr="00777ECF">
            <w:rPr>
              <w:noProof/>
            </w:rPr>
            <w:t>[10]</w:t>
          </w:r>
          <w:r w:rsidRPr="006D6E48">
            <w:fldChar w:fldCharType="end"/>
          </w:r>
        </w:sdtContent>
      </w:sdt>
      <w:r w:rsidRPr="006D6E48">
        <w:t xml:space="preserve">. With a data collection period of two years, an exhaustive collection of all crashes would yield approximately 7,000 crashes. Given restrictions on the number of participating investigative agencies and the study’s requirements for investigation team capabilities and dispositions, data format and variables, and record inclusion, the study most likely can collect data on only a fraction of the 7,000 crashes theoretically available in the period of data collection. </w:t>
      </w:r>
    </w:p>
    <w:p w14:paraId="6D3D96F4" w14:textId="77777777" w:rsidR="00BA3A57" w:rsidRDefault="00BA3A57" w:rsidP="00BA3A57">
      <w:pPr>
        <w:pStyle w:val="Heading2"/>
      </w:pPr>
      <w:bookmarkStart w:id="53" w:name="_Ref180595630"/>
      <w:bookmarkStart w:id="54" w:name="_Toc191042310"/>
      <w:r>
        <w:t>Representativeness: National, Stratified by Region</w:t>
      </w:r>
      <w:bookmarkEnd w:id="53"/>
      <w:bookmarkEnd w:id="54"/>
    </w:p>
    <w:p w14:paraId="6ED4F4C4"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The study intends to ensure that its data is representative and documented in a way conducive to calculating national population crash rates while ensuring that all regions of the contiguous U.S. are represented</w:t>
      </w:r>
      <w:sdt>
        <w:sdtPr>
          <w:id w:val="1151712598"/>
          <w:citation/>
        </w:sdtPr>
        <w:sdtContent>
          <w:r w:rsidRPr="006D6E48">
            <w:fldChar w:fldCharType="begin"/>
          </w:r>
          <w:r w:rsidRPr="006D6E48">
            <w:instrText xml:space="preserve"> CITATION Mey21 \l 1033 </w:instrText>
          </w:r>
          <w:r w:rsidRPr="006D6E48">
            <w:fldChar w:fldCharType="separate"/>
          </w:r>
          <w:r>
            <w:rPr>
              <w:noProof/>
            </w:rPr>
            <w:t xml:space="preserve"> </w:t>
          </w:r>
          <w:r w:rsidRPr="00777ECF">
            <w:rPr>
              <w:noProof/>
            </w:rPr>
            <w:t>[23]</w:t>
          </w:r>
          <w:r w:rsidRPr="006D6E48">
            <w:fldChar w:fldCharType="end"/>
          </w:r>
        </w:sdtContent>
      </w:sdt>
      <w:r w:rsidRPr="006D6E48">
        <w:t xml:space="preserve">. However, it will not be possible to collect a sufficiently large sample for data to be aggregated by individual county or census tract, nor is it feasible to stratify crash locations by the level of population density. </w:t>
      </w:r>
    </w:p>
    <w:p w14:paraId="7ABEF338" w14:textId="77777777" w:rsidR="00BA3A57" w:rsidRPr="00977EB2" w:rsidRDefault="00BA3A57" w:rsidP="00BA3A57">
      <w:pPr>
        <w:pStyle w:val="BodyText"/>
        <w:rPr>
          <w:b/>
          <w:bCs/>
        </w:rPr>
      </w:pPr>
      <w:r w:rsidRPr="00977EB2">
        <w:rPr>
          <w:b/>
          <w:bCs/>
        </w:rPr>
        <w:lastRenderedPageBreak/>
        <w:t>RATIONALE</w:t>
      </w:r>
    </w:p>
    <w:p w14:paraId="0A859A77" w14:textId="77777777" w:rsidR="00BA3A57" w:rsidRPr="006D6E48" w:rsidRDefault="00BA3A57" w:rsidP="00BA3A57">
      <w:pPr>
        <w:pStyle w:val="BodyText"/>
      </w:pPr>
      <w:r w:rsidRPr="006D6E48">
        <w:t>While the CCFP intends to obtain a nationally representative sample of crashes involving heavy-duty trucks, this study, like the LTCCS before it, seeks to ensure crashes are sampled from different regions of the U.S. For example, this study may follow the LTCCS’s method of sampling an equal number of sampling units from northern, eastern, southern, and western U</w:t>
      </w:r>
      <w:r>
        <w:t>.</w:t>
      </w:r>
      <w:r w:rsidRPr="006D6E48">
        <w:t>S. As in the LTCCS, weights may be applied to crashes in each stratum to arrive at the national frequencies of crashes. Such stratification was used in the LTCCS, and the reviews of the LTCCS method commended it on its representativeness</w:t>
      </w:r>
      <w:sdt>
        <w:sdtPr>
          <w:id w:val="980198652"/>
          <w:citation/>
        </w:sdtPr>
        <w:sdtContent>
          <w:r w:rsidRPr="006D6E48">
            <w:fldChar w:fldCharType="begin"/>
          </w:r>
          <w:r w:rsidRPr="006D6E48">
            <w:instrText xml:space="preserve">CITATION Cen05 \l 1033 </w:instrText>
          </w:r>
          <w:r w:rsidRPr="006D6E48">
            <w:fldChar w:fldCharType="separate"/>
          </w:r>
          <w:r>
            <w:rPr>
              <w:noProof/>
            </w:rPr>
            <w:t xml:space="preserve"> </w:t>
          </w:r>
          <w:r w:rsidRPr="00777ECF">
            <w:rPr>
              <w:noProof/>
            </w:rPr>
            <w:t>[6]</w:t>
          </w:r>
          <w:r w:rsidRPr="006D6E48">
            <w:fldChar w:fldCharType="end"/>
          </w:r>
        </w:sdtContent>
      </w:sdt>
      <w:sdt>
        <w:sdtPr>
          <w:id w:val="1770120490"/>
          <w:citation/>
        </w:sdtPr>
        <w:sdtContent>
          <w:r w:rsidRPr="006D6E48">
            <w:fldChar w:fldCharType="begin"/>
          </w:r>
          <w:r w:rsidRPr="006D6E48">
            <w:instrText xml:space="preserve">CITATION Hed03 \l 1033 </w:instrText>
          </w:r>
          <w:r w:rsidRPr="006D6E48">
            <w:fldChar w:fldCharType="separate"/>
          </w:r>
          <w:r>
            <w:rPr>
              <w:noProof/>
            </w:rPr>
            <w:t xml:space="preserve"> </w:t>
          </w:r>
          <w:r w:rsidRPr="00777ECF">
            <w:rPr>
              <w:noProof/>
            </w:rPr>
            <w:t>[7]</w:t>
          </w:r>
          <w:r w:rsidRPr="006D6E48">
            <w:fldChar w:fldCharType="end"/>
          </w:r>
        </w:sdtContent>
      </w:sdt>
      <w:r w:rsidRPr="006D6E48">
        <w:t>.</w:t>
      </w:r>
    </w:p>
    <w:p w14:paraId="42838918" w14:textId="77777777" w:rsidR="00BA3A57" w:rsidRPr="006D6E48" w:rsidRDefault="00BA3A57" w:rsidP="00BA3A57">
      <w:pPr>
        <w:pStyle w:val="BodyText"/>
      </w:pPr>
      <w:r w:rsidRPr="006D6E48">
        <w:t xml:space="preserve">However, within each stratum, there may be a limited number of suitable sampling units available, given requirements for investigation team capabilities, inclination to participate, data format and variables, and record inclusion. To obtain equal sampling units in all strata, it may be necessary to compromise on certain requirements, which may impact data analysis and interpretation.  </w:t>
      </w:r>
    </w:p>
    <w:p w14:paraId="4B2F2A98" w14:textId="77777777" w:rsidR="00BA3A57" w:rsidRPr="006D6E48" w:rsidRDefault="00BA3A57" w:rsidP="00BA3A57">
      <w:pPr>
        <w:pStyle w:val="BodyText"/>
      </w:pPr>
      <w:r w:rsidRPr="006D6E48">
        <w:t>The LTCCS stratified its sample by population density as well as region, selecting equal numbers of sampling units comprising central cities, well-populated counties, and sparsely populated counties. Such stratification is not necessary to achieve a nationally representative sample. Indeed, it can complicate the calculation of national rates</w:t>
      </w:r>
      <w:sdt>
        <w:sdtPr>
          <w:id w:val="-2018996363"/>
          <w:citation/>
        </w:sdtPr>
        <w:sdtContent>
          <w:r w:rsidRPr="006D6E48">
            <w:fldChar w:fldCharType="begin"/>
          </w:r>
          <w:r w:rsidRPr="006D6E48">
            <w:instrText xml:space="preserve"> CITATION Bon04 \l 1033 </w:instrText>
          </w:r>
          <w:r w:rsidRPr="006D6E48">
            <w:fldChar w:fldCharType="separate"/>
          </w:r>
          <w:r>
            <w:rPr>
              <w:noProof/>
            </w:rPr>
            <w:t xml:space="preserve"> </w:t>
          </w:r>
          <w:r w:rsidRPr="00777ECF">
            <w:rPr>
              <w:noProof/>
            </w:rPr>
            <w:t>[24]</w:t>
          </w:r>
          <w:r w:rsidRPr="006D6E48">
            <w:fldChar w:fldCharType="end"/>
          </w:r>
        </w:sdtContent>
      </w:sdt>
      <w:r w:rsidRPr="006D6E48">
        <w:t>. However, such stratification would facilitate statistical comparisons across population levels and add to the study’s face validity.</w:t>
      </w:r>
    </w:p>
    <w:p w14:paraId="6B81F0FE" w14:textId="77777777" w:rsidR="00BA3A57" w:rsidRPr="006D6E48" w:rsidRDefault="00BA3A57" w:rsidP="00BA3A57">
      <w:pPr>
        <w:pStyle w:val="BodyText"/>
      </w:pPr>
      <w:r w:rsidRPr="006D6E48">
        <w:t>Whatever its merits, it is not feasible to stratify by population density for this study due to the following restrictions (detailed in the referenced sections):</w:t>
      </w:r>
    </w:p>
    <w:p w14:paraId="73073010" w14:textId="77777777" w:rsidR="00BA3A57" w:rsidRPr="006D6E48" w:rsidRDefault="00BA3A57" w:rsidP="00BA3A57">
      <w:pPr>
        <w:pStyle w:val="BodyText"/>
        <w:numPr>
          <w:ilvl w:val="0"/>
          <w:numId w:val="35"/>
        </w:numPr>
      </w:pPr>
      <w:r>
        <w:fldChar w:fldCharType="begin"/>
      </w:r>
      <w:r>
        <w:instrText xml:space="preserve"> REF _Ref180595659 \h </w:instrText>
      </w:r>
      <w:r>
        <w:fldChar w:fldCharType="separate"/>
      </w:r>
      <w:r>
        <w:t>Data Collection Workforce: Pre-Existing, In-Place Crash Investigation Agencies</w:t>
      </w:r>
      <w:r>
        <w:fldChar w:fldCharType="end"/>
      </w:r>
      <w:r>
        <w:t xml:space="preserve"> (page </w:t>
      </w:r>
      <w:r>
        <w:fldChar w:fldCharType="begin"/>
      </w:r>
      <w:r>
        <w:instrText xml:space="preserve"> PAGEREF _Ref180595659 \h </w:instrText>
      </w:r>
      <w:r>
        <w:fldChar w:fldCharType="separate"/>
      </w:r>
      <w:r>
        <w:rPr>
          <w:noProof/>
        </w:rPr>
        <w:t>24</w:t>
      </w:r>
      <w:r>
        <w:fldChar w:fldCharType="end"/>
      </w:r>
      <w:r>
        <w:t>)</w:t>
      </w:r>
    </w:p>
    <w:p w14:paraId="75CBD650" w14:textId="77777777" w:rsidR="00BA3A57" w:rsidRDefault="00BA3A57" w:rsidP="00BA3A57">
      <w:pPr>
        <w:pStyle w:val="BodyText"/>
        <w:numPr>
          <w:ilvl w:val="0"/>
          <w:numId w:val="35"/>
        </w:numPr>
      </w:pPr>
      <w:r>
        <w:fldChar w:fldCharType="begin"/>
      </w:r>
      <w:r>
        <w:instrText xml:space="preserve"> REF _Ref180595661 \h </w:instrText>
      </w:r>
      <w:r>
        <w:fldChar w:fldCharType="separate"/>
      </w:r>
      <w:r>
        <w:t>Jurisdiction Level of Investigation Agencies: Generally State Level</w:t>
      </w:r>
      <w:r>
        <w:fldChar w:fldCharType="end"/>
      </w:r>
      <w:r>
        <w:t xml:space="preserve"> (page </w:t>
      </w:r>
      <w:r>
        <w:fldChar w:fldCharType="begin"/>
      </w:r>
      <w:r>
        <w:instrText xml:space="preserve"> PAGEREF _Ref180595661 \h </w:instrText>
      </w:r>
      <w:r>
        <w:fldChar w:fldCharType="separate"/>
      </w:r>
      <w:r>
        <w:rPr>
          <w:noProof/>
        </w:rPr>
        <w:t>25</w:t>
      </w:r>
      <w:r>
        <w:fldChar w:fldCharType="end"/>
      </w:r>
      <w:r>
        <w:t>)</w:t>
      </w:r>
    </w:p>
    <w:p w14:paraId="27E9A8AF" w14:textId="77777777" w:rsidR="00BA3A57" w:rsidRPr="006D6E48" w:rsidRDefault="00BA3A57" w:rsidP="00BA3A57">
      <w:pPr>
        <w:pStyle w:val="BodyText"/>
        <w:numPr>
          <w:ilvl w:val="0"/>
          <w:numId w:val="35"/>
        </w:numPr>
      </w:pPr>
      <w:r>
        <w:fldChar w:fldCharType="begin"/>
      </w:r>
      <w:r>
        <w:instrText xml:space="preserve"> REF _Ref164849270 \h </w:instrText>
      </w:r>
      <w:r>
        <w:fldChar w:fldCharType="separate"/>
      </w:r>
      <w:r w:rsidRPr="006D6E48">
        <w:t>Sampling Units: Equivalent to Entire Crash Investigation Agency</w:t>
      </w:r>
      <w:r>
        <w:fldChar w:fldCharType="end"/>
      </w:r>
      <w:r>
        <w:t xml:space="preserve"> (page </w:t>
      </w:r>
      <w:r>
        <w:fldChar w:fldCharType="begin"/>
      </w:r>
      <w:r>
        <w:instrText xml:space="preserve"> PAGEREF _Ref164849270 \h </w:instrText>
      </w:r>
      <w:r>
        <w:fldChar w:fldCharType="separate"/>
      </w:r>
      <w:r>
        <w:rPr>
          <w:noProof/>
        </w:rPr>
        <w:t>28</w:t>
      </w:r>
      <w:r>
        <w:fldChar w:fldCharType="end"/>
      </w:r>
      <w:r w:rsidRPr="006D6E48">
        <w:t>)</w:t>
      </w:r>
    </w:p>
    <w:p w14:paraId="49F91186" w14:textId="77777777" w:rsidR="00BA3A57" w:rsidRDefault="00BA3A57" w:rsidP="00BA3A57">
      <w:pPr>
        <w:pStyle w:val="BodyText"/>
      </w:pPr>
      <w:r w:rsidRPr="006D6E48">
        <w:t xml:space="preserve">With sampling units composed of predominantly entire States, the CCFP cannot select sampling units that are strictly urban, suburban, or rural, since each State generally comprises a mix of population densities. </w:t>
      </w:r>
    </w:p>
    <w:p w14:paraId="7322143F" w14:textId="77777777" w:rsidR="00BA3A57" w:rsidRPr="006D6E48" w:rsidRDefault="00BA3A57" w:rsidP="00BA3A57">
      <w:pPr>
        <w:pStyle w:val="Heading2"/>
      </w:pPr>
      <w:bookmarkStart w:id="55" w:name="_Ref190939104"/>
      <w:bookmarkStart w:id="56" w:name="_Toc191042311"/>
      <w:r>
        <w:t>Relating Factors to Risk: Crash Analysis for Contributing Factors</w:t>
      </w:r>
      <w:bookmarkEnd w:id="55"/>
      <w:bookmarkEnd w:id="56"/>
    </w:p>
    <w:p w14:paraId="7D6FBB88" w14:textId="77777777" w:rsidR="00BA3A57" w:rsidRPr="006D6E48" w:rsidRDefault="00BA3A57" w:rsidP="00BA3A57">
      <w:pPr>
        <w:pStyle w:val="BodyText"/>
      </w:pPr>
      <w:r w:rsidRPr="006D6E48">
        <w:rPr>
          <w:rStyle w:val="ParagraphHeading"/>
        </w:rPr>
        <w:t>Definition</w:t>
      </w:r>
      <w:r w:rsidRPr="006D6E48">
        <w:rPr>
          <w:b/>
          <w:bCs/>
        </w:rPr>
        <w:t>:</w:t>
      </w:r>
      <w:r>
        <w:t xml:space="preserve"> The primary means to relate factors to crash risk will be through analysis of crashes to determine the key factors’ contributions to the crash followed by statistical analysis of other factors on the contributing factors. </w:t>
      </w:r>
    </w:p>
    <w:p w14:paraId="427A39FB" w14:textId="77777777" w:rsidR="00BA3A57" w:rsidRPr="00047202" w:rsidRDefault="00BA3A57" w:rsidP="00BA3A57">
      <w:pPr>
        <w:pStyle w:val="BodyText"/>
        <w:rPr>
          <w:b/>
          <w:bCs/>
        </w:rPr>
      </w:pPr>
      <w:r w:rsidRPr="00047202">
        <w:rPr>
          <w:b/>
          <w:bCs/>
        </w:rPr>
        <w:t>RATIONALE</w:t>
      </w:r>
    </w:p>
    <w:p w14:paraId="660F2979" w14:textId="77777777" w:rsidR="00BA3A57" w:rsidRPr="006D6E48" w:rsidRDefault="00BA3A57" w:rsidP="00BA3A57">
      <w:pPr>
        <w:pStyle w:val="BodyText"/>
      </w:pPr>
      <w:r w:rsidRPr="006D6E48">
        <w:t>Most of the study’s research questions concern the impact of factors on crash risk</w:t>
      </w:r>
      <w:r>
        <w:t>. Typically, impact is assessed by comparing crash frequencies for a factor’s conditions with exposure rates of those conditions.</w:t>
      </w:r>
      <w:r w:rsidRPr="006D6E48">
        <w:t xml:space="preserve"> </w:t>
      </w:r>
      <w:r>
        <w:t xml:space="preserve">For example, the proportion of crashes involving novice CDL drivers could be compared to the proportion of driving done by novice CDL drivers. </w:t>
      </w:r>
      <w:r w:rsidRPr="006D6E48">
        <w:t xml:space="preserve">With data limited to that collected by multiple </w:t>
      </w:r>
      <w:r w:rsidRPr="006D6E48">
        <w:lastRenderedPageBreak/>
        <w:t>crash investigation agencies across the country (see</w:t>
      </w:r>
      <w:r>
        <w:t xml:space="preserve"> </w:t>
      </w:r>
      <w:r>
        <w:fldChar w:fldCharType="begin"/>
      </w:r>
      <w:r>
        <w:instrText xml:space="preserve"> REF _Ref180595661 \h </w:instrText>
      </w:r>
      <w:r>
        <w:fldChar w:fldCharType="separate"/>
      </w:r>
      <w:r>
        <w:t>Jurisdiction Level of Investigation Agencies: Generally State Level</w:t>
      </w:r>
      <w:r>
        <w:fldChar w:fldCharType="end"/>
      </w:r>
      <w:r>
        <w:t xml:space="preserve"> </w:t>
      </w:r>
      <w:r w:rsidRPr="006D6E48">
        <w:t>, page</w:t>
      </w:r>
      <w:r>
        <w:t xml:space="preserve"> </w:t>
      </w:r>
      <w:r>
        <w:fldChar w:fldCharType="begin"/>
      </w:r>
      <w:r>
        <w:instrText xml:space="preserve"> PAGEREF _Ref180595661 \h </w:instrText>
      </w:r>
      <w:r>
        <w:fldChar w:fldCharType="separate"/>
      </w:r>
      <w:r>
        <w:rPr>
          <w:noProof/>
        </w:rPr>
        <w:t>25</w:t>
      </w:r>
      <w:r>
        <w:fldChar w:fldCharType="end"/>
      </w:r>
      <w:r w:rsidRPr="006D6E48">
        <w:t xml:space="preserve">), there is no feasible means to collect exposure data. </w:t>
      </w:r>
      <w:r>
        <w:t>For instance, t</w:t>
      </w:r>
      <w:r w:rsidRPr="006D6E48">
        <w:t xml:space="preserve">he CCFP does not have the leverage to induce agencies to conduct roadside polls of CMVs passing crash locations to determine exposure of a factor. Such teams may not have the expertise, authority, or resources for such polling anyway. </w:t>
      </w:r>
    </w:p>
    <w:p w14:paraId="6EB6F83F" w14:textId="77777777" w:rsidR="00BA3A57" w:rsidRDefault="00BA3A57" w:rsidP="00BA3A57">
      <w:pPr>
        <w:pStyle w:val="BodyText"/>
      </w:pPr>
      <w:r w:rsidRPr="006D6E48">
        <w:t xml:space="preserve">Useful exposure information potentially could be sourced from other datasets for some </w:t>
      </w:r>
      <w:r>
        <w:t>factors</w:t>
      </w:r>
      <w:r w:rsidRPr="006D6E48">
        <w:t xml:space="preserve">. However, unbiased exposure data for many </w:t>
      </w:r>
      <w:r>
        <w:t>factors</w:t>
      </w:r>
      <w:r w:rsidRPr="006D6E48">
        <w:t xml:space="preserve"> may not exist. For example, </w:t>
      </w:r>
      <w:r>
        <w:t xml:space="preserve">road-side </w:t>
      </w:r>
      <w:r w:rsidRPr="006D6E48">
        <w:t>inspection data is not truly random</w:t>
      </w:r>
      <w:ins w:id="57" w:author="Zuschlag, Michael (Volpe)" w:date="2025-02-20T10:06:00Z" w16du:dateUtc="2025-02-20T15:06:00Z">
        <w:r>
          <w:t xml:space="preserve"> </w:t>
        </w:r>
      </w:ins>
      <w:r w:rsidRPr="006D6E48">
        <w:rPr>
          <w:rFonts w:cstheme="minorHAnsi"/>
        </w:rPr>
        <w:t>—</w:t>
      </w:r>
      <w:r w:rsidRPr="006D6E48">
        <w:t>not all trucks have an equal chance of inspection</w:t>
      </w:r>
      <w:sdt>
        <w:sdtPr>
          <w:id w:val="937181034"/>
          <w:citation/>
        </w:sdtPr>
        <w:sdtContent>
          <w:r w:rsidRPr="006D6E48">
            <w:fldChar w:fldCharType="begin"/>
          </w:r>
          <w:r w:rsidRPr="006D6E48">
            <w:instrText xml:space="preserve"> CITATION Sto221 \l 1033 </w:instrText>
          </w:r>
          <w:r w:rsidRPr="006D6E48">
            <w:fldChar w:fldCharType="separate"/>
          </w:r>
          <w:r>
            <w:rPr>
              <w:noProof/>
            </w:rPr>
            <w:t xml:space="preserve"> </w:t>
          </w:r>
          <w:r w:rsidRPr="00777ECF">
            <w:rPr>
              <w:noProof/>
            </w:rPr>
            <w:t>[25]</w:t>
          </w:r>
          <w:r w:rsidRPr="006D6E48">
            <w:fldChar w:fldCharType="end"/>
          </w:r>
        </w:sdtContent>
      </w:sdt>
      <w:r w:rsidRPr="006D6E48">
        <w:t xml:space="preserve">. </w:t>
      </w:r>
      <w:r>
        <w:t xml:space="preserve">For other factors, </w:t>
      </w:r>
      <w:r w:rsidRPr="006D6E48">
        <w:t xml:space="preserve">exposure information </w:t>
      </w:r>
      <w:r>
        <w:t xml:space="preserve">may be </w:t>
      </w:r>
      <w:r w:rsidRPr="006D6E48">
        <w:t xml:space="preserve">available by employing an “induced exposure” </w:t>
      </w:r>
      <w:r>
        <w:t xml:space="preserve">method </w:t>
      </w:r>
      <w:r w:rsidRPr="006D6E48">
        <w:t xml:space="preserve">to the crash data by dividing crashes into those that are relevant to the factor hypothesized to impact crash risk, and those that are not. </w:t>
      </w:r>
      <w:r>
        <w:t>However, g</w:t>
      </w:r>
      <w:r w:rsidRPr="006D6E48">
        <w:t xml:space="preserve">iven that variables available for defining relevance are largely limited to standards for crash investigation, using the induced exposure technique may not be workable for </w:t>
      </w:r>
      <w:r>
        <w:t>many</w:t>
      </w:r>
      <w:r w:rsidRPr="006D6E48">
        <w:t xml:space="preserve"> factors</w:t>
      </w:r>
      <w:sdt>
        <w:sdtPr>
          <w:id w:val="-1469199352"/>
          <w:citation/>
        </w:sdtPr>
        <w:sdtContent>
          <w:r w:rsidRPr="006D6E48">
            <w:fldChar w:fldCharType="begin"/>
          </w:r>
          <w:r w:rsidRPr="006D6E48">
            <w:instrText xml:space="preserve"> CITATION Hed03 \l 1033 </w:instrText>
          </w:r>
          <w:r w:rsidRPr="006D6E48">
            <w:fldChar w:fldCharType="separate"/>
          </w:r>
          <w:r>
            <w:rPr>
              <w:noProof/>
            </w:rPr>
            <w:t xml:space="preserve"> </w:t>
          </w:r>
          <w:r w:rsidRPr="00777ECF">
            <w:rPr>
              <w:noProof/>
            </w:rPr>
            <w:t>[7]</w:t>
          </w:r>
          <w:r w:rsidRPr="006D6E48">
            <w:fldChar w:fldCharType="end"/>
          </w:r>
        </w:sdtContent>
      </w:sdt>
      <w:r w:rsidRPr="006D6E48">
        <w:t xml:space="preserve">. </w:t>
      </w:r>
    </w:p>
    <w:p w14:paraId="7C5E7B4D" w14:textId="77777777" w:rsidR="00BA3A57" w:rsidRPr="006D6E48" w:rsidRDefault="00BA3A57" w:rsidP="00BA3A57">
      <w:pPr>
        <w:pStyle w:val="BodyText"/>
      </w:pPr>
      <w:r>
        <w:t xml:space="preserve">For some factors and research questions, it may be appropriate to compare the rates of factor conditions in fatal crashes to their rates in injurious crashes, using the “convenience” sample of injurious crashes involving heavy-duty trucks (see </w:t>
      </w:r>
      <w:r>
        <w:fldChar w:fldCharType="begin"/>
      </w:r>
      <w:r>
        <w:instrText xml:space="preserve"> REF _Ref180595600 \h </w:instrText>
      </w:r>
      <w:r>
        <w:fldChar w:fldCharType="separate"/>
      </w:r>
      <w:r>
        <w:t>Outcomes: Fatalities Only</w:t>
      </w:r>
      <w:r>
        <w:fldChar w:fldCharType="end"/>
      </w:r>
      <w:r>
        <w:t>, p</w:t>
      </w:r>
      <w:r>
        <w:fldChar w:fldCharType="begin"/>
      </w:r>
      <w:r>
        <w:instrText xml:space="preserve"> PAGEREF _Ref180595600 \h </w:instrText>
      </w:r>
      <w:r>
        <w:fldChar w:fldCharType="separate"/>
      </w:r>
      <w:r>
        <w:rPr>
          <w:noProof/>
        </w:rPr>
        <w:t>20</w:t>
      </w:r>
      <w:r>
        <w:fldChar w:fldCharType="end"/>
      </w:r>
      <w:r>
        <w:t>). In other words, one can assess the correlation of the factor with crash severity, rather than fatal crash probability. However, the data quality, confounds, and sampling biases of the convenience sample are uncontrolled and unknown, so such analyses may prove to be uninterpretable. Furthermore, while some research questions concern the impact of a factor on crash severity, most concern the impact on fatal crash probability, and an analysis for severity is not necessarily a valid substitute; a factor can increase crash probability but not impact the relative distribution of injurious and fatal crashes.</w:t>
      </w:r>
    </w:p>
    <w:p w14:paraId="4FAD20E6" w14:textId="77777777" w:rsidR="00BA3A57" w:rsidRPr="006D6E48" w:rsidRDefault="00BA3A57" w:rsidP="00BA3A57">
      <w:pPr>
        <w:pStyle w:val="BodyText"/>
      </w:pPr>
      <w:r>
        <w:t>It appears inevitable that exposure data will not be available for most research questions. For these questions, t</w:t>
      </w:r>
      <w:r w:rsidRPr="006D6E48">
        <w:t>he study will</w:t>
      </w:r>
      <w:r>
        <w:t xml:space="preserve">, </w:t>
      </w:r>
      <w:r w:rsidRPr="006D6E48">
        <w:t>where it is feasible</w:t>
      </w:r>
      <w:r>
        <w:t>,</w:t>
      </w:r>
      <w:r w:rsidRPr="006D6E48">
        <w:t xml:space="preserve"> </w:t>
      </w:r>
      <w:r>
        <w:t>avoid the need for exposure data</w:t>
      </w:r>
      <w:r w:rsidRPr="006D6E48">
        <w:t xml:space="preserve"> by employing </w:t>
      </w:r>
      <w:r>
        <w:t xml:space="preserve">validated crash </w:t>
      </w:r>
      <w:r w:rsidRPr="006D6E48">
        <w:t>analy</w:t>
      </w:r>
      <w:r>
        <w:t>sis</w:t>
      </w:r>
      <w:r w:rsidRPr="006D6E48">
        <w:t xml:space="preserve"> </w:t>
      </w:r>
      <w:r>
        <w:t xml:space="preserve">procedure </w:t>
      </w:r>
      <w:r w:rsidRPr="006D6E48">
        <w:t xml:space="preserve">to determine contributing factors. Leveraging the in-depth investigations of the crashes, </w:t>
      </w:r>
      <w:r>
        <w:t xml:space="preserve">this study can identify </w:t>
      </w:r>
      <w:r w:rsidRPr="006D6E48">
        <w:t xml:space="preserve">contributing factors using analysis similar to NTSB’s determination of probable cause in its investigations and </w:t>
      </w:r>
      <w:r>
        <w:t xml:space="preserve">the </w:t>
      </w:r>
      <w:r w:rsidRPr="006D6E48">
        <w:t xml:space="preserve">LTCCS’s determination of critical reason </w:t>
      </w:r>
      <w:sdt>
        <w:sdtPr>
          <w:id w:val="-293206350"/>
          <w:citation/>
        </w:sdtPr>
        <w:sdtContent>
          <w:r w:rsidRPr="006D6E48">
            <w:fldChar w:fldCharType="begin"/>
          </w:r>
          <w:r w:rsidRPr="006D6E48">
            <w:instrText xml:space="preserve"> CITATION Blo05 \l 1033 </w:instrText>
          </w:r>
          <w:r w:rsidRPr="006D6E48">
            <w:fldChar w:fldCharType="separate"/>
          </w:r>
          <w:r w:rsidRPr="00777ECF">
            <w:rPr>
              <w:noProof/>
            </w:rPr>
            <w:t>[27]</w:t>
          </w:r>
          <w:r w:rsidRPr="006D6E48">
            <w:fldChar w:fldCharType="end"/>
          </w:r>
        </w:sdtContent>
      </w:sdt>
      <w:r w:rsidRPr="006D6E48">
        <w:t xml:space="preserve">. By determining if a factor helped </w:t>
      </w:r>
      <w:r w:rsidRPr="006D6E48">
        <w:rPr>
          <w:i/>
          <w:iCs/>
        </w:rPr>
        <w:t>cause</w:t>
      </w:r>
      <w:r w:rsidRPr="006D6E48">
        <w:t xml:space="preserve"> a crash, rather than </w:t>
      </w:r>
      <w:r>
        <w:t xml:space="preserve">if it </w:t>
      </w:r>
      <w:r w:rsidRPr="006D6E48">
        <w:t xml:space="preserve">was merely </w:t>
      </w:r>
      <w:r w:rsidRPr="006D6E48">
        <w:rPr>
          <w:i/>
          <w:iCs/>
        </w:rPr>
        <w:t>present</w:t>
      </w:r>
      <w:r w:rsidRPr="006D6E48">
        <w:t xml:space="preserve"> in a crash, these </w:t>
      </w:r>
      <w:r>
        <w:t>crash analyses</w:t>
      </w:r>
      <w:r w:rsidRPr="006D6E48">
        <w:t xml:space="preserve"> do not require exposure data. </w:t>
      </w:r>
      <w:r>
        <w:t>Developing and validating objective rules for attributing a factor’s contribution to a crash is labor intensive and cannot be feasibly completed for the dozens of factors of interest. However, if this is done for a relatively small number of key factors</w:t>
      </w:r>
      <w:r w:rsidRPr="006D6E48">
        <w:t xml:space="preserve">, the study can divide crashes into those with and without a particular contributing cause to examine what other variables correlate with the factor contributing to crashes. This can help determine the role </w:t>
      </w:r>
      <w:r>
        <w:t xml:space="preserve">of </w:t>
      </w:r>
      <w:r w:rsidRPr="006D6E48">
        <w:t>“upstream” regulatory, organizational, and cultural factors in eliciting a contributing factor.</w:t>
      </w:r>
      <w:r>
        <w:t xml:space="preserve"> </w:t>
      </w:r>
    </w:p>
    <w:p w14:paraId="3FD3EEFF" w14:textId="77777777" w:rsidR="00BA3A57" w:rsidRPr="006D6E48" w:rsidRDefault="00BA3A57" w:rsidP="00BA3A57">
      <w:pPr>
        <w:pStyle w:val="BodyText"/>
      </w:pPr>
      <w:r w:rsidRPr="006D6E48">
        <w:t>Both acquiring exposure data and employ</w:t>
      </w:r>
      <w:r>
        <w:t>ing</w:t>
      </w:r>
      <w:r w:rsidRPr="006D6E48">
        <w:t xml:space="preserve"> </w:t>
      </w:r>
      <w:r>
        <w:t>crash</w:t>
      </w:r>
      <w:r w:rsidRPr="006D6E48">
        <w:t xml:space="preserve"> analysis may impact the variables </w:t>
      </w:r>
      <w:r>
        <w:t>that need to be</w:t>
      </w:r>
      <w:r w:rsidRPr="006D6E48">
        <w:t xml:space="preserve"> collected on each crash.</w:t>
      </w:r>
    </w:p>
    <w:p w14:paraId="40848581" w14:textId="77777777" w:rsidR="00BA3A57" w:rsidRDefault="00BA3A57" w:rsidP="00BA3A57">
      <w:pPr>
        <w:pStyle w:val="Heading1"/>
      </w:pPr>
      <w:bookmarkStart w:id="58" w:name="_Toc191042312"/>
      <w:r>
        <w:lastRenderedPageBreak/>
        <w:t>Partnership Restrictions</w:t>
      </w:r>
      <w:bookmarkEnd w:id="58"/>
    </w:p>
    <w:p w14:paraId="370269AD" w14:textId="77777777" w:rsidR="00BA3A57" w:rsidRDefault="00BA3A57" w:rsidP="00BA3A57">
      <w:pPr>
        <w:pStyle w:val="Heading2"/>
      </w:pPr>
      <w:bookmarkStart w:id="59" w:name="_Ref180595659"/>
      <w:bookmarkStart w:id="60" w:name="_Toc191042313"/>
      <w:r>
        <w:t>Data Collection Workforce: Pre-Existing, In-Place Crash Investigation Agencies</w:t>
      </w:r>
      <w:bookmarkEnd w:id="59"/>
      <w:bookmarkEnd w:id="60"/>
    </w:p>
    <w:p w14:paraId="729CD415"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In contrast to the original plan to use the CISS infrastructure of Primary Sampling Units (PSUs) to collect data on crashes (as was done for the LTCCS), the study will collect crash data through pre-existing investigation and crash reconstruction agencies, such as those of States and local jurisdictions.</w:t>
      </w:r>
    </w:p>
    <w:p w14:paraId="0581195A" w14:textId="77777777" w:rsidR="00BA3A57" w:rsidRPr="00CF58FF" w:rsidRDefault="00BA3A57" w:rsidP="00BA3A57">
      <w:pPr>
        <w:pStyle w:val="BodyText"/>
        <w:rPr>
          <w:b/>
          <w:bCs/>
        </w:rPr>
      </w:pPr>
      <w:r w:rsidRPr="00CF58FF">
        <w:rPr>
          <w:b/>
          <w:bCs/>
        </w:rPr>
        <w:t>RATIONALE</w:t>
      </w:r>
    </w:p>
    <w:p w14:paraId="44B63E94" w14:textId="77777777" w:rsidR="00BA3A57" w:rsidRPr="006D6E48" w:rsidRDefault="00BA3A57" w:rsidP="00BA3A57">
      <w:pPr>
        <w:pStyle w:val="BodyText"/>
      </w:pPr>
      <w:r w:rsidRPr="006D6E48">
        <w:t>FMCSA conducted an alternative analysis comparing collecting data through CISS infrastructure versus through State and local agencies. The alternative analysis concluded</w:t>
      </w:r>
      <w:r>
        <w:t xml:space="preserve"> </w:t>
      </w:r>
      <w:r w:rsidRPr="006D6E48">
        <w:t xml:space="preserve">that FMCSA should proceed with using State and local agencies because it has fewer risks and challenges; is more cost efficient; will strengthen partnerships with </w:t>
      </w:r>
      <w:r>
        <w:t>S/J</w:t>
      </w:r>
      <w:r w:rsidRPr="006D6E48">
        <w:t>s, fostering future research collaborations; and will likely produce better quality data</w:t>
      </w:r>
      <w:sdt>
        <w:sdtPr>
          <w:id w:val="2116013858"/>
          <w:citation/>
        </w:sdtPr>
        <w:sdtContent>
          <w:r w:rsidRPr="006D6E48">
            <w:fldChar w:fldCharType="begin"/>
          </w:r>
          <w:r w:rsidRPr="006D6E48">
            <w:instrText xml:space="preserve">CITATION Gur21 \l 1033 </w:instrText>
          </w:r>
          <w:r w:rsidRPr="006D6E48">
            <w:fldChar w:fldCharType="separate"/>
          </w:r>
          <w:r>
            <w:rPr>
              <w:noProof/>
            </w:rPr>
            <w:t xml:space="preserve"> </w:t>
          </w:r>
          <w:r w:rsidRPr="00777ECF">
            <w:rPr>
              <w:noProof/>
            </w:rPr>
            <w:t>[3]</w:t>
          </w:r>
          <w:r w:rsidRPr="006D6E48">
            <w:fldChar w:fldCharType="end"/>
          </w:r>
        </w:sdtContent>
      </w:sdt>
      <w:r w:rsidRPr="006D6E48">
        <w:t>. In contrast, using the CISS infrastructure:</w:t>
      </w:r>
    </w:p>
    <w:p w14:paraId="1E8B860A" w14:textId="77777777" w:rsidR="00BA3A57" w:rsidRPr="006D6E48" w:rsidRDefault="00BA3A57" w:rsidP="00BA3A57">
      <w:pPr>
        <w:pStyle w:val="BodyText"/>
        <w:numPr>
          <w:ilvl w:val="0"/>
          <w:numId w:val="37"/>
        </w:numPr>
      </w:pPr>
      <w:r w:rsidRPr="006D6E48">
        <w:t>Would likely require exceeding the $30 million budget.</w:t>
      </w:r>
    </w:p>
    <w:p w14:paraId="69A1F20A" w14:textId="77777777" w:rsidR="00BA3A57" w:rsidRPr="006D6E48" w:rsidRDefault="00BA3A57" w:rsidP="00BA3A57">
      <w:pPr>
        <w:pStyle w:val="BodyText"/>
        <w:numPr>
          <w:ilvl w:val="0"/>
          <w:numId w:val="37"/>
        </w:numPr>
      </w:pPr>
      <w:r w:rsidRPr="006D6E48">
        <w:t xml:space="preserve">Uses PSUs that, being geared more to passenger car crashes, appear to have limited resources to support </w:t>
      </w:r>
      <w:r>
        <w:t>post-</w:t>
      </w:r>
      <w:r w:rsidRPr="006D6E48">
        <w:t>crash inspections</w:t>
      </w:r>
      <w:r w:rsidRPr="002647C2">
        <w:t xml:space="preserve"> </w:t>
      </w:r>
      <w:r>
        <w:t xml:space="preserve">on </w:t>
      </w:r>
      <w:r w:rsidRPr="006D6E48">
        <w:t>truck</w:t>
      </w:r>
      <w:r>
        <w:t>s</w:t>
      </w:r>
      <w:r w:rsidRPr="006D6E48">
        <w:t xml:space="preserve">. </w:t>
      </w:r>
    </w:p>
    <w:p w14:paraId="04CF639F" w14:textId="77777777" w:rsidR="00BA3A57" w:rsidRPr="006D6E48" w:rsidRDefault="00BA3A57" w:rsidP="00BA3A57">
      <w:pPr>
        <w:pStyle w:val="BodyText"/>
        <w:numPr>
          <w:ilvl w:val="0"/>
          <w:numId w:val="37"/>
        </w:numPr>
      </w:pPr>
      <w:r w:rsidRPr="006D6E48">
        <w:t>Has issues with consistent notification of go-teams, resulting in failure to collect data on some crashes, which the study can ill afford given the limited number of crashes involving heavy-duty trucks in CISS PSUs</w:t>
      </w:r>
      <w:sdt>
        <w:sdtPr>
          <w:id w:val="651645272"/>
          <w:citation/>
        </w:sdtPr>
        <w:sdtContent>
          <w:r w:rsidRPr="006D6E48">
            <w:fldChar w:fldCharType="begin"/>
          </w:r>
          <w:r w:rsidRPr="006D6E48">
            <w:instrText xml:space="preserve"> CITATION Upa21 \l 1033 </w:instrText>
          </w:r>
          <w:r w:rsidRPr="006D6E48">
            <w:fldChar w:fldCharType="separate"/>
          </w:r>
          <w:r>
            <w:rPr>
              <w:noProof/>
            </w:rPr>
            <w:t xml:space="preserve"> </w:t>
          </w:r>
          <w:r w:rsidRPr="00777ECF">
            <w:rPr>
              <w:noProof/>
            </w:rPr>
            <w:t>[28]</w:t>
          </w:r>
          <w:r w:rsidRPr="006D6E48">
            <w:fldChar w:fldCharType="end"/>
          </w:r>
        </w:sdtContent>
      </w:sdt>
      <w:r w:rsidRPr="006D6E48">
        <w:t>.</w:t>
      </w:r>
    </w:p>
    <w:p w14:paraId="232D7326" w14:textId="77777777" w:rsidR="00BA3A57" w:rsidRPr="006D6E48" w:rsidRDefault="00BA3A57" w:rsidP="00BA3A57">
      <w:pPr>
        <w:pStyle w:val="BodyText"/>
      </w:pPr>
      <w:r w:rsidRPr="006D6E48">
        <w:t xml:space="preserve">By partnering with </w:t>
      </w:r>
      <w:r>
        <w:t xml:space="preserve">State and local </w:t>
      </w:r>
      <w:r w:rsidRPr="006D6E48">
        <w:t xml:space="preserve">agencies that are </w:t>
      </w:r>
      <w:r>
        <w:t xml:space="preserve">already </w:t>
      </w:r>
      <w:r w:rsidRPr="006D6E48">
        <w:t>investigating the same crashes as a matter of practice, the CCFP avoids having to contract investigators specifically for the study, reducing costs to FMCSA and duplicate efforts.</w:t>
      </w:r>
    </w:p>
    <w:p w14:paraId="21A74EF9" w14:textId="77777777" w:rsidR="00BA3A57" w:rsidRPr="006D6E48" w:rsidRDefault="00BA3A57" w:rsidP="00BA3A57">
      <w:pPr>
        <w:pStyle w:val="BodyText"/>
      </w:pPr>
      <w:r>
        <w:t>Partnering with</w:t>
      </w:r>
      <w:r w:rsidRPr="006D6E48">
        <w:t xml:space="preserve"> </w:t>
      </w:r>
      <w:r>
        <w:t>State and local</w:t>
      </w:r>
      <w:r w:rsidRPr="006D6E48">
        <w:t xml:space="preserve"> agencies also reduces daytime bias in a cost-effective way. For the LTCCS, NHTSA crash investigators were available 24 hours per day. However, FMCSA truck inspectors were only on call during daytime. This appears to have resulted in the LTCCS oversampling daytime crashes. The Heavy-Duty Truck Study could resolve the oversampling issue by paying FMCSA truck inspectors to be available 24 hours per day. However, that increases the data collection costs or limits the number of inspectors on hand at any given time in a sampling unit</w:t>
      </w:r>
      <w:sdt>
        <w:sdtPr>
          <w:id w:val="-166794085"/>
          <w:citation/>
        </w:sdtPr>
        <w:sdtContent>
          <w:r w:rsidRPr="006D6E48">
            <w:fldChar w:fldCharType="begin"/>
          </w:r>
          <w:r w:rsidRPr="006D6E48">
            <w:instrText xml:space="preserve">CITATION Gua212 \l 1033 </w:instrText>
          </w:r>
          <w:r w:rsidRPr="006D6E48">
            <w:fldChar w:fldCharType="separate"/>
          </w:r>
          <w:r>
            <w:rPr>
              <w:noProof/>
            </w:rPr>
            <w:t xml:space="preserve"> </w:t>
          </w:r>
          <w:r w:rsidRPr="00777ECF">
            <w:rPr>
              <w:noProof/>
            </w:rPr>
            <w:t>[29]</w:t>
          </w:r>
          <w:r w:rsidRPr="006D6E48">
            <w:fldChar w:fldCharType="end"/>
          </w:r>
        </w:sdtContent>
      </w:sdt>
      <w:r w:rsidRPr="006D6E48">
        <w:t xml:space="preserve">, which leads to less data collected. By </w:t>
      </w:r>
      <w:r>
        <w:t>partnering with</w:t>
      </w:r>
      <w:r w:rsidRPr="006D6E48">
        <w:t xml:space="preserve"> </w:t>
      </w:r>
      <w:r>
        <w:t>State and local</w:t>
      </w:r>
      <w:r w:rsidRPr="006D6E48">
        <w:t xml:space="preserve"> agencies, the CCFP can predominantly select those that have inspectors available 24 hours per day. CCFP selection can also favor jurisdictions that legally hold crashed vehicles until they are inspected. These measures reduce the potential for bias towards daytime crashes, ensure more complete data collection, and avoid paying FMCSA inspectors overtime.</w:t>
      </w:r>
    </w:p>
    <w:p w14:paraId="2A8D7BF4" w14:textId="77777777" w:rsidR="00BA3A57" w:rsidRPr="006D6E48" w:rsidRDefault="00BA3A57" w:rsidP="00BA3A57">
      <w:pPr>
        <w:pStyle w:val="BodyText"/>
      </w:pPr>
      <w:r w:rsidRPr="006D6E48">
        <w:t xml:space="preserve">While discussing the possible use of CISS infrastructure with FMCSA, NHTSA expressed concern over competition for investigators between CISS and CCFP, with NHTSA declaring, “It (is) going to be a balance…. We will not disrupt CISS operations [which usually concern passenger cars] at the sites to </w:t>
      </w:r>
      <w:r w:rsidRPr="006D6E48">
        <w:lastRenderedPageBreak/>
        <w:t>do the [CCFP’s data collection]”</w:t>
      </w:r>
      <w:sdt>
        <w:sdtPr>
          <w:id w:val="-1705236802"/>
          <w:citation/>
        </w:sdtPr>
        <w:sdtContent>
          <w:r w:rsidRPr="006D6E48">
            <w:fldChar w:fldCharType="begin"/>
          </w:r>
          <w:r w:rsidRPr="006D6E48">
            <w:instrText xml:space="preserve"> CITATION Mor21 \l 1033 </w:instrText>
          </w:r>
          <w:r w:rsidRPr="006D6E48">
            <w:fldChar w:fldCharType="separate"/>
          </w:r>
          <w:r>
            <w:rPr>
              <w:noProof/>
            </w:rPr>
            <w:t xml:space="preserve"> </w:t>
          </w:r>
          <w:r w:rsidRPr="00777ECF">
            <w:rPr>
              <w:noProof/>
            </w:rPr>
            <w:t>[22]</w:t>
          </w:r>
          <w:r w:rsidRPr="006D6E48">
            <w:fldChar w:fldCharType="end"/>
          </w:r>
        </w:sdtContent>
      </w:sdt>
      <w:r w:rsidRPr="006D6E48">
        <w:t xml:space="preserve">. By </w:t>
      </w:r>
      <w:r>
        <w:t xml:space="preserve">partnering with State and local </w:t>
      </w:r>
      <w:r w:rsidRPr="006D6E48">
        <w:t xml:space="preserve">agencies instead of </w:t>
      </w:r>
      <w:r>
        <w:t xml:space="preserve">using </w:t>
      </w:r>
      <w:r w:rsidRPr="006D6E48">
        <w:t>CISS infrastructure, the investigators may be better focused on crashes that are more likely to be in scope for the study.</w:t>
      </w:r>
    </w:p>
    <w:p w14:paraId="10D8FCC9" w14:textId="77777777" w:rsidR="00BA3A57" w:rsidRPr="006D6E48" w:rsidRDefault="00BA3A57" w:rsidP="00BA3A57">
      <w:pPr>
        <w:pStyle w:val="BodyText"/>
      </w:pPr>
      <w:r w:rsidRPr="006D6E48">
        <w:t xml:space="preserve">Investigating crashes involving heavy-duty trucks requires special expertise and facilities. For example, engineers with knowledge of heavy-duty trucks may be needed for speed reconstructions or similar items, especially with trailer roll-overs. NHTSA developed the CISS with an emphasis on crashes involving passenger cars, and this is reflected in the expertise available, the form of the investigations, and the data collected. With CISS, truck experts may not be consistently available in some sampling units participating in the crash investigations. Foregoing the CISS infrastructure, selecting agencies with expertise in crashes involving heavy-duty trucks, and training investigators can address this issue. </w:t>
      </w:r>
    </w:p>
    <w:p w14:paraId="6F6666E2" w14:textId="77777777" w:rsidR="00BA3A57" w:rsidRPr="006D6E48" w:rsidRDefault="00BA3A57" w:rsidP="00BA3A57">
      <w:pPr>
        <w:pStyle w:val="BodyText"/>
      </w:pPr>
      <w:r w:rsidRPr="006D6E48">
        <w:t xml:space="preserve">Current budget estimates conservatively assume that the data collection costs when using </w:t>
      </w:r>
      <w:r>
        <w:t>State and local</w:t>
      </w:r>
      <w:r w:rsidRPr="006D6E48">
        <w:t xml:space="preserve"> agencies is the same for the current sampling units as when using CISS PSUs (see</w:t>
      </w:r>
      <w:r>
        <w:t xml:space="preserve"> </w:t>
      </w:r>
      <w:r>
        <w:fldChar w:fldCharType="begin"/>
      </w:r>
      <w:r>
        <w:instrText xml:space="preserve"> REF _Ref180595625 \h </w:instrText>
      </w:r>
      <w:r>
        <w:fldChar w:fldCharType="separate"/>
      </w:r>
      <w:r>
        <w:t>Sample Size: 2,000 Crashes</w:t>
      </w:r>
      <w:r>
        <w:fldChar w:fldCharType="end"/>
      </w:r>
      <w:r>
        <w:t xml:space="preserve">, page </w:t>
      </w:r>
      <w:r>
        <w:fldChar w:fldCharType="begin"/>
      </w:r>
      <w:r>
        <w:instrText xml:space="preserve"> PAGEREF _Ref180595625 \h </w:instrText>
      </w:r>
      <w:r>
        <w:fldChar w:fldCharType="separate"/>
      </w:r>
      <w:r>
        <w:rPr>
          <w:noProof/>
        </w:rPr>
        <w:t>21</w:t>
      </w:r>
      <w:r>
        <w:fldChar w:fldCharType="end"/>
      </w:r>
      <w:r w:rsidRPr="006D6E48">
        <w:t xml:space="preserve">). However, more crash data most likely can be collected for the same cost by working with </w:t>
      </w:r>
      <w:r>
        <w:t xml:space="preserve">State and local </w:t>
      </w:r>
      <w:r w:rsidRPr="006D6E48">
        <w:t>agencies</w:t>
      </w:r>
      <w:sdt>
        <w:sdtPr>
          <w:id w:val="360646027"/>
          <w:citation/>
        </w:sdtPr>
        <w:sdtContent>
          <w:r w:rsidRPr="006D6E48">
            <w:fldChar w:fldCharType="begin"/>
          </w:r>
          <w:r w:rsidRPr="006D6E48">
            <w:instrText xml:space="preserve">CITATION Sto22 \l 1033 </w:instrText>
          </w:r>
          <w:r w:rsidRPr="006D6E48">
            <w:fldChar w:fldCharType="separate"/>
          </w:r>
          <w:r>
            <w:rPr>
              <w:noProof/>
            </w:rPr>
            <w:t xml:space="preserve"> </w:t>
          </w:r>
          <w:r w:rsidRPr="00777ECF">
            <w:rPr>
              <w:noProof/>
            </w:rPr>
            <w:t>[30]</w:t>
          </w:r>
          <w:r w:rsidRPr="006D6E48">
            <w:fldChar w:fldCharType="end"/>
          </w:r>
        </w:sdtContent>
      </w:sdt>
      <w:r w:rsidRPr="006D6E48">
        <w:t>.</w:t>
      </w:r>
    </w:p>
    <w:p w14:paraId="4685F153" w14:textId="77777777" w:rsidR="00BA3A57" w:rsidRPr="006D6E48" w:rsidRDefault="00BA3A57" w:rsidP="00BA3A57">
      <w:pPr>
        <w:pStyle w:val="BodyText"/>
      </w:pPr>
      <w:r w:rsidRPr="006D6E48">
        <w:t xml:space="preserve">By leveraging data the </w:t>
      </w:r>
      <w:r>
        <w:t>State and local</w:t>
      </w:r>
      <w:r w:rsidRPr="006D6E48">
        <w:t xml:space="preserve"> agencies are already collecting, FMCSA reduces duplicative data and its associated costs and burden to individuals</w:t>
      </w:r>
      <w:sdt>
        <w:sdtPr>
          <w:id w:val="970481194"/>
          <w:citation/>
        </w:sdtPr>
        <w:sdtContent>
          <w:r w:rsidRPr="006D6E48">
            <w:fldChar w:fldCharType="begin"/>
          </w:r>
          <w:r w:rsidRPr="006D6E48">
            <w:instrText xml:space="preserve"> CITATION FMC22 \l 1033 </w:instrText>
          </w:r>
          <w:r w:rsidRPr="006D6E48">
            <w:fldChar w:fldCharType="separate"/>
          </w:r>
          <w:r>
            <w:rPr>
              <w:noProof/>
            </w:rPr>
            <w:t xml:space="preserve"> </w:t>
          </w:r>
          <w:r w:rsidRPr="00777ECF">
            <w:rPr>
              <w:noProof/>
            </w:rPr>
            <w:t>[5]</w:t>
          </w:r>
          <w:r w:rsidRPr="006D6E48">
            <w:fldChar w:fldCharType="end"/>
          </w:r>
        </w:sdtContent>
      </w:sdt>
      <w:r w:rsidRPr="006D6E48">
        <w:t>.</w:t>
      </w:r>
    </w:p>
    <w:p w14:paraId="1B87D57F" w14:textId="77777777" w:rsidR="00BA3A57" w:rsidRDefault="00BA3A57" w:rsidP="00BA3A57">
      <w:pPr>
        <w:pStyle w:val="Heading2"/>
      </w:pPr>
      <w:bookmarkStart w:id="61" w:name="_Ref180595661"/>
      <w:bookmarkStart w:id="62" w:name="_Toc191042314"/>
      <w:r>
        <w:t>Jurisdiction Level of Investigation Agencies: Generally State Level</w:t>
      </w:r>
      <w:bookmarkEnd w:id="61"/>
      <w:bookmarkEnd w:id="62"/>
    </w:p>
    <w:p w14:paraId="45162288"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 xml:space="preserve">The investigation teams conducting data collection will be </w:t>
      </w:r>
      <w:r>
        <w:t xml:space="preserve">almost completely </w:t>
      </w:r>
      <w:r w:rsidRPr="006D6E48">
        <w:t>associated with U</w:t>
      </w:r>
      <w:r>
        <w:t>.</w:t>
      </w:r>
      <w:r w:rsidRPr="006D6E48">
        <w:t>S</w:t>
      </w:r>
      <w:r>
        <w:t>.</w:t>
      </w:r>
      <w:r w:rsidRPr="006D6E48">
        <w:t xml:space="preserve"> State jurisdictions, rather than local (e.g., county or municipal) jurisdictions.</w:t>
      </w:r>
    </w:p>
    <w:p w14:paraId="7D379A7D" w14:textId="77777777" w:rsidR="00BA3A57" w:rsidRPr="00A81289" w:rsidRDefault="00BA3A57" w:rsidP="00BA3A57">
      <w:pPr>
        <w:pStyle w:val="BodyText"/>
        <w:rPr>
          <w:b/>
          <w:bCs/>
        </w:rPr>
      </w:pPr>
      <w:r w:rsidRPr="00A81289">
        <w:rPr>
          <w:b/>
          <w:bCs/>
        </w:rPr>
        <w:t>RATIONALE</w:t>
      </w:r>
    </w:p>
    <w:p w14:paraId="592E9A81" w14:textId="77777777" w:rsidR="00BA3A57" w:rsidRPr="006D6E48" w:rsidRDefault="00BA3A57" w:rsidP="00BA3A57">
      <w:pPr>
        <w:pStyle w:val="BodyText"/>
      </w:pPr>
      <w:r w:rsidRPr="006D6E48">
        <w:t xml:space="preserve">Pre-existing investigation agencies include those associated with State governments and those associated with local jurisdictions, such as country or municipal authorities. Crashes investigated by local jurisdictions are generally not investigated by their respective State. Approximately 30% of qualifying crashes nationwide are investigated by local jurisdictions </w:t>
      </w:r>
      <w:sdt>
        <w:sdtPr>
          <w:id w:val="-38589144"/>
          <w:citation/>
        </w:sdtPr>
        <w:sdtContent>
          <w:r w:rsidRPr="006D6E48">
            <w:fldChar w:fldCharType="begin"/>
          </w:r>
          <w:r w:rsidRPr="006D6E48">
            <w:instrText xml:space="preserve">CITATION Zus24 \l 1033 </w:instrText>
          </w:r>
          <w:r w:rsidRPr="006D6E48">
            <w:fldChar w:fldCharType="separate"/>
          </w:r>
          <w:r w:rsidRPr="00777ECF">
            <w:rPr>
              <w:noProof/>
            </w:rPr>
            <w:t>[31]</w:t>
          </w:r>
          <w:r w:rsidRPr="006D6E48">
            <w:fldChar w:fldCharType="end"/>
          </w:r>
        </w:sdtContent>
      </w:sdt>
      <w:r w:rsidRPr="006D6E48">
        <w:t>.</w:t>
      </w:r>
    </w:p>
    <w:p w14:paraId="6BEA32AF" w14:textId="77777777" w:rsidR="00BA3A57" w:rsidRPr="006D6E48" w:rsidRDefault="00BA3A57" w:rsidP="00BA3A57">
      <w:pPr>
        <w:pStyle w:val="BodyText"/>
      </w:pPr>
      <w:r w:rsidRPr="006D6E48">
        <w:t>Consideration was given to partnering with investigative agencies at both the State and local level, and even stratifying the sample by jurisdiction level, to enhance the representativeness of the sample. Local jurisdictions generally represent metropolitan areas and thus have proportionally more urban populations than States on average. Thus, stratifying on jurisdiction type could approximate stratification by population density.</w:t>
      </w:r>
    </w:p>
    <w:p w14:paraId="12A74C07" w14:textId="77777777" w:rsidR="00BA3A57" w:rsidRPr="006D6E48" w:rsidRDefault="00BA3A57" w:rsidP="00BA3A57">
      <w:pPr>
        <w:pStyle w:val="BodyText"/>
      </w:pPr>
      <w:r w:rsidRPr="006D6E48">
        <w:t>However, further study reveals this to be ineffective. Few local jurisdictions expressed willingness to participate in the study. Thus, the study is very unlikely to recruit a substantial number of capable local jurisdictions. A local jurisdiction</w:t>
      </w:r>
      <w:r>
        <w:t>,</w:t>
      </w:r>
      <w:r w:rsidRPr="006D6E48">
        <w:t xml:space="preserve"> by definition</w:t>
      </w:r>
      <w:r>
        <w:t>,</w:t>
      </w:r>
      <w:r w:rsidRPr="006D6E48">
        <w:t xml:space="preserve"> covers relatively small areas, and thus each would investigate only a few crashes during the data collection period. Thus, partnering with local jurisdictions, even if they were willing, raises issues with efficient use of study resources and the capabilities of the investigating agency (see</w:t>
      </w:r>
      <w:r>
        <w:t xml:space="preserve"> </w:t>
      </w:r>
      <w:r>
        <w:fldChar w:fldCharType="begin"/>
      </w:r>
      <w:r>
        <w:instrText xml:space="preserve"> REF _Ref180595529 \h </w:instrText>
      </w:r>
      <w:r>
        <w:fldChar w:fldCharType="separate"/>
      </w:r>
      <w:r>
        <w:t>Crashes in Each S/J per Year: At Least Six</w:t>
      </w:r>
      <w:r>
        <w:fldChar w:fldCharType="end"/>
      </w:r>
      <w:r w:rsidRPr="006D6E48">
        <w:t xml:space="preserve">, </w:t>
      </w:r>
      <w:r>
        <w:t xml:space="preserve">page </w:t>
      </w:r>
      <w:r>
        <w:fldChar w:fldCharType="begin"/>
      </w:r>
      <w:r>
        <w:instrText xml:space="preserve"> PAGEREF _Ref180595529 \h </w:instrText>
      </w:r>
      <w:r>
        <w:fldChar w:fldCharType="separate"/>
      </w:r>
      <w:r>
        <w:rPr>
          <w:noProof/>
        </w:rPr>
        <w:t>27</w:t>
      </w:r>
      <w:r>
        <w:fldChar w:fldCharType="end"/>
      </w:r>
      <w:r>
        <w:t xml:space="preserve">). Where opportunity allows, the sample includes crashes investigated by local jurisdictions in addition to State jurisdictions. However, the reality is that only a few local jurisdictions can be expected to participate in the study. </w:t>
      </w:r>
      <w:r>
        <w:lastRenderedPageBreak/>
        <w:t>Systematic recruitment of S/Js focuses on selecting States for participation, and the resulting sample will be dominated by crashes investigated by State agencies.</w:t>
      </w:r>
    </w:p>
    <w:p w14:paraId="371C641D" w14:textId="77777777" w:rsidR="00BA3A57" w:rsidRPr="006D6E48" w:rsidRDefault="00BA3A57" w:rsidP="00BA3A57">
      <w:pPr>
        <w:pStyle w:val="BodyText"/>
      </w:pPr>
      <w:r>
        <w:t>The dominance of State</w:t>
      </w:r>
      <w:r w:rsidRPr="006D6E48">
        <w:t xml:space="preserve"> jurisdictions opens the possibility of bias entering the sample if such local jurisdictions tend to have different distributions of crash factors than States. State jurisdictions include some metropolitan areas, so bias associated with population density can be assessed and possibly corrected through comparisons within data collected by State jurisdictions. Other biases from excluding these local jurisdictions are controlled through comparing the sample data to nationally exhaustive fatal crash data (see page </w:t>
      </w:r>
      <w:r>
        <w:fldChar w:fldCharType="begin"/>
      </w:r>
      <w:r>
        <w:instrText xml:space="preserve"> PAGEREF _Ref180659485 \h </w:instrText>
      </w:r>
      <w:r>
        <w:fldChar w:fldCharType="separate"/>
      </w:r>
      <w:r>
        <w:rPr>
          <w:noProof/>
        </w:rPr>
        <w:t>57</w:t>
      </w:r>
      <w:r>
        <w:fldChar w:fldCharType="end"/>
      </w:r>
      <w:r w:rsidRPr="006D6E48">
        <w:t>).</w:t>
      </w:r>
    </w:p>
    <w:p w14:paraId="57396F85" w14:textId="77777777" w:rsidR="00BA3A57" w:rsidRDefault="00BA3A57" w:rsidP="00BA3A57">
      <w:pPr>
        <w:pStyle w:val="Heading2"/>
      </w:pPr>
      <w:bookmarkStart w:id="63" w:name="_Ref180595663"/>
      <w:bookmarkStart w:id="64" w:name="_Toc191042315"/>
      <w:r>
        <w:t>Investigation Team Capabilities: Best Data Collection Capability</w:t>
      </w:r>
      <w:bookmarkEnd w:id="63"/>
      <w:bookmarkEnd w:id="64"/>
    </w:p>
    <w:p w14:paraId="517829FE"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 xml:space="preserve">The investigation teams conducting data collection within each </w:t>
      </w:r>
      <w:r>
        <w:t>S/J</w:t>
      </w:r>
      <w:r w:rsidRPr="006D6E48">
        <w:t xml:space="preserve"> agency must have proven expertise and experience in heavy-duty truck crash reconstruction, as indicated by their background, products, and historical frequency of crash investigation.</w:t>
      </w:r>
    </w:p>
    <w:p w14:paraId="09EFC59A" w14:textId="77777777" w:rsidR="00BA3A57" w:rsidRPr="001825F1" w:rsidRDefault="00BA3A57" w:rsidP="00BA3A57">
      <w:pPr>
        <w:pStyle w:val="BodyText"/>
        <w:rPr>
          <w:b/>
          <w:bCs/>
        </w:rPr>
      </w:pPr>
      <w:r w:rsidRPr="001825F1">
        <w:rPr>
          <w:b/>
          <w:bCs/>
        </w:rPr>
        <w:t>RATIONALE</w:t>
      </w:r>
    </w:p>
    <w:p w14:paraId="4E7C4DA1" w14:textId="77777777" w:rsidR="00BA3A57" w:rsidRPr="006D6E48" w:rsidRDefault="00BA3A57" w:rsidP="00BA3A57">
      <w:pPr>
        <w:pStyle w:val="BodyText"/>
      </w:pPr>
      <w:r w:rsidRPr="006D6E48">
        <w:t>Crash reconstruction and other data collection regarding truck crashes requires special expertise. Expertise in crashes</w:t>
      </w:r>
      <w:r>
        <w:t xml:space="preserve"> involving passenger cars</w:t>
      </w:r>
      <w:r w:rsidRPr="006D6E48">
        <w:t xml:space="preserve"> is not sufficient because crashes</w:t>
      </w:r>
      <w:r>
        <w:t xml:space="preserve"> involving trucks have</w:t>
      </w:r>
      <w:r w:rsidRPr="006D6E48">
        <w:t xml:space="preserve"> physical, organizational, and regulatory characteristics absent from cars (e.g., much greater height and mass relative to barriers; greater potential for rollover, jackknifing, and other crash dynamics; different braking and engine technologies; fleet operations; roadside </w:t>
      </w:r>
      <w:r>
        <w:t>S</w:t>
      </w:r>
      <w:r w:rsidRPr="006D6E48">
        <w:t>tate inspections; specialized driver training; Federal hours-of-service regulations).</w:t>
      </w:r>
    </w:p>
    <w:p w14:paraId="11BB0B88" w14:textId="77777777" w:rsidR="00BA3A57" w:rsidRPr="006D6E48" w:rsidRDefault="00BA3A57" w:rsidP="00BA3A57">
      <w:pPr>
        <w:pStyle w:val="BodyText"/>
      </w:pPr>
      <w:r w:rsidRPr="006D6E48">
        <w:t xml:space="preserve">Given the reliance on </w:t>
      </w:r>
      <w:r>
        <w:t>S/J</w:t>
      </w:r>
      <w:r w:rsidRPr="006D6E48">
        <w:t xml:space="preserve"> crash investigation agencies for data collection, FMCSA cannot simply select a random sample of States to include in the sample design. </w:t>
      </w:r>
      <w:r>
        <w:t xml:space="preserve">This would result in recruitment of S/Js that do not have the capability to supply the high-detail data necessary for the study. To use program resources efficiently, </w:t>
      </w:r>
      <w:r w:rsidRPr="006D6E48">
        <w:t xml:space="preserve">FMSCA will limit </w:t>
      </w:r>
      <w:r>
        <w:t xml:space="preserve">sample </w:t>
      </w:r>
      <w:r w:rsidRPr="006D6E48">
        <w:t xml:space="preserve">participation to </w:t>
      </w:r>
      <w:r>
        <w:t>S/J</w:t>
      </w:r>
      <w:r w:rsidRPr="006D6E48">
        <w:t>s that have the best capability to collect complete, high-quality data on qualifying crashes and to troubleshoot study-related issues as they arise</w:t>
      </w:r>
      <w:sdt>
        <w:sdtPr>
          <w:id w:val="1866173637"/>
          <w:citation/>
        </w:sdtPr>
        <w:sdtContent>
          <w:r w:rsidRPr="006D6E48">
            <w:fldChar w:fldCharType="begin"/>
          </w:r>
          <w:r w:rsidRPr="006D6E48">
            <w:instrText xml:space="preserve"> CITATION FMC22 \l 1033 </w:instrText>
          </w:r>
          <w:r w:rsidRPr="006D6E48">
            <w:fldChar w:fldCharType="separate"/>
          </w:r>
          <w:r>
            <w:rPr>
              <w:noProof/>
            </w:rPr>
            <w:t xml:space="preserve"> </w:t>
          </w:r>
          <w:r w:rsidRPr="00777ECF">
            <w:rPr>
              <w:noProof/>
            </w:rPr>
            <w:t>[5]</w:t>
          </w:r>
          <w:r w:rsidRPr="006D6E48">
            <w:fldChar w:fldCharType="end"/>
          </w:r>
        </w:sdtContent>
      </w:sdt>
      <w:r>
        <w:t xml:space="preserve"> as determined by information collection surveys of State agencies (see </w:t>
      </w:r>
      <w:r>
        <w:fldChar w:fldCharType="begin"/>
      </w:r>
      <w:r>
        <w:instrText xml:space="preserve"> REF _Ref150868539 \h </w:instrText>
      </w:r>
      <w:r>
        <w:fldChar w:fldCharType="separate"/>
      </w:r>
      <w:r w:rsidRPr="006D6E48">
        <w:t xml:space="preserve">Quantifying </w:t>
      </w:r>
      <w:r>
        <w:t>S/J</w:t>
      </w:r>
      <w:r w:rsidRPr="006D6E48">
        <w:t>s</w:t>
      </w:r>
      <w:r>
        <w:t>’</w:t>
      </w:r>
      <w:r w:rsidRPr="006D6E48">
        <w:t xml:space="preserve"> Investigative Capability</w:t>
      </w:r>
      <w:r>
        <w:fldChar w:fldCharType="end"/>
      </w:r>
      <w:r>
        <w:t>, p</w:t>
      </w:r>
      <w:r>
        <w:fldChar w:fldCharType="begin"/>
      </w:r>
      <w:r>
        <w:instrText xml:space="preserve"> PAGEREF _Ref150868539 \h </w:instrText>
      </w:r>
      <w:r>
        <w:fldChar w:fldCharType="separate"/>
      </w:r>
      <w:r>
        <w:rPr>
          <w:noProof/>
        </w:rPr>
        <w:t>33</w:t>
      </w:r>
      <w:r>
        <w:fldChar w:fldCharType="end"/>
      </w:r>
      <w:r>
        <w:t>)</w:t>
      </w:r>
      <w:r w:rsidRPr="006D6E48">
        <w:t xml:space="preserve">. </w:t>
      </w:r>
      <w:r>
        <w:t>Therefore,</w:t>
      </w:r>
      <w:r w:rsidRPr="006D6E48">
        <w:t xml:space="preserve"> agencies</w:t>
      </w:r>
      <w:r>
        <w:t xml:space="preserve"> contributing to the sample</w:t>
      </w:r>
      <w:r w:rsidRPr="006D6E48">
        <w:t xml:space="preserve"> must be those with trained and experienced full-time teams that routinely conduct detailed investigations (e.g., dedicated CMV investigation teams </w:t>
      </w:r>
      <w:r>
        <w:t>that respond to</w:t>
      </w:r>
      <w:r w:rsidRPr="006D6E48">
        <w:t xml:space="preserve"> a minimum of six crashes</w:t>
      </w:r>
      <w:r>
        <w:t xml:space="preserve"> involving heavy-duty trucks</w:t>
      </w:r>
      <w:r w:rsidRPr="006D6E48">
        <w:t xml:space="preserve"> per year</w:t>
      </w:r>
      <w:sdt>
        <w:sdtPr>
          <w:id w:val="1043784160"/>
          <w:citation/>
        </w:sdtPr>
        <w:sdtContent>
          <w:r w:rsidRPr="006D6E48">
            <w:fldChar w:fldCharType="begin"/>
          </w:r>
          <w:r w:rsidRPr="006D6E48">
            <w:instrText xml:space="preserve">CITATION Mey23 \l 1033 </w:instrText>
          </w:r>
          <w:r w:rsidRPr="006D6E48">
            <w:fldChar w:fldCharType="separate"/>
          </w:r>
          <w:r>
            <w:rPr>
              <w:noProof/>
            </w:rPr>
            <w:t xml:space="preserve"> </w:t>
          </w:r>
          <w:r w:rsidRPr="00777ECF">
            <w:rPr>
              <w:noProof/>
            </w:rPr>
            <w:t>[32]</w:t>
          </w:r>
          <w:r w:rsidRPr="006D6E48">
            <w:fldChar w:fldCharType="end"/>
          </w:r>
        </w:sdtContent>
      </w:sdt>
      <w:r w:rsidRPr="006D6E48">
        <w:t>) and have other indications of expertise</w:t>
      </w:r>
      <w:sdt>
        <w:sdtPr>
          <w:id w:val="41178751"/>
          <w:citation/>
        </w:sdtPr>
        <w:sdtContent>
          <w:r w:rsidRPr="006D6E48">
            <w:fldChar w:fldCharType="begin"/>
          </w:r>
          <w:r w:rsidRPr="006D6E48">
            <w:instrText xml:space="preserve"> CITATION Sto231 \l 1033 </w:instrText>
          </w:r>
          <w:r w:rsidRPr="006D6E48">
            <w:fldChar w:fldCharType="separate"/>
          </w:r>
          <w:r>
            <w:rPr>
              <w:noProof/>
            </w:rPr>
            <w:t xml:space="preserve"> </w:t>
          </w:r>
          <w:r w:rsidRPr="00777ECF">
            <w:rPr>
              <w:noProof/>
            </w:rPr>
            <w:t>[33]</w:t>
          </w:r>
          <w:r w:rsidRPr="006D6E48">
            <w:fldChar w:fldCharType="end"/>
          </w:r>
        </w:sdtContent>
      </w:sdt>
      <w:r w:rsidRPr="006D6E48">
        <w:t>.</w:t>
      </w:r>
    </w:p>
    <w:p w14:paraId="4FB6256A" w14:textId="77777777" w:rsidR="00BA3A57" w:rsidRDefault="00BA3A57" w:rsidP="00BA3A57">
      <w:pPr>
        <w:pStyle w:val="BodyText"/>
      </w:pPr>
      <w:r>
        <w:t xml:space="preserve">Sampling the most capable S/Js raises the prospect of sampling bias due to the possibility of S/Js with lesser investigative capabilities tending to have different distributions of crash characteristics. However, such a potential bias occurs even if such S/Js were included (e.g., through random sampling). Low capability S/Js by definition cannot supply the data the study needs. Therefore, any systematic differences in the crashes of such S/Js will be unavoidably under-sampled anyway. This is an inevitable consequence of relying on pre-existing, in-place investigative agencies (see page </w:t>
      </w:r>
      <w:r>
        <w:fldChar w:fldCharType="begin"/>
      </w:r>
      <w:r>
        <w:instrText xml:space="preserve"> PAGEREF _Ref180595659 \h </w:instrText>
      </w:r>
      <w:r>
        <w:fldChar w:fldCharType="separate"/>
      </w:r>
      <w:r>
        <w:rPr>
          <w:noProof/>
        </w:rPr>
        <w:t>24</w:t>
      </w:r>
      <w:r>
        <w:fldChar w:fldCharType="end"/>
      </w:r>
      <w:r>
        <w:t xml:space="preserve">). For efforts to detect and correct for bias, see </w:t>
      </w:r>
      <w:r>
        <w:fldChar w:fldCharType="begin"/>
      </w:r>
      <w:r>
        <w:instrText xml:space="preserve"> REF _Ref180659485 \h </w:instrText>
      </w:r>
      <w:r>
        <w:fldChar w:fldCharType="separate"/>
      </w:r>
      <w:r w:rsidRPr="006D6E48">
        <w:t>Coverage Bias Measurement and Correction</w:t>
      </w:r>
      <w:r>
        <w:fldChar w:fldCharType="end"/>
      </w:r>
      <w:r>
        <w:t xml:space="preserve">, page </w:t>
      </w:r>
      <w:r>
        <w:fldChar w:fldCharType="begin"/>
      </w:r>
      <w:r>
        <w:instrText xml:space="preserve"> PAGEREF _Ref180659485 \h </w:instrText>
      </w:r>
      <w:r>
        <w:fldChar w:fldCharType="separate"/>
      </w:r>
      <w:r>
        <w:rPr>
          <w:noProof/>
        </w:rPr>
        <w:t>57</w:t>
      </w:r>
      <w:r>
        <w:fldChar w:fldCharType="end"/>
      </w:r>
      <w:r>
        <w:t>.</w:t>
      </w:r>
    </w:p>
    <w:p w14:paraId="19C63884" w14:textId="77777777" w:rsidR="00BA3A57" w:rsidRDefault="00BA3A57" w:rsidP="00BA3A57">
      <w:pPr>
        <w:pStyle w:val="Heading2"/>
      </w:pPr>
      <w:bookmarkStart w:id="65" w:name="_Ref180595529"/>
      <w:bookmarkStart w:id="66" w:name="_Toc191042316"/>
      <w:r>
        <w:lastRenderedPageBreak/>
        <w:t>Crashes in Each S/J per Year: At Least Six</w:t>
      </w:r>
      <w:bookmarkEnd w:id="65"/>
      <w:bookmarkEnd w:id="66"/>
      <w:r>
        <w:t xml:space="preserve"> Qualifying Crashes</w:t>
      </w:r>
    </w:p>
    <w:p w14:paraId="6472CDBB" w14:textId="77777777" w:rsidR="00BA3A57" w:rsidRPr="006D6E48" w:rsidRDefault="00BA3A57" w:rsidP="00BA3A57">
      <w:pPr>
        <w:pStyle w:val="BodyText"/>
      </w:pPr>
      <w:r w:rsidRPr="006D6E48">
        <w:rPr>
          <w:b/>
          <w:bCs/>
        </w:rPr>
        <w:t>Definition</w:t>
      </w:r>
      <w:r w:rsidRPr="006D6E48">
        <w:t xml:space="preserve">: The study recruits </w:t>
      </w:r>
      <w:r>
        <w:t>S/J</w:t>
      </w:r>
      <w:r w:rsidRPr="006D6E48">
        <w:t xml:space="preserve">s that historically have at least </w:t>
      </w:r>
      <w:r>
        <w:t>six</w:t>
      </w:r>
      <w:r w:rsidRPr="006D6E48">
        <w:t xml:space="preserve"> qualifying crashes per year.</w:t>
      </w:r>
    </w:p>
    <w:p w14:paraId="234B7E77" w14:textId="77777777" w:rsidR="00BA3A57" w:rsidRDefault="00BA3A57" w:rsidP="00BA3A57">
      <w:pPr>
        <w:pStyle w:val="BodyText"/>
      </w:pPr>
      <w:r w:rsidRPr="006D6E48">
        <w:rPr>
          <w:b/>
          <w:bCs/>
        </w:rPr>
        <w:t>RATIONALE</w:t>
      </w:r>
    </w:p>
    <w:p w14:paraId="223F548E" w14:textId="77777777" w:rsidR="00BA3A57" w:rsidRPr="006D6E48" w:rsidRDefault="00BA3A57" w:rsidP="00BA3A57">
      <w:pPr>
        <w:pStyle w:val="BodyText"/>
      </w:pPr>
      <w:r w:rsidRPr="006D6E48">
        <w:t xml:space="preserve">The </w:t>
      </w:r>
      <w:r>
        <w:t>study</w:t>
      </w:r>
      <w:r w:rsidRPr="006D6E48">
        <w:t xml:space="preserve"> has limited resources that impact the quantity and quality of data obtained, and thus must use its resources efficiently to get the most high-quality data as feasible. There are overhead costs associated with partnering with </w:t>
      </w:r>
      <w:r>
        <w:t>S/Js</w:t>
      </w:r>
      <w:r w:rsidRPr="006D6E48">
        <w:t xml:space="preserve"> related to setting up agreements, accessing systems and data, and training </w:t>
      </w:r>
      <w:r>
        <w:t>S/J</w:t>
      </w:r>
      <w:r w:rsidRPr="006D6E48">
        <w:t xml:space="preserve"> personnel. These overhead costs cannot be justified for </w:t>
      </w:r>
      <w:r>
        <w:t>S/J</w:t>
      </w:r>
      <w:r w:rsidRPr="006D6E48">
        <w:t>s that</w:t>
      </w:r>
      <w:r>
        <w:t xml:space="preserve"> are</w:t>
      </w:r>
      <w:r w:rsidRPr="006D6E48">
        <w:t xml:space="preserve"> likely to contribute relatively little data; that is, </w:t>
      </w:r>
      <w:r>
        <w:t>S/J</w:t>
      </w:r>
      <w:r w:rsidRPr="006D6E48">
        <w:t>s that have relatively few qualifying crashes per year. Furthermore, a</w:t>
      </w:r>
      <w:r>
        <w:t>n</w:t>
      </w:r>
      <w:r w:rsidRPr="006D6E48">
        <w:t xml:space="preserve"> </w:t>
      </w:r>
      <w:r>
        <w:t>S/J</w:t>
      </w:r>
      <w:r w:rsidRPr="006D6E48">
        <w:t xml:space="preserve"> with relatively few crashes per year is less likely to acquire the experience and processes necessary to conduct high</w:t>
      </w:r>
      <w:r>
        <w:t>-</w:t>
      </w:r>
      <w:r w:rsidRPr="006D6E48">
        <w:t xml:space="preserve">quality investigations. This implies the study should exclude </w:t>
      </w:r>
      <w:r>
        <w:t>S/J</w:t>
      </w:r>
      <w:r w:rsidRPr="006D6E48">
        <w:t xml:space="preserve">s with historically few qualifying crashes. Based on the experience with </w:t>
      </w:r>
      <w:r>
        <w:t xml:space="preserve">the </w:t>
      </w:r>
      <w:r w:rsidRPr="006D6E48">
        <w:t>LTCCS, the</w:t>
      </w:r>
      <w:r>
        <w:t xml:space="preserve"> Heavy-Duty Truck Study’s</w:t>
      </w:r>
      <w:r w:rsidRPr="006D6E48">
        <w:t xml:space="preserve"> threshold for inclusion was set to </w:t>
      </w:r>
      <w:r>
        <w:t>six</w:t>
      </w:r>
      <w:r w:rsidRPr="006D6E48">
        <w:t xml:space="preserve"> qualifying crashes per year.</w:t>
      </w:r>
    </w:p>
    <w:p w14:paraId="729B7D56" w14:textId="77777777" w:rsidR="00BA3A57" w:rsidRDefault="00BA3A57" w:rsidP="00BA3A57">
      <w:pPr>
        <w:pStyle w:val="BodyText"/>
      </w:pPr>
      <w:r w:rsidRPr="006D6E48">
        <w:t xml:space="preserve">This exclusion opens the possibility of bias entering the sample if very small States tend to have different distributions of crash factors than other States. However, precisely because they are predicted to contribute only a small number of crashes to the sample, any potential bias is also very small. For example, examining 2020-2021 data of NHTSA’s FARS, qualifying crashes from States with less than six per year sum to 0.46% of all qualifying crashes. Like all potential sampling biases, any such biases from excluding these States are controlled through </w:t>
      </w:r>
      <w:r>
        <w:t xml:space="preserve">the </w:t>
      </w:r>
      <w:r w:rsidRPr="006D6E48">
        <w:t>weighting of crash cases (see page</w:t>
      </w:r>
      <w:r>
        <w:t xml:space="preserve"> </w:t>
      </w:r>
      <w:r>
        <w:fldChar w:fldCharType="begin"/>
      </w:r>
      <w:r>
        <w:instrText xml:space="preserve"> PAGEREF _Ref150265854 \h </w:instrText>
      </w:r>
      <w:r>
        <w:fldChar w:fldCharType="separate"/>
      </w:r>
      <w:r>
        <w:rPr>
          <w:noProof/>
        </w:rPr>
        <w:t>54</w:t>
      </w:r>
      <w:r>
        <w:fldChar w:fldCharType="end"/>
      </w:r>
      <w:r w:rsidRPr="006D6E48">
        <w:t>) and comparing the sample data to nationally exhaustive fatal crash data (see page</w:t>
      </w:r>
      <w:r>
        <w:t xml:space="preserve"> </w:t>
      </w:r>
      <w:r>
        <w:fldChar w:fldCharType="begin"/>
      </w:r>
      <w:r>
        <w:instrText xml:space="preserve"> PAGEREF _Ref180659485 \h </w:instrText>
      </w:r>
      <w:r>
        <w:fldChar w:fldCharType="separate"/>
      </w:r>
      <w:r>
        <w:rPr>
          <w:noProof/>
        </w:rPr>
        <w:t>57</w:t>
      </w:r>
      <w:r>
        <w:fldChar w:fldCharType="end"/>
      </w:r>
      <w:r w:rsidRPr="006D6E48">
        <w:t>).</w:t>
      </w:r>
    </w:p>
    <w:p w14:paraId="52243D75" w14:textId="77777777" w:rsidR="00BA3A57" w:rsidRPr="006D6E48" w:rsidRDefault="00BA3A57" w:rsidP="00BA3A57">
      <w:pPr>
        <w:pStyle w:val="BodyText"/>
      </w:pPr>
      <w:r>
        <w:t xml:space="preserve">For a discussion of a related potential for bias and its control, see </w:t>
      </w:r>
      <w:r>
        <w:fldChar w:fldCharType="begin"/>
      </w:r>
      <w:r>
        <w:instrText xml:space="preserve"> REF _Ref180595661 \h </w:instrText>
      </w:r>
      <w:r>
        <w:fldChar w:fldCharType="separate"/>
      </w:r>
      <w:r>
        <w:t>Jurisdiction Level of Investigation Agencies: Generally State Level</w:t>
      </w:r>
      <w:r>
        <w:fldChar w:fldCharType="end"/>
      </w:r>
      <w:r>
        <w:t xml:space="preserve">, page </w:t>
      </w:r>
      <w:r>
        <w:fldChar w:fldCharType="begin"/>
      </w:r>
      <w:r>
        <w:instrText xml:space="preserve"> PAGEREF _Ref180595661 \h </w:instrText>
      </w:r>
      <w:r>
        <w:fldChar w:fldCharType="separate"/>
      </w:r>
      <w:r>
        <w:rPr>
          <w:noProof/>
        </w:rPr>
        <w:t>25</w:t>
      </w:r>
      <w:r>
        <w:fldChar w:fldCharType="end"/>
      </w:r>
      <w:r>
        <w:t>.</w:t>
      </w:r>
    </w:p>
    <w:p w14:paraId="53569D06" w14:textId="77777777" w:rsidR="00BA3A57" w:rsidRDefault="00BA3A57" w:rsidP="00BA3A57">
      <w:pPr>
        <w:pStyle w:val="Heading2"/>
      </w:pPr>
      <w:bookmarkStart w:id="67" w:name="_Ref180595667"/>
      <w:bookmarkStart w:id="68" w:name="_Toc191042317"/>
      <w:r>
        <w:t>Crash Investigation Agency Disposition: Full Participation</w:t>
      </w:r>
      <w:bookmarkEnd w:id="67"/>
      <w:bookmarkEnd w:id="68"/>
    </w:p>
    <w:p w14:paraId="3CD2E21F"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 xml:space="preserve">The </w:t>
      </w:r>
      <w:r>
        <w:t>sample</w:t>
      </w:r>
      <w:r w:rsidRPr="006D6E48">
        <w:t xml:space="preserve"> </w:t>
      </w:r>
      <w:r>
        <w:t>S/J</w:t>
      </w:r>
      <w:r w:rsidRPr="006D6E48">
        <w:t>s must be disposed to cooperate fully with all the requirements of the study, including those for crash selection/sampling, data collection and sharing, data format and storage, and training requirements.</w:t>
      </w:r>
    </w:p>
    <w:p w14:paraId="01398B2B" w14:textId="77777777" w:rsidR="00BA3A57" w:rsidRPr="00535B3C" w:rsidRDefault="00BA3A57" w:rsidP="00BA3A57">
      <w:pPr>
        <w:pStyle w:val="BodyText"/>
        <w:rPr>
          <w:b/>
          <w:bCs/>
        </w:rPr>
      </w:pPr>
      <w:r w:rsidRPr="00535B3C">
        <w:rPr>
          <w:b/>
          <w:bCs/>
        </w:rPr>
        <w:t>RATIONALE</w:t>
      </w:r>
    </w:p>
    <w:p w14:paraId="179CA42D" w14:textId="77777777" w:rsidR="00BA3A57" w:rsidRPr="006D6E48" w:rsidRDefault="00BA3A57" w:rsidP="00BA3A57">
      <w:pPr>
        <w:pStyle w:val="BodyText"/>
        <w:rPr>
          <w:b/>
          <w:bCs/>
        </w:rPr>
      </w:pPr>
      <w:r w:rsidRPr="006D6E48">
        <w:t xml:space="preserve">Given the reliance on </w:t>
      </w:r>
      <w:r>
        <w:t>S/J</w:t>
      </w:r>
      <w:r w:rsidRPr="006D6E48">
        <w:t xml:space="preserve"> crash investigation agencies for data collection, </w:t>
      </w:r>
      <w:r>
        <w:t>sample</w:t>
      </w:r>
      <w:r w:rsidRPr="006D6E48">
        <w:t xml:space="preserve"> agencies must be disposed to cooperate fully with all the requirements of the study. They must be willing and legally allowed to participate, complying with sampling, data collection, and turnover requirements. FMSCA will need </w:t>
      </w:r>
      <w:r>
        <w:t xml:space="preserve">to </w:t>
      </w:r>
      <w:r w:rsidRPr="006D6E48">
        <w:t xml:space="preserve">recruit an appropriate mix of </w:t>
      </w:r>
      <w:r>
        <w:t>S/J</w:t>
      </w:r>
      <w:r w:rsidRPr="006D6E48">
        <w:t>s that are so disposed</w:t>
      </w:r>
      <w:sdt>
        <w:sdtPr>
          <w:id w:val="1359630286"/>
          <w:citation/>
        </w:sdtPr>
        <w:sdtContent>
          <w:r w:rsidRPr="006D6E48">
            <w:fldChar w:fldCharType="begin"/>
          </w:r>
          <w:r w:rsidRPr="006D6E48">
            <w:instrText xml:space="preserve"> CITATION FMC22 \l 1033 </w:instrText>
          </w:r>
          <w:r w:rsidRPr="006D6E48">
            <w:fldChar w:fldCharType="separate"/>
          </w:r>
          <w:r>
            <w:rPr>
              <w:noProof/>
            </w:rPr>
            <w:t xml:space="preserve"> </w:t>
          </w:r>
          <w:r w:rsidRPr="00777ECF">
            <w:rPr>
              <w:noProof/>
            </w:rPr>
            <w:t>[5]</w:t>
          </w:r>
          <w:r w:rsidRPr="006D6E48">
            <w:fldChar w:fldCharType="end"/>
          </w:r>
        </w:sdtContent>
      </w:sdt>
      <w:r w:rsidRPr="006D6E48">
        <w:t xml:space="preserve">. Negotiations with agencies may necessitate certain compromises that add additional restrictions on the sampling design. Regardless of agreements with the </w:t>
      </w:r>
      <w:r>
        <w:t>S/J</w:t>
      </w:r>
      <w:r w:rsidRPr="006D6E48">
        <w:t xml:space="preserve">s, events beyond the control of the CCFP or an </w:t>
      </w:r>
      <w:r>
        <w:t>S/J</w:t>
      </w:r>
      <w:r w:rsidRPr="006D6E48">
        <w:t xml:space="preserve"> may result in an </w:t>
      </w:r>
      <w:r>
        <w:t>S/J</w:t>
      </w:r>
      <w:r w:rsidRPr="006D6E48">
        <w:t xml:space="preserve"> not fully complying with the requirements for participation. For example, </w:t>
      </w:r>
      <w:r>
        <w:t>S/J</w:t>
      </w:r>
      <w:r w:rsidRPr="006D6E48">
        <w:t>s may be required to investigate to a certain level all qualifying crashes under their purview. However, a historically unusual rash of qualifying crashes during the data collection period</w:t>
      </w:r>
      <w:r>
        <w:t xml:space="preserve"> may</w:t>
      </w:r>
      <w:r w:rsidRPr="006D6E48">
        <w:t xml:space="preserve"> exceed the </w:t>
      </w:r>
      <w:r>
        <w:t>S/J</w:t>
      </w:r>
      <w:r w:rsidRPr="006D6E48">
        <w:t>’s resources.</w:t>
      </w:r>
    </w:p>
    <w:p w14:paraId="6F5304A0" w14:textId="77777777" w:rsidR="00BA3A57" w:rsidRPr="006D6E48" w:rsidRDefault="00BA3A57" w:rsidP="00BA3A57">
      <w:pPr>
        <w:pStyle w:val="Heading2"/>
      </w:pPr>
      <w:bookmarkStart w:id="69" w:name="_Ref164849270"/>
      <w:bookmarkStart w:id="70" w:name="_Toc179381192"/>
      <w:bookmarkStart w:id="71" w:name="_Toc191042318"/>
      <w:bookmarkStart w:id="72" w:name="_Toc144216471"/>
      <w:bookmarkStart w:id="73" w:name="_Ref158214220"/>
      <w:r w:rsidRPr="006D6E48">
        <w:lastRenderedPageBreak/>
        <w:t>Sampling Units: Equivalent to Entire Crash Investigation Agency</w:t>
      </w:r>
      <w:bookmarkEnd w:id="69"/>
      <w:bookmarkEnd w:id="70"/>
      <w:bookmarkEnd w:id="71"/>
      <w:r w:rsidRPr="006D6E48">
        <w:t xml:space="preserve"> </w:t>
      </w:r>
      <w:bookmarkEnd w:id="72"/>
      <w:bookmarkEnd w:id="73"/>
    </w:p>
    <w:p w14:paraId="5EE54EE5"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 xml:space="preserve">Sampling units must correspond to entire </w:t>
      </w:r>
      <w:r>
        <w:t>S/J</w:t>
      </w:r>
      <w:r w:rsidRPr="006D6E48">
        <w:t xml:space="preserve"> crash investigation agencies collecting the data. </w:t>
      </w:r>
    </w:p>
    <w:p w14:paraId="1E10847B" w14:textId="77777777" w:rsidR="00BA3A57" w:rsidRPr="007954B0" w:rsidRDefault="00BA3A57" w:rsidP="00BA3A57">
      <w:pPr>
        <w:pStyle w:val="BodyText"/>
        <w:rPr>
          <w:b/>
          <w:bCs/>
        </w:rPr>
      </w:pPr>
      <w:r w:rsidRPr="007954B0">
        <w:rPr>
          <w:b/>
          <w:bCs/>
        </w:rPr>
        <w:t>RATIONALE</w:t>
      </w:r>
    </w:p>
    <w:p w14:paraId="7AB71BA0" w14:textId="77777777" w:rsidR="00BA3A57" w:rsidRPr="006D6E48" w:rsidRDefault="00BA3A57" w:rsidP="00BA3A57">
      <w:pPr>
        <w:pStyle w:val="BodyText"/>
      </w:pPr>
      <w:r w:rsidRPr="006D6E48">
        <w:t>Data collection of crashes across the nation requires the definition of “sampling units,” each being a unit of trained experts, facilities, and other resources that are prepared to collect data on crashes on short notice. Teams in sampling units need to collect data from the crash site before it is cleared, so each sampling unit is responsible for crash data collection within a limited geographic area that teams can drive across in a reasonable time.</w:t>
      </w:r>
    </w:p>
    <w:p w14:paraId="5DABCB20" w14:textId="77777777" w:rsidR="00BA3A57" w:rsidRPr="006D6E48" w:rsidRDefault="00BA3A57" w:rsidP="00BA3A57">
      <w:pPr>
        <w:pStyle w:val="BodyText"/>
      </w:pPr>
      <w:r w:rsidRPr="006D6E48">
        <w:t xml:space="preserve">Early plans for the study called for using CISS PSUs as sampling units for collecting data. Each PSU included a team responsible for collecting data for CISS. PSUs are carefully distributed around the contiguous U.S. to provide a nationally representative sample of vehicular crashes. </w:t>
      </w:r>
    </w:p>
    <w:p w14:paraId="229C6A29" w14:textId="77777777" w:rsidR="00BA3A57" w:rsidRPr="006D6E48" w:rsidRDefault="00BA3A57" w:rsidP="00BA3A57">
      <w:pPr>
        <w:pStyle w:val="BodyText"/>
      </w:pPr>
      <w:r w:rsidRPr="006D6E48">
        <w:t>However, while the PSUs were successfully used as sampling units in the LTCCS, they present issues when collecting data for the Heavy-Duty Truck Study. With the scope limited to fatal crashes involving heavy-duty trucks (see</w:t>
      </w:r>
      <w:r>
        <w:t xml:space="preserve"> </w:t>
      </w:r>
      <w:r>
        <w:fldChar w:fldCharType="begin"/>
      </w:r>
      <w:r>
        <w:instrText xml:space="preserve"> REF _Ref180595592 \h </w:instrText>
      </w:r>
      <w:r>
        <w:fldChar w:fldCharType="separate"/>
      </w:r>
      <w:r>
        <w:t>Vehicles: Heavy-Duty Trucks</w:t>
      </w:r>
      <w:r>
        <w:fldChar w:fldCharType="end"/>
      </w:r>
      <w:r>
        <w:t xml:space="preserve">, page </w:t>
      </w:r>
      <w:r>
        <w:fldChar w:fldCharType="begin"/>
      </w:r>
      <w:r>
        <w:instrText xml:space="preserve"> PAGEREF _Ref180595592 \h </w:instrText>
      </w:r>
      <w:r>
        <w:fldChar w:fldCharType="separate"/>
      </w:r>
      <w:r>
        <w:rPr>
          <w:noProof/>
        </w:rPr>
        <w:t>19</w:t>
      </w:r>
      <w:r>
        <w:fldChar w:fldCharType="end"/>
      </w:r>
      <w:r>
        <w:t xml:space="preserve">, and </w:t>
      </w:r>
      <w:r>
        <w:fldChar w:fldCharType="begin"/>
      </w:r>
      <w:r>
        <w:instrText xml:space="preserve"> REF _Ref180595600 \h </w:instrText>
      </w:r>
      <w:r>
        <w:fldChar w:fldCharType="separate"/>
      </w:r>
      <w:r>
        <w:t>Outcomes: Fatalities Only</w:t>
      </w:r>
      <w:r>
        <w:fldChar w:fldCharType="end"/>
      </w:r>
      <w:r>
        <w:t xml:space="preserve">, page </w:t>
      </w:r>
      <w:r>
        <w:fldChar w:fldCharType="begin"/>
      </w:r>
      <w:r>
        <w:instrText xml:space="preserve"> PAGEREF _Ref180595600 \h </w:instrText>
      </w:r>
      <w:r>
        <w:fldChar w:fldCharType="separate"/>
      </w:r>
      <w:r>
        <w:rPr>
          <w:noProof/>
        </w:rPr>
        <w:t>20</w:t>
      </w:r>
      <w:r>
        <w:fldChar w:fldCharType="end"/>
      </w:r>
      <w:r>
        <w:t>)</w:t>
      </w:r>
      <w:r w:rsidRPr="006D6E48">
        <w:t>, historic data indicated that the PSUs cannot produce enough in-scope data within the two-year restriction for data collection (see</w:t>
      </w:r>
      <w:r>
        <w:t xml:space="preserve"> </w:t>
      </w:r>
      <w:r>
        <w:fldChar w:fldCharType="begin"/>
      </w:r>
      <w:r>
        <w:instrText xml:space="preserve"> REF _Ref180662382 \h </w:instrText>
      </w:r>
      <w:r>
        <w:fldChar w:fldCharType="separate"/>
      </w:r>
      <w:r>
        <w:t>Time Restrictions</w:t>
      </w:r>
      <w:r>
        <w:fldChar w:fldCharType="end"/>
      </w:r>
      <w:r>
        <w:t xml:space="preserve">, page </w:t>
      </w:r>
      <w:r>
        <w:fldChar w:fldCharType="begin"/>
      </w:r>
      <w:r>
        <w:instrText xml:space="preserve"> PAGEREF _Ref180662387 \h </w:instrText>
      </w:r>
      <w:r>
        <w:fldChar w:fldCharType="separate"/>
      </w:r>
      <w:r>
        <w:rPr>
          <w:noProof/>
        </w:rPr>
        <w:t>18</w:t>
      </w:r>
      <w:r>
        <w:fldChar w:fldCharType="end"/>
      </w:r>
      <w:r w:rsidRPr="006D6E48">
        <w:t>)</w:t>
      </w:r>
      <w:sdt>
        <w:sdtPr>
          <w:id w:val="1209615765"/>
          <w:citation/>
        </w:sdtPr>
        <w:sdtContent>
          <w:r w:rsidRPr="006D6E48">
            <w:fldChar w:fldCharType="begin"/>
          </w:r>
          <w:r w:rsidRPr="006D6E48">
            <w:instrText xml:space="preserve">CITATION Zha21 \l 1033 </w:instrText>
          </w:r>
          <w:r w:rsidRPr="006D6E48">
            <w:fldChar w:fldCharType="separate"/>
          </w:r>
          <w:r>
            <w:rPr>
              <w:noProof/>
            </w:rPr>
            <w:t xml:space="preserve"> </w:t>
          </w:r>
          <w:r w:rsidRPr="00777ECF">
            <w:rPr>
              <w:noProof/>
            </w:rPr>
            <w:t>[34]</w:t>
          </w:r>
          <w:r w:rsidRPr="006D6E48">
            <w:fldChar w:fldCharType="end"/>
          </w:r>
        </w:sdtContent>
      </w:sdt>
      <w:r w:rsidRPr="006D6E48">
        <w:t>. Using the PSUs over two years, the LTCCS collected data on only 307 crashes that meet the qualifications for inclusion in the Heavy-Duty Truck Study, in contrast to the target sample size of 2,000 crashes</w:t>
      </w:r>
      <w:r>
        <w:t xml:space="preserve"> </w:t>
      </w:r>
      <w:r w:rsidRPr="006D6E48">
        <w:t>(see</w:t>
      </w:r>
      <w:r>
        <w:t xml:space="preserve"> </w:t>
      </w:r>
      <w:r>
        <w:fldChar w:fldCharType="begin"/>
      </w:r>
      <w:r>
        <w:instrText xml:space="preserve"> REF _Ref180595625 \h </w:instrText>
      </w:r>
      <w:r>
        <w:fldChar w:fldCharType="separate"/>
      </w:r>
      <w:r>
        <w:t>Sample Size: 2,000 Crashes</w:t>
      </w:r>
      <w:r>
        <w:fldChar w:fldCharType="end"/>
      </w:r>
      <w:r>
        <w:t xml:space="preserve">, page </w:t>
      </w:r>
      <w:r>
        <w:fldChar w:fldCharType="begin"/>
      </w:r>
      <w:r>
        <w:instrText xml:space="preserve"> PAGEREF _Ref180595625 \h </w:instrText>
      </w:r>
      <w:r>
        <w:fldChar w:fldCharType="separate"/>
      </w:r>
      <w:r>
        <w:rPr>
          <w:noProof/>
        </w:rPr>
        <w:t>21</w:t>
      </w:r>
      <w:r>
        <w:fldChar w:fldCharType="end"/>
      </w:r>
      <w:r w:rsidRPr="006D6E48">
        <w:t>). The risk of getting less than 2,000 cases in two years remains regardless of the specific PSUs selected</w:t>
      </w:r>
      <w:sdt>
        <w:sdtPr>
          <w:id w:val="1525208583"/>
          <w:citation/>
        </w:sdtPr>
        <w:sdtContent>
          <w:r w:rsidRPr="006D6E48">
            <w:fldChar w:fldCharType="begin"/>
          </w:r>
          <w:r w:rsidRPr="006D6E48">
            <w:instrText xml:space="preserve"> CITATION Mor21 \l 1033 </w:instrText>
          </w:r>
          <w:r w:rsidRPr="006D6E48">
            <w:fldChar w:fldCharType="separate"/>
          </w:r>
          <w:r>
            <w:rPr>
              <w:noProof/>
            </w:rPr>
            <w:t xml:space="preserve"> </w:t>
          </w:r>
          <w:r w:rsidRPr="00777ECF">
            <w:rPr>
              <w:noProof/>
            </w:rPr>
            <w:t>[22]</w:t>
          </w:r>
          <w:r w:rsidRPr="006D6E48">
            <w:fldChar w:fldCharType="end"/>
          </w:r>
        </w:sdtContent>
      </w:sdt>
      <w:r w:rsidRPr="006D6E48">
        <w:t>. Furthermore, using the PSUs may not represent national frequencies for fatal crashes involving heavy-duty trucks</w:t>
      </w:r>
      <w:sdt>
        <w:sdtPr>
          <w:id w:val="-297077917"/>
          <w:citation/>
        </w:sdtPr>
        <w:sdtContent>
          <w:r w:rsidRPr="006D6E48">
            <w:fldChar w:fldCharType="begin"/>
          </w:r>
          <w:r w:rsidRPr="006D6E48">
            <w:instrText xml:space="preserve">CITATION Gur21 \l 1033 </w:instrText>
          </w:r>
          <w:r w:rsidRPr="006D6E48">
            <w:fldChar w:fldCharType="separate"/>
          </w:r>
          <w:r>
            <w:rPr>
              <w:noProof/>
            </w:rPr>
            <w:t xml:space="preserve"> </w:t>
          </w:r>
          <w:r w:rsidRPr="00777ECF">
            <w:rPr>
              <w:noProof/>
            </w:rPr>
            <w:t>[3]</w:t>
          </w:r>
          <w:r w:rsidRPr="006D6E48">
            <w:fldChar w:fldCharType="end"/>
          </w:r>
        </w:sdtContent>
      </w:sdt>
      <w:r w:rsidRPr="006D6E48">
        <w:t>. The PSUs were designed primarily for passenger vehicle crash data collection</w:t>
      </w:r>
      <w:sdt>
        <w:sdtPr>
          <w:id w:val="-435598091"/>
          <w:citation/>
        </w:sdtPr>
        <w:sdtContent>
          <w:r w:rsidRPr="006D6E48">
            <w:fldChar w:fldCharType="begin"/>
          </w:r>
          <w:r w:rsidRPr="006D6E48">
            <w:instrText xml:space="preserve">CITATION Zha21 \l 1033 </w:instrText>
          </w:r>
          <w:r w:rsidRPr="006D6E48">
            <w:fldChar w:fldCharType="separate"/>
          </w:r>
          <w:r>
            <w:rPr>
              <w:noProof/>
            </w:rPr>
            <w:t xml:space="preserve"> </w:t>
          </w:r>
          <w:r w:rsidRPr="00777ECF">
            <w:rPr>
              <w:noProof/>
            </w:rPr>
            <w:t>[34]</w:t>
          </w:r>
          <w:r w:rsidRPr="006D6E48">
            <w:fldChar w:fldCharType="end"/>
          </w:r>
        </w:sdtContent>
      </w:sdt>
      <w:r w:rsidRPr="006D6E48">
        <w:t>. For this and other reasons, the study will not use the CISS PSUs as sampling units, nor use the CISS infrastructure in general (see</w:t>
      </w:r>
      <w:r>
        <w:t xml:space="preserve"> </w:t>
      </w:r>
      <w:r>
        <w:fldChar w:fldCharType="begin"/>
      </w:r>
      <w:r>
        <w:instrText xml:space="preserve"> REF _Ref180595659 \h </w:instrText>
      </w:r>
      <w:r>
        <w:fldChar w:fldCharType="separate"/>
      </w:r>
      <w:r>
        <w:t>Data Collection Workforce: Pre-Existing, In-Place Crash Investigation Agencies</w:t>
      </w:r>
      <w:r>
        <w:fldChar w:fldCharType="end"/>
      </w:r>
      <w:r>
        <w:t xml:space="preserve">, page </w:t>
      </w:r>
      <w:r>
        <w:fldChar w:fldCharType="begin"/>
      </w:r>
      <w:r>
        <w:instrText xml:space="preserve"> PAGEREF _Ref180595659 \h </w:instrText>
      </w:r>
      <w:r>
        <w:fldChar w:fldCharType="separate"/>
      </w:r>
      <w:r>
        <w:rPr>
          <w:noProof/>
        </w:rPr>
        <w:t>24</w:t>
      </w:r>
      <w:r>
        <w:fldChar w:fldCharType="end"/>
      </w:r>
      <w:r w:rsidRPr="006D6E48">
        <w:t xml:space="preserve">). Instead, the study will use </w:t>
      </w:r>
      <w:r>
        <w:t>S/J</w:t>
      </w:r>
      <w:r w:rsidRPr="006D6E48">
        <w:t xml:space="preserve"> crash investigation agencies. </w:t>
      </w:r>
    </w:p>
    <w:p w14:paraId="65A17112" w14:textId="77777777" w:rsidR="00BA3A57" w:rsidRPr="006D6E48" w:rsidRDefault="00BA3A57" w:rsidP="00BA3A57">
      <w:pPr>
        <w:pStyle w:val="BodyText"/>
      </w:pPr>
      <w:r w:rsidRPr="006D6E48">
        <w:t xml:space="preserve">Given the restriction on using the most capable </w:t>
      </w:r>
      <w:r>
        <w:t>S/J</w:t>
      </w:r>
      <w:r w:rsidRPr="006D6E48">
        <w:t xml:space="preserve"> agencies (page</w:t>
      </w:r>
      <w:r>
        <w:t xml:space="preserve"> </w:t>
      </w:r>
      <w:r>
        <w:fldChar w:fldCharType="begin"/>
      </w:r>
      <w:r>
        <w:instrText xml:space="preserve"> PAGEREF _Ref180659786 \h </w:instrText>
      </w:r>
      <w:r>
        <w:fldChar w:fldCharType="separate"/>
      </w:r>
      <w:r>
        <w:rPr>
          <w:noProof/>
        </w:rPr>
        <w:t>14</w:t>
      </w:r>
      <w:r>
        <w:fldChar w:fldCharType="end"/>
      </w:r>
      <w:r w:rsidRPr="006D6E48">
        <w:t xml:space="preserve">), the study’s sampling units must correspond to entire agencies. If the CCFP were to instead sample only some of the crashes within a highly capable </w:t>
      </w:r>
      <w:r>
        <w:t>S/J</w:t>
      </w:r>
      <w:r w:rsidRPr="006D6E48">
        <w:t xml:space="preserve">, then the study must sample additional crashes from a less capable </w:t>
      </w:r>
      <w:r>
        <w:t>S/J</w:t>
      </w:r>
      <w:r w:rsidRPr="006D6E48">
        <w:t xml:space="preserve"> to obtain the same sample size. Given the national frequency of fatal crashes involving heavy</w:t>
      </w:r>
      <w:r>
        <w:t>-duty</w:t>
      </w:r>
      <w:r w:rsidRPr="006D6E48">
        <w:t xml:space="preserve"> trucks, collecting data on only a subset of crashes from the most capable </w:t>
      </w:r>
      <w:r>
        <w:t>S/J</w:t>
      </w:r>
      <w:r w:rsidRPr="006D6E48">
        <w:t xml:space="preserve"> may impede achieving a sample size of 2,000 crashes from </w:t>
      </w:r>
      <w:r>
        <w:t>S/J</w:t>
      </w:r>
      <w:r w:rsidRPr="006D6E48">
        <w:t xml:space="preserve">s with acceptable investigative capabilities. </w:t>
      </w:r>
    </w:p>
    <w:p w14:paraId="7D7BB8FF" w14:textId="77777777" w:rsidR="00BA3A57" w:rsidRPr="006D6E48" w:rsidRDefault="00BA3A57" w:rsidP="00BA3A57">
      <w:pPr>
        <w:pStyle w:val="BodyText"/>
      </w:pPr>
      <w:r w:rsidRPr="006D6E48">
        <w:t xml:space="preserve">While the selection process will seek to select representative </w:t>
      </w:r>
      <w:r>
        <w:t>S/J</w:t>
      </w:r>
      <w:r w:rsidRPr="006D6E48">
        <w:t>s as sampling units, the sampling units are thus not necessarily uniform in crash frequency, distribution of vehicle types or lines of business, environmental characteristics, and other factors.</w:t>
      </w:r>
    </w:p>
    <w:p w14:paraId="0E74F957" w14:textId="77777777" w:rsidR="00BA3A57" w:rsidRPr="006D6E48" w:rsidRDefault="00BA3A57" w:rsidP="00BA3A57">
      <w:pPr>
        <w:pStyle w:val="Heading2"/>
      </w:pPr>
      <w:bookmarkStart w:id="74" w:name="_Toc144216472"/>
      <w:bookmarkStart w:id="75" w:name="_Ref158214224"/>
      <w:bookmarkStart w:id="76" w:name="_Toc179381193"/>
      <w:bookmarkStart w:id="77" w:name="_Ref180595669"/>
      <w:bookmarkStart w:id="78" w:name="_Toc191042319"/>
      <w:r w:rsidRPr="006D6E48">
        <w:lastRenderedPageBreak/>
        <w:t>Data Format and Variables: Standardized</w:t>
      </w:r>
      <w:bookmarkEnd w:id="74"/>
      <w:bookmarkEnd w:id="75"/>
      <w:bookmarkEnd w:id="76"/>
      <w:bookmarkEnd w:id="77"/>
      <w:bookmarkEnd w:id="78"/>
    </w:p>
    <w:p w14:paraId="388E24E5" w14:textId="77777777" w:rsidR="00BA3A57" w:rsidRPr="006D6E48" w:rsidRDefault="00BA3A57" w:rsidP="00BA3A57">
      <w:pPr>
        <w:pStyle w:val="BodyText"/>
      </w:pPr>
      <w:r w:rsidRPr="006D6E48">
        <w:rPr>
          <w:rStyle w:val="ParagraphHeading"/>
        </w:rPr>
        <w:t>Definition</w:t>
      </w:r>
      <w:r w:rsidRPr="006D6E48">
        <w:rPr>
          <w:b/>
          <w:bCs/>
        </w:rPr>
        <w:t xml:space="preserve">: </w:t>
      </w:r>
      <w:r w:rsidRPr="006D6E48">
        <w:t xml:space="preserve">Variables and formats in the dataset will comply with industry and/or national standards applicable for truck-involved crashes. Agencies that do not sufficiently follow the standards may be excluded from </w:t>
      </w:r>
      <w:r>
        <w:t>the sample</w:t>
      </w:r>
      <w:r w:rsidRPr="006D6E48">
        <w:t>.</w:t>
      </w:r>
    </w:p>
    <w:p w14:paraId="402A3810" w14:textId="77777777" w:rsidR="00BA3A57" w:rsidRPr="00256112" w:rsidRDefault="00BA3A57" w:rsidP="00BA3A57">
      <w:pPr>
        <w:pStyle w:val="BodyText"/>
        <w:rPr>
          <w:b/>
          <w:bCs/>
        </w:rPr>
      </w:pPr>
      <w:r w:rsidRPr="00256112">
        <w:rPr>
          <w:b/>
          <w:bCs/>
        </w:rPr>
        <w:t>RATIONALE</w:t>
      </w:r>
    </w:p>
    <w:p w14:paraId="2EB5939B" w14:textId="77777777" w:rsidR="00BA3A57" w:rsidRPr="006D6E48" w:rsidRDefault="00BA3A57" w:rsidP="00BA3A57">
      <w:pPr>
        <w:pStyle w:val="BodyText"/>
      </w:pPr>
      <w:r w:rsidRPr="006D6E48">
        <w:t xml:space="preserve">With data coming from multiple agencies across the country, the data format and variables must be consistent across agencies to allow the datasets to be merged. That is, all datasets must use practically the same variables with the same definitions and comprise the same data elements. For example, quantitative variables should all have the same units and normalization. This is partially accomplished through training </w:t>
      </w:r>
      <w:r>
        <w:t>S/J</w:t>
      </w:r>
      <w:r w:rsidRPr="006D6E48">
        <w:t>s to use consistent formats and variables. Also, in some cases, the CCFP can algorithmically translate idiosyncratic variables from a</w:t>
      </w:r>
      <w:r>
        <w:t>n</w:t>
      </w:r>
      <w:r w:rsidRPr="006D6E48">
        <w:t xml:space="preserve"> </w:t>
      </w:r>
      <w:r>
        <w:t>S/J</w:t>
      </w:r>
      <w:r w:rsidRPr="006D6E48">
        <w:t xml:space="preserve">’s data into formats consistent with others (e.g., convert units, aggregate separate categories into a single standard category). </w:t>
      </w:r>
    </w:p>
    <w:p w14:paraId="06EC7A54" w14:textId="77777777" w:rsidR="00BA3A57" w:rsidRPr="006D6E48" w:rsidRDefault="00BA3A57" w:rsidP="00BA3A57">
      <w:pPr>
        <w:pStyle w:val="BodyText"/>
      </w:pPr>
      <w:r w:rsidRPr="006D6E48">
        <w:t xml:space="preserve">The CCFP has limited leverage to dictate the data format and variables of </w:t>
      </w:r>
      <w:r>
        <w:t>S/J</w:t>
      </w:r>
      <w:r w:rsidRPr="006D6E48">
        <w:t xml:space="preserve"> investigation teams. The CCFP has the best chance of gaining data consistency by encouraging </w:t>
      </w:r>
      <w:r>
        <w:t>S/J</w:t>
      </w:r>
      <w:r w:rsidRPr="006D6E48">
        <w:t xml:space="preserve">s to use formats and variables defined in industry and national standards for crash data, such as the NHTSA Model Minimum Uniform Crash Criteria (MMUCC) or the standards of the Commercial Vehicle Safety Alliance (CVSA). Many </w:t>
      </w:r>
      <w:r>
        <w:t>S/J</w:t>
      </w:r>
      <w:r w:rsidRPr="006D6E48">
        <w:t xml:space="preserve">s follow these standards already, so the CCFP’s adoption of such standards will result in the most </w:t>
      </w:r>
      <w:r>
        <w:t>S/J</w:t>
      </w:r>
      <w:r w:rsidRPr="006D6E48">
        <w:t xml:space="preserve">s having consistent variables and formats. Furthermore, for </w:t>
      </w:r>
      <w:r>
        <w:t>S/J</w:t>
      </w:r>
      <w:r w:rsidRPr="006D6E48">
        <w:t xml:space="preserve">s currently with idiosyncratic variables or formats, the CCFP is more likely convince </w:t>
      </w:r>
      <w:r>
        <w:t>S/J</w:t>
      </w:r>
      <w:r w:rsidRPr="006D6E48">
        <w:t xml:space="preserve">s to switch to a national standard than to formats and variables unique to the study.  </w:t>
      </w:r>
    </w:p>
    <w:p w14:paraId="391D93E6" w14:textId="77777777" w:rsidR="00BA3A57" w:rsidRPr="006D6E48" w:rsidRDefault="00BA3A57" w:rsidP="00BA3A57">
      <w:pPr>
        <w:pStyle w:val="BodyText"/>
      </w:pPr>
      <w:r w:rsidRPr="006D6E48">
        <w:t xml:space="preserve">Nonetheless, it is anticipated that some </w:t>
      </w:r>
      <w:r>
        <w:t>S/J</w:t>
      </w:r>
      <w:r w:rsidRPr="006D6E48">
        <w:t xml:space="preserve">s will not collect crash data in a compatible form. Agencies that do not sufficiently follow the standards may be excluded from </w:t>
      </w:r>
      <w:r>
        <w:t>the sample</w:t>
      </w:r>
      <w:r w:rsidRPr="006D6E48">
        <w:t xml:space="preserve"> because the study is constrained by the quality of the data that the participating agencies supply. Even among selected </w:t>
      </w:r>
      <w:r>
        <w:t>S/J</w:t>
      </w:r>
      <w:r w:rsidRPr="006D6E48">
        <w:t xml:space="preserve">s that by policy follow standards and training, there may be some inconsistencies across agencies that may impose additional restrictions on data analysis and interpretation. </w:t>
      </w:r>
    </w:p>
    <w:p w14:paraId="3EBFBEEA" w14:textId="77777777" w:rsidR="00BA3A57" w:rsidRPr="006D6E48" w:rsidRDefault="00BA3A57" w:rsidP="00BA3A57">
      <w:pPr>
        <w:pStyle w:val="BodyText"/>
      </w:pPr>
      <w:r w:rsidRPr="006D6E48">
        <w:t xml:space="preserve">In addition to standards limiting </w:t>
      </w:r>
      <w:r>
        <w:t xml:space="preserve">data </w:t>
      </w:r>
      <w:r w:rsidRPr="006D6E48">
        <w:t xml:space="preserve">collection to certain variables, some variables may not be available because of privacy agreements. Collaboration with motor carriers may be necessary to ensure that the transfer of proprietary data to crash investigators does not infringe on existing data privacy agreements </w:t>
      </w:r>
      <w:sdt>
        <w:sdtPr>
          <w:id w:val="170769011"/>
          <w:citation/>
        </w:sdtPr>
        <w:sdtContent>
          <w:r w:rsidRPr="006D6E48">
            <w:fldChar w:fldCharType="begin"/>
          </w:r>
          <w:r w:rsidRPr="006D6E48">
            <w:instrText xml:space="preserve"> CITATION FMC21 \l 1033 </w:instrText>
          </w:r>
          <w:r w:rsidRPr="006D6E48">
            <w:fldChar w:fldCharType="separate"/>
          </w:r>
          <w:r w:rsidRPr="00777ECF">
            <w:rPr>
              <w:noProof/>
            </w:rPr>
            <w:t>[35]</w:t>
          </w:r>
          <w:r w:rsidRPr="006D6E48">
            <w:fldChar w:fldCharType="end"/>
          </w:r>
        </w:sdtContent>
      </w:sdt>
      <w:r w:rsidRPr="006D6E48">
        <w:t>. This may involve transferring obfuscated or aggregated data, which could impact the precision of the analyses.</w:t>
      </w:r>
    </w:p>
    <w:p w14:paraId="5D0BE11C" w14:textId="77777777" w:rsidR="00BA3A57" w:rsidRPr="006D6E48" w:rsidRDefault="00BA3A57" w:rsidP="00BA3A57">
      <w:pPr>
        <w:pStyle w:val="BodyText"/>
      </w:pPr>
      <w:r w:rsidRPr="006D6E48">
        <w:t xml:space="preserve">Despite restrictions related to standards and proprietary information, the study needs to include additional novel variables to provide required data beyond what is already available in national databases such as FARS and MCMIS </w:t>
      </w:r>
      <w:sdt>
        <w:sdtPr>
          <w:id w:val="110869801"/>
          <w:citation/>
        </w:sdtPr>
        <w:sdtContent>
          <w:r w:rsidRPr="006D6E48">
            <w:fldChar w:fldCharType="begin"/>
          </w:r>
          <w:r w:rsidRPr="006D6E48">
            <w:instrText xml:space="preserve"> CITATION Gua22 \l 1033 </w:instrText>
          </w:r>
          <w:r w:rsidRPr="006D6E48">
            <w:fldChar w:fldCharType="separate"/>
          </w:r>
          <w:r w:rsidRPr="00777ECF">
            <w:rPr>
              <w:noProof/>
            </w:rPr>
            <w:t>[14]</w:t>
          </w:r>
          <w:r w:rsidRPr="006D6E48">
            <w:fldChar w:fldCharType="end"/>
          </w:r>
        </w:sdtContent>
      </w:sdt>
      <w:r w:rsidRPr="006D6E48">
        <w:t>. For example, additional variables may represent automated driving systems that operate within a limited operational design domain, such as a variable indicating whether the vehicle system was operating the vehicle at the time of the crash. Some research questions require that carriers supply data from onboard monitoring systems, telematics, or video recordings</w:t>
      </w:r>
      <w:sdt>
        <w:sdtPr>
          <w:id w:val="-559949775"/>
          <w:citation/>
        </w:sdtPr>
        <w:sdtContent>
          <w:r w:rsidRPr="006D6E48">
            <w:fldChar w:fldCharType="begin"/>
          </w:r>
          <w:r w:rsidRPr="006D6E48">
            <w:instrText xml:space="preserve"> CITATION Sto23 \l 1033 </w:instrText>
          </w:r>
          <w:r w:rsidRPr="006D6E48">
            <w:fldChar w:fldCharType="separate"/>
          </w:r>
          <w:r>
            <w:rPr>
              <w:noProof/>
            </w:rPr>
            <w:t xml:space="preserve"> </w:t>
          </w:r>
          <w:r w:rsidRPr="00777ECF">
            <w:rPr>
              <w:noProof/>
            </w:rPr>
            <w:t>[1]</w:t>
          </w:r>
          <w:r w:rsidRPr="006D6E48">
            <w:fldChar w:fldCharType="end"/>
          </w:r>
        </w:sdtContent>
      </w:sdt>
      <w:sdt>
        <w:sdtPr>
          <w:id w:val="1774431738"/>
          <w:citation/>
        </w:sdtPr>
        <w:sdtContent>
          <w:r w:rsidRPr="006D6E48">
            <w:fldChar w:fldCharType="begin"/>
          </w:r>
          <w:r w:rsidRPr="006D6E48">
            <w:instrText xml:space="preserve"> CITATION Rou21 \l 1033 </w:instrText>
          </w:r>
          <w:r w:rsidRPr="006D6E48">
            <w:fldChar w:fldCharType="separate"/>
          </w:r>
          <w:r>
            <w:rPr>
              <w:noProof/>
            </w:rPr>
            <w:t xml:space="preserve"> </w:t>
          </w:r>
          <w:r w:rsidRPr="00777ECF">
            <w:rPr>
              <w:noProof/>
            </w:rPr>
            <w:t>[36]</w:t>
          </w:r>
          <w:r w:rsidRPr="006D6E48">
            <w:fldChar w:fldCharType="end"/>
          </w:r>
        </w:sdtContent>
      </w:sdt>
      <w:r w:rsidRPr="006D6E48">
        <w:t>. Obtaining these data in a consistent format (or at all) is an ongoing challenge</w:t>
      </w:r>
      <w:r>
        <w:t>.</w:t>
      </w:r>
    </w:p>
    <w:p w14:paraId="2BC7E1AA" w14:textId="77777777" w:rsidR="00BA3A57" w:rsidRPr="006D6E48" w:rsidRDefault="00BA3A57" w:rsidP="00BA3A57">
      <w:pPr>
        <w:pStyle w:val="Heading1"/>
      </w:pPr>
      <w:bookmarkStart w:id="79" w:name="_Toc179381194"/>
      <w:bookmarkStart w:id="80" w:name="_Ref180652377"/>
      <w:bookmarkStart w:id="81" w:name="_Toc191042320"/>
      <w:r w:rsidRPr="006D6E48">
        <w:lastRenderedPageBreak/>
        <w:t>Summary</w:t>
      </w:r>
      <w:bookmarkEnd w:id="79"/>
      <w:bookmarkEnd w:id="80"/>
      <w:bookmarkEnd w:id="81"/>
    </w:p>
    <w:p w14:paraId="2E28FF37" w14:textId="77777777" w:rsidR="00BA3A57" w:rsidRPr="006D6E48" w:rsidRDefault="00BA3A57" w:rsidP="00BA3A57">
      <w:pPr>
        <w:pStyle w:val="BodyText"/>
      </w:pPr>
      <w:r w:rsidRPr="006D6E48">
        <w:t>The sampling plan for the Heavy-Duty Truck Study is subject to the following restrictions:</w:t>
      </w:r>
    </w:p>
    <w:p w14:paraId="75D3AD41" w14:textId="77777777" w:rsidR="00BA3A57" w:rsidRDefault="00BA3A57" w:rsidP="00BA3A57">
      <w:pPr>
        <w:pStyle w:val="BodyText"/>
        <w:numPr>
          <w:ilvl w:val="0"/>
          <w:numId w:val="39"/>
        </w:numPr>
      </w:pPr>
      <w:r>
        <w:fldChar w:fldCharType="begin"/>
      </w:r>
      <w:r>
        <w:instrText xml:space="preserve"> REF _Ref180595592 \h </w:instrText>
      </w:r>
      <w:r>
        <w:fldChar w:fldCharType="separate"/>
      </w:r>
      <w:r>
        <w:t>Vehicles: Heavy-Duty Trucks</w:t>
      </w:r>
      <w:r>
        <w:fldChar w:fldCharType="end"/>
      </w:r>
    </w:p>
    <w:p w14:paraId="54AA935E" w14:textId="77777777" w:rsidR="00BA3A57" w:rsidRDefault="00BA3A57" w:rsidP="00BA3A57">
      <w:pPr>
        <w:pStyle w:val="BodyText"/>
        <w:numPr>
          <w:ilvl w:val="0"/>
          <w:numId w:val="39"/>
        </w:numPr>
      </w:pPr>
      <w:r>
        <w:fldChar w:fldCharType="begin"/>
      </w:r>
      <w:r>
        <w:instrText xml:space="preserve"> REF _Ref180595600 \h </w:instrText>
      </w:r>
      <w:r>
        <w:fldChar w:fldCharType="separate"/>
      </w:r>
      <w:r>
        <w:t>Outcomes: Fatalities Only</w:t>
      </w:r>
      <w:r>
        <w:fldChar w:fldCharType="end"/>
      </w:r>
      <w:r>
        <w:t xml:space="preserve"> </w:t>
      </w:r>
    </w:p>
    <w:p w14:paraId="2EE4679F" w14:textId="77777777" w:rsidR="00BA3A57" w:rsidRDefault="00BA3A57" w:rsidP="00BA3A57">
      <w:pPr>
        <w:pStyle w:val="BodyText"/>
        <w:numPr>
          <w:ilvl w:val="0"/>
          <w:numId w:val="39"/>
        </w:numPr>
      </w:pPr>
      <w:r>
        <w:fldChar w:fldCharType="begin"/>
      </w:r>
      <w:r>
        <w:instrText xml:space="preserve"> REF _Ref180595625 \h </w:instrText>
      </w:r>
      <w:r>
        <w:fldChar w:fldCharType="separate"/>
      </w:r>
      <w:r>
        <w:t>Sample Size: 2,000 Crashes</w:t>
      </w:r>
      <w:r>
        <w:fldChar w:fldCharType="end"/>
      </w:r>
    </w:p>
    <w:p w14:paraId="0B681CE0" w14:textId="77777777" w:rsidR="00BA3A57" w:rsidRDefault="00BA3A57" w:rsidP="00BA3A57">
      <w:pPr>
        <w:pStyle w:val="BodyText"/>
        <w:numPr>
          <w:ilvl w:val="0"/>
          <w:numId w:val="39"/>
        </w:numPr>
      </w:pPr>
      <w:r>
        <w:fldChar w:fldCharType="begin"/>
      </w:r>
      <w:r>
        <w:instrText xml:space="preserve"> REF _Ref180595630 \h </w:instrText>
      </w:r>
      <w:r>
        <w:fldChar w:fldCharType="separate"/>
      </w:r>
      <w:r>
        <w:t>Representativeness: National, Stratified by Region</w:t>
      </w:r>
      <w:r>
        <w:fldChar w:fldCharType="end"/>
      </w:r>
    </w:p>
    <w:p w14:paraId="3428763F" w14:textId="77777777" w:rsidR="00BA3A57" w:rsidRDefault="00BA3A57" w:rsidP="00BA3A57">
      <w:pPr>
        <w:pStyle w:val="BodyText"/>
        <w:numPr>
          <w:ilvl w:val="0"/>
          <w:numId w:val="39"/>
        </w:numPr>
      </w:pPr>
      <w:r>
        <w:fldChar w:fldCharType="begin"/>
      </w:r>
      <w:r>
        <w:instrText xml:space="preserve"> REF _Ref190939104 \h </w:instrText>
      </w:r>
      <w:r>
        <w:fldChar w:fldCharType="separate"/>
      </w:r>
      <w:r>
        <w:t>Relating Factors to Risk: Crash Analysis for Contributi</w:t>
      </w:r>
      <w:ins w:id="82" w:author="Zuschlag, Michael (Volpe)" w:date="2025-02-20T11:52:00Z" w16du:dateUtc="2025-02-20T16:52:00Z">
        <w:r>
          <w:t>ng</w:t>
        </w:r>
      </w:ins>
      <w:r>
        <w:t xml:space="preserve"> Factors</w:t>
      </w:r>
      <w:r>
        <w:fldChar w:fldCharType="end"/>
      </w:r>
    </w:p>
    <w:p w14:paraId="0F4D238F" w14:textId="77777777" w:rsidR="00BA3A57" w:rsidRDefault="00BA3A57" w:rsidP="00BA3A57">
      <w:pPr>
        <w:pStyle w:val="BodyText"/>
        <w:numPr>
          <w:ilvl w:val="0"/>
          <w:numId w:val="39"/>
        </w:numPr>
      </w:pPr>
      <w:r>
        <w:fldChar w:fldCharType="begin"/>
      </w:r>
      <w:r>
        <w:instrText xml:space="preserve"> REF _Ref180595659 \h </w:instrText>
      </w:r>
      <w:r>
        <w:fldChar w:fldCharType="separate"/>
      </w:r>
      <w:r>
        <w:t>Data Collection Workforce: Pre-Existing, In-Place Crash Investigation Agencies</w:t>
      </w:r>
      <w:r>
        <w:fldChar w:fldCharType="end"/>
      </w:r>
    </w:p>
    <w:p w14:paraId="1D59E22B" w14:textId="77777777" w:rsidR="00BA3A57" w:rsidRDefault="00BA3A57" w:rsidP="00BA3A57">
      <w:pPr>
        <w:pStyle w:val="BodyText"/>
        <w:numPr>
          <w:ilvl w:val="0"/>
          <w:numId w:val="39"/>
        </w:numPr>
      </w:pPr>
      <w:r>
        <w:fldChar w:fldCharType="begin"/>
      </w:r>
      <w:r>
        <w:instrText xml:space="preserve"> REF _Ref180595661 \h </w:instrText>
      </w:r>
      <w:r>
        <w:fldChar w:fldCharType="separate"/>
      </w:r>
      <w:r>
        <w:t>Jurisdiction Level of Investigation Agencies: Generally State Level</w:t>
      </w:r>
      <w:r>
        <w:fldChar w:fldCharType="end"/>
      </w:r>
    </w:p>
    <w:p w14:paraId="1C464E76" w14:textId="77777777" w:rsidR="00BA3A57" w:rsidRDefault="00BA3A57" w:rsidP="00BA3A57">
      <w:pPr>
        <w:pStyle w:val="BodyText"/>
        <w:numPr>
          <w:ilvl w:val="0"/>
          <w:numId w:val="39"/>
        </w:numPr>
      </w:pPr>
      <w:r>
        <w:fldChar w:fldCharType="begin"/>
      </w:r>
      <w:r>
        <w:instrText xml:space="preserve"> REF _Ref180595663 \h </w:instrText>
      </w:r>
      <w:r>
        <w:fldChar w:fldCharType="separate"/>
      </w:r>
      <w:r>
        <w:t>Investigation Team Capabilities: Best Data Collection Capability</w:t>
      </w:r>
      <w:r>
        <w:fldChar w:fldCharType="end"/>
      </w:r>
    </w:p>
    <w:p w14:paraId="503CB93E" w14:textId="77777777" w:rsidR="00BA3A57" w:rsidRDefault="00BA3A57" w:rsidP="00BA3A57">
      <w:pPr>
        <w:pStyle w:val="BodyText"/>
        <w:numPr>
          <w:ilvl w:val="0"/>
          <w:numId w:val="39"/>
        </w:numPr>
      </w:pPr>
      <w:r>
        <w:fldChar w:fldCharType="begin"/>
      </w:r>
      <w:r>
        <w:instrText xml:space="preserve"> REF _Ref180595529 \h </w:instrText>
      </w:r>
      <w:r>
        <w:fldChar w:fldCharType="separate"/>
      </w:r>
      <w:r>
        <w:t>Crashes in Each S/J per Year: At Least Six</w:t>
      </w:r>
      <w:r>
        <w:fldChar w:fldCharType="end"/>
      </w:r>
    </w:p>
    <w:p w14:paraId="449B5817" w14:textId="77777777" w:rsidR="00BA3A57" w:rsidRDefault="00BA3A57" w:rsidP="00BA3A57">
      <w:pPr>
        <w:pStyle w:val="BodyText"/>
        <w:numPr>
          <w:ilvl w:val="0"/>
          <w:numId w:val="39"/>
        </w:numPr>
      </w:pPr>
      <w:r>
        <w:fldChar w:fldCharType="begin"/>
      </w:r>
      <w:r>
        <w:instrText xml:space="preserve"> REF _Ref180595667 \h </w:instrText>
      </w:r>
      <w:r>
        <w:fldChar w:fldCharType="separate"/>
      </w:r>
      <w:r>
        <w:t>Crash Investigation Agency Disposition: Full Participation</w:t>
      </w:r>
      <w:r>
        <w:fldChar w:fldCharType="end"/>
      </w:r>
    </w:p>
    <w:p w14:paraId="168F38A9" w14:textId="77777777" w:rsidR="00BA3A57" w:rsidRDefault="00BA3A57" w:rsidP="00BA3A57">
      <w:pPr>
        <w:pStyle w:val="BodyText"/>
        <w:numPr>
          <w:ilvl w:val="0"/>
          <w:numId w:val="39"/>
        </w:numPr>
      </w:pPr>
      <w:r>
        <w:fldChar w:fldCharType="begin"/>
      </w:r>
      <w:r>
        <w:instrText xml:space="preserve"> REF _Ref164849270 \h </w:instrText>
      </w:r>
      <w:r>
        <w:fldChar w:fldCharType="separate"/>
      </w:r>
      <w:r w:rsidRPr="006D6E48">
        <w:t>Sampling Units: Equivalent to Entire Crash Investigation Agency</w:t>
      </w:r>
      <w:r>
        <w:fldChar w:fldCharType="end"/>
      </w:r>
    </w:p>
    <w:p w14:paraId="0F7D57C1" w14:textId="77777777" w:rsidR="00BA3A57" w:rsidRDefault="00BA3A57" w:rsidP="00BA3A57">
      <w:pPr>
        <w:pStyle w:val="BodyText"/>
        <w:numPr>
          <w:ilvl w:val="0"/>
          <w:numId w:val="39"/>
        </w:numPr>
      </w:pPr>
      <w:r>
        <w:fldChar w:fldCharType="begin"/>
      </w:r>
      <w:r>
        <w:instrText xml:space="preserve"> REF _Ref180595669 \h </w:instrText>
      </w:r>
      <w:r>
        <w:fldChar w:fldCharType="separate"/>
      </w:r>
      <w:r w:rsidRPr="006D6E48">
        <w:t>Data Format and Variables: Standardized</w:t>
      </w:r>
      <w:r>
        <w:fldChar w:fldCharType="end"/>
      </w:r>
    </w:p>
    <w:p w14:paraId="569C4EF8" w14:textId="77777777" w:rsidR="00BA3A57" w:rsidRPr="006D6E48" w:rsidRDefault="00BA3A57" w:rsidP="00BA3A57">
      <w:pPr>
        <w:pStyle w:val="BodyText"/>
      </w:pPr>
      <w:r w:rsidRPr="006D6E48">
        <w:t>The next section details the study’s sampling frame, defining the data to be sampled and how it is selected for inclusion. The sampling frame is constructed to operate within the restrictions above.</w:t>
      </w:r>
    </w:p>
    <w:p w14:paraId="458E615A" w14:textId="77777777" w:rsidR="00BA3A57" w:rsidRDefault="00BA3A57" w:rsidP="00BA3A57">
      <w:pPr>
        <w:pStyle w:val="Title"/>
        <w:sectPr w:rsidR="00BA3A57" w:rsidSect="00BA3A57">
          <w:footerReference w:type="first" r:id="rId20"/>
          <w:pgSz w:w="12240" w:h="15840" w:code="1"/>
          <w:pgMar w:top="1166" w:right="1080" w:bottom="1723" w:left="1080" w:header="0" w:footer="99" w:gutter="0"/>
          <w:cols w:space="720"/>
          <w:docGrid w:linePitch="360"/>
        </w:sectPr>
      </w:pPr>
    </w:p>
    <w:p w14:paraId="02398AB2" w14:textId="77777777" w:rsidR="00BA3A57" w:rsidRDefault="00BA3A57" w:rsidP="00BA3A57">
      <w:pPr>
        <w:pStyle w:val="Title"/>
      </w:pPr>
      <w:bookmarkStart w:id="83" w:name="_Toc191042321"/>
      <w:r>
        <w:lastRenderedPageBreak/>
        <w:t>Sampling Frame</w:t>
      </w:r>
      <w:bookmarkStart w:id="84" w:name="SamplingFrame"/>
      <w:bookmarkEnd w:id="83"/>
    </w:p>
    <w:bookmarkEnd w:id="84"/>
    <w:p w14:paraId="748A8FB3" w14:textId="77777777" w:rsidR="00BA3A57" w:rsidRPr="006D6E48" w:rsidRDefault="00BA3A57" w:rsidP="00BA3A57">
      <w:pPr>
        <w:pStyle w:val="BodyText"/>
      </w:pPr>
      <w:r w:rsidRPr="006D6E48">
        <w:t>This section defines the sampling frame for the Heavy-Duty Truck Study. That is, it defines the data to be sampled and how the data are selected for inclusion in the study. In general, the study sampling frame is intended to define a sample that:</w:t>
      </w:r>
    </w:p>
    <w:p w14:paraId="02B7B959" w14:textId="77777777" w:rsidR="00BA3A57" w:rsidRPr="006D6E48" w:rsidRDefault="00BA3A57" w:rsidP="00BA3A57">
      <w:pPr>
        <w:pStyle w:val="BodyText"/>
        <w:numPr>
          <w:ilvl w:val="0"/>
          <w:numId w:val="41"/>
        </w:numPr>
      </w:pPr>
      <w:r w:rsidRPr="006D6E48">
        <w:t>Provides high investigative quality.</w:t>
      </w:r>
    </w:p>
    <w:p w14:paraId="5D4E445A" w14:textId="77777777" w:rsidR="00BA3A57" w:rsidRPr="006D6E48" w:rsidRDefault="00BA3A57" w:rsidP="00BA3A57">
      <w:pPr>
        <w:pStyle w:val="BodyText"/>
        <w:numPr>
          <w:ilvl w:val="0"/>
          <w:numId w:val="41"/>
        </w:numPr>
      </w:pPr>
      <w:r w:rsidRPr="006D6E48">
        <w:t>Is representative of fatal crashes involving Class 7/8 trucks in the U.S.</w:t>
      </w:r>
    </w:p>
    <w:p w14:paraId="1EA1134E" w14:textId="77777777" w:rsidR="00BA3A57" w:rsidRPr="006D6E48" w:rsidRDefault="00BA3A57" w:rsidP="00BA3A57">
      <w:pPr>
        <w:pStyle w:val="BodyText"/>
        <w:numPr>
          <w:ilvl w:val="0"/>
          <w:numId w:val="41"/>
        </w:numPr>
      </w:pPr>
      <w:r w:rsidRPr="006D6E48">
        <w:t>Is practical to achieve.</w:t>
      </w:r>
    </w:p>
    <w:p w14:paraId="39E4D4F2" w14:textId="7BFC663F" w:rsidR="00BA3A57" w:rsidRDefault="00BA3A57" w:rsidP="00BA3A57">
      <w:pPr>
        <w:pStyle w:val="BodyText"/>
      </w:pPr>
      <w:r w:rsidRPr="006D6E48">
        <w:t>Regarding the last objective, the sampling frame is subject to the constraints documented in</w:t>
      </w:r>
      <w:r w:rsidR="005C32E4">
        <w:t xml:space="preserve"> </w:t>
      </w:r>
      <w:r w:rsidRPr="006D6E48">
        <w:t>page</w:t>
      </w:r>
      <w:r>
        <w:t xml:space="preserve"> </w:t>
      </w:r>
      <w:r>
        <w:fldChar w:fldCharType="begin"/>
      </w:r>
      <w:r>
        <w:instrText xml:space="preserve"> PAGEREF  Restrictions \# "0"  \* MERGEFORMAT </w:instrText>
      </w:r>
      <w:r>
        <w:fldChar w:fldCharType="separate"/>
      </w:r>
      <w:r>
        <w:rPr>
          <w:noProof/>
        </w:rPr>
        <w:t>17</w:t>
      </w:r>
      <w:r>
        <w:fldChar w:fldCharType="end"/>
      </w:r>
      <w:r w:rsidRPr="006D6E48">
        <w:t xml:space="preserve">. These restrictions include the collection of data through a partnership between FMCSA and the crash investigative teams of </w:t>
      </w:r>
      <w:r>
        <w:t>S/J</w:t>
      </w:r>
      <w:r w:rsidRPr="006D6E48">
        <w:t>s</w:t>
      </w:r>
      <w:r>
        <w:t>, generally States</w:t>
      </w:r>
      <w:r w:rsidRPr="006D6E48">
        <w:t>. The crash investigative teams collect on-scene crash information, among other data.</w:t>
      </w:r>
    </w:p>
    <w:p w14:paraId="1ACA1C70" w14:textId="77777777" w:rsidR="00BA3A57" w:rsidRPr="006D6E48" w:rsidRDefault="00BA3A57" w:rsidP="00BA3A57">
      <w:pPr>
        <w:pStyle w:val="Heading1"/>
      </w:pPr>
      <w:bookmarkStart w:id="85" w:name="_Toc152146219"/>
      <w:bookmarkStart w:id="86" w:name="_Toc179381197"/>
      <w:bookmarkStart w:id="87" w:name="_Toc191042322"/>
      <w:r w:rsidRPr="006D6E48">
        <w:t>Unit of Analysis</w:t>
      </w:r>
      <w:bookmarkEnd w:id="85"/>
      <w:bookmarkEnd w:id="86"/>
      <w:bookmarkEnd w:id="87"/>
    </w:p>
    <w:p w14:paraId="56B1A3F7" w14:textId="77777777" w:rsidR="00BA3A57" w:rsidRPr="006D6E48" w:rsidRDefault="00BA3A57" w:rsidP="00BA3A57">
      <w:pPr>
        <w:pStyle w:val="BodyText"/>
      </w:pPr>
      <w:r w:rsidRPr="006D6E48">
        <w:t>A crash is the unit of analysis. Additional data with different units may be fused with the dataset of crashes (e.g., to provide normalizing or exposure information), depending on the research question to address.</w:t>
      </w:r>
    </w:p>
    <w:p w14:paraId="77EC2C2B" w14:textId="77777777" w:rsidR="00BA3A57" w:rsidRPr="006D6E48" w:rsidRDefault="00BA3A57" w:rsidP="00BA3A57">
      <w:pPr>
        <w:pStyle w:val="Heading1"/>
      </w:pPr>
      <w:bookmarkStart w:id="88" w:name="_Toc152146220"/>
      <w:bookmarkStart w:id="89" w:name="_Toc179381198"/>
      <w:bookmarkStart w:id="90" w:name="_Toc191042323"/>
      <w:r w:rsidRPr="006D6E48">
        <w:t>Scope of Data</w:t>
      </w:r>
      <w:bookmarkEnd w:id="88"/>
      <w:bookmarkEnd w:id="89"/>
      <w:bookmarkEnd w:id="90"/>
    </w:p>
    <w:p w14:paraId="3A676DF9" w14:textId="77777777" w:rsidR="00BA3A57" w:rsidRPr="006D6E48" w:rsidRDefault="00BA3A57" w:rsidP="00BA3A57">
      <w:pPr>
        <w:pStyle w:val="BodyText"/>
      </w:pPr>
      <w:r w:rsidRPr="006D6E48">
        <w:t>Data collection includes two kinds of crashes: qualifying crashes and non-qualifying crashes. A qualifying crash is one that:</w:t>
      </w:r>
    </w:p>
    <w:p w14:paraId="2CF2C924" w14:textId="77777777" w:rsidR="00BA3A57" w:rsidRPr="00A02559" w:rsidRDefault="00BA3A57" w:rsidP="00BA3A57">
      <w:pPr>
        <w:pStyle w:val="BodyText"/>
        <w:numPr>
          <w:ilvl w:val="0"/>
          <w:numId w:val="57"/>
        </w:numPr>
      </w:pPr>
      <w:r w:rsidRPr="00A02559">
        <w:t>Occurs in a State of the United States or in the District of Columbia.</w:t>
      </w:r>
    </w:p>
    <w:p w14:paraId="791B4231" w14:textId="77777777" w:rsidR="00BA3A57" w:rsidRPr="00A02559" w:rsidRDefault="00BA3A57" w:rsidP="00BA3A57">
      <w:pPr>
        <w:pStyle w:val="BodyText"/>
        <w:numPr>
          <w:ilvl w:val="0"/>
          <w:numId w:val="57"/>
        </w:numPr>
      </w:pPr>
      <w:r w:rsidRPr="00A02559">
        <w:t>Involves at least one heavy-duty truck as ascertained by the on-scene law enforcement, where a heavy-duty truck is Class 7 or 8 truck. This is a truck with a gross vehicle weight rating (GVWR) over 26,000 lbs</w:t>
      </w:r>
      <w:sdt>
        <w:sdtPr>
          <w:id w:val="-814720646"/>
          <w:citation/>
        </w:sdtPr>
        <w:sdtContent>
          <w:r w:rsidRPr="00A02559">
            <w:fldChar w:fldCharType="begin"/>
          </w:r>
          <w:r w:rsidRPr="00A02559">
            <w:instrText xml:space="preserve"> CITATION Fed20A \l 1033 </w:instrText>
          </w:r>
          <w:r w:rsidRPr="00A02559">
            <w:fldChar w:fldCharType="separate"/>
          </w:r>
          <w:r>
            <w:rPr>
              <w:noProof/>
            </w:rPr>
            <w:t xml:space="preserve"> </w:t>
          </w:r>
          <w:r w:rsidRPr="00777ECF">
            <w:rPr>
              <w:noProof/>
            </w:rPr>
            <w:t>[15]</w:t>
          </w:r>
          <w:r w:rsidRPr="00A02559">
            <w:fldChar w:fldCharType="end"/>
          </w:r>
        </w:sdtContent>
      </w:sdt>
      <w:r w:rsidRPr="00A02559">
        <w:t>.</w:t>
      </w:r>
    </w:p>
    <w:p w14:paraId="25C74305" w14:textId="77777777" w:rsidR="00BA3A57" w:rsidRPr="00A02559" w:rsidRDefault="00BA3A57" w:rsidP="00BA3A57">
      <w:pPr>
        <w:pStyle w:val="BodyText"/>
        <w:numPr>
          <w:ilvl w:val="0"/>
          <w:numId w:val="57"/>
        </w:numPr>
      </w:pPr>
      <w:r w:rsidRPr="00A02559">
        <w:t>Precipitates injuries in at least one individual that prove to be fatal within 30 days.</w:t>
      </w:r>
    </w:p>
    <w:p w14:paraId="6862DBF9" w14:textId="77777777" w:rsidR="00BA3A57" w:rsidRPr="006D6E48" w:rsidRDefault="00BA3A57" w:rsidP="00BA3A57">
      <w:pPr>
        <w:pStyle w:val="BodyText"/>
      </w:pPr>
      <w:r w:rsidRPr="006D6E48">
        <w:t xml:space="preserve">It is assumed that data collection includes an investigation and full reporting on all crashes with a </w:t>
      </w:r>
      <w:r w:rsidRPr="006D6E48">
        <w:rPr>
          <w:i/>
          <w:iCs/>
        </w:rPr>
        <w:t>potential</w:t>
      </w:r>
      <w:r w:rsidRPr="006D6E48">
        <w:t xml:space="preserve"> for fatality within 30 days. Investigated crashes without a fatality within 30 days of the crash are treated as non-qualifying crashes.</w:t>
      </w:r>
    </w:p>
    <w:p w14:paraId="339DD266" w14:textId="77777777" w:rsidR="00BA3A57" w:rsidRPr="006D6E48" w:rsidRDefault="00BA3A57" w:rsidP="00BA3A57">
      <w:pPr>
        <w:pStyle w:val="BodyText"/>
      </w:pPr>
      <w:r w:rsidRPr="006D6E48">
        <w:t>Qualifying crashes are the primary data source for the Heavy-Duty Truck Study and will be used to answer the main research questions. The sampling frame is tailored to achieve the study objectives to the greatest extent possible with the available data from qualifying crashes.</w:t>
      </w:r>
    </w:p>
    <w:p w14:paraId="489D5EF5" w14:textId="77777777" w:rsidR="00BA3A57" w:rsidRPr="006D6E48" w:rsidRDefault="00BA3A57" w:rsidP="00BA3A57">
      <w:pPr>
        <w:pStyle w:val="BodyText"/>
      </w:pPr>
      <w:r w:rsidRPr="006D6E48">
        <w:lastRenderedPageBreak/>
        <w:t xml:space="preserve">The CCFP will include data, when available, on non-qualifying crashes investigated by </w:t>
      </w:r>
      <w:r>
        <w:t>S/J</w:t>
      </w:r>
      <w:r w:rsidRPr="006D6E48">
        <w:t xml:space="preserve"> teams. As permitted by resources and agreements with the </w:t>
      </w:r>
      <w:r>
        <w:t>S/J</w:t>
      </w:r>
      <w:r w:rsidRPr="006D6E48">
        <w:t>s, these data are collected to form a “convenience sample” to answer certain research questions such as those concerning crash severity, rather than crash occurrence.</w:t>
      </w:r>
    </w:p>
    <w:p w14:paraId="5850B6EB" w14:textId="77777777" w:rsidR="00BA3A57" w:rsidRPr="006D6E48" w:rsidRDefault="00BA3A57" w:rsidP="00BA3A57">
      <w:pPr>
        <w:pStyle w:val="Heading1"/>
      </w:pPr>
      <w:bookmarkStart w:id="91" w:name="_Ref150868539"/>
      <w:bookmarkStart w:id="92" w:name="_Toc152146221"/>
      <w:bookmarkStart w:id="93" w:name="_Toc179381199"/>
      <w:bookmarkStart w:id="94" w:name="_Ref180653850"/>
      <w:bookmarkStart w:id="95" w:name="_Ref180653870"/>
      <w:bookmarkStart w:id="96" w:name="_Toc191042324"/>
      <w:r w:rsidRPr="006D6E48">
        <w:t xml:space="preserve">Quantifying </w:t>
      </w:r>
      <w:r>
        <w:t>S/J</w:t>
      </w:r>
      <w:r w:rsidRPr="006D6E48">
        <w:t>s</w:t>
      </w:r>
      <w:r>
        <w:t>’</w:t>
      </w:r>
      <w:r w:rsidRPr="006D6E48">
        <w:t xml:space="preserve"> Investigative Capability</w:t>
      </w:r>
      <w:bookmarkEnd w:id="91"/>
      <w:bookmarkEnd w:id="92"/>
      <w:bookmarkEnd w:id="93"/>
      <w:bookmarkEnd w:id="94"/>
      <w:bookmarkEnd w:id="95"/>
      <w:bookmarkEnd w:id="96"/>
    </w:p>
    <w:p w14:paraId="2B862E03" w14:textId="77777777" w:rsidR="00BA3A57" w:rsidRPr="006D6E48" w:rsidRDefault="00BA3A57" w:rsidP="00BA3A57">
      <w:pPr>
        <w:pStyle w:val="BodyText"/>
      </w:pPr>
      <w:r>
        <w:t>S/J</w:t>
      </w:r>
      <w:r w:rsidRPr="006D6E48">
        <w:t xml:space="preserve">s are recruited to participate based on their demonstrated capacity to conduct complete high-quality investigations of qualifying crashes without substantial sampling bias. The capability for a State to conduct investigations was determined through the responses to a series of four Information Collection (IC) surveys of State records managers, law enforcement command staff, coordinators </w:t>
      </w:r>
      <w:r>
        <w:t>of</w:t>
      </w:r>
      <w:r w:rsidRPr="006D6E48">
        <w:t xml:space="preserve"> the Motor Carrier Safety Assistance Program</w:t>
      </w:r>
      <w:r>
        <w:t xml:space="preserve"> (MCSAP)</w:t>
      </w:r>
      <w:r w:rsidRPr="006D6E48">
        <w:t>, and other contacts knowledgeable of a State’s reporting, investigations, inspections, and reconstructions of road vehicle crashes</w:t>
      </w:r>
      <w:sdt>
        <w:sdtPr>
          <w:id w:val="396483064"/>
          <w:citation/>
        </w:sdtPr>
        <w:sdtContent>
          <w:r w:rsidRPr="006D6E48">
            <w:fldChar w:fldCharType="begin"/>
          </w:r>
          <w:r w:rsidRPr="006D6E48">
            <w:instrText xml:space="preserve"> CITATION FMC22 \l 1033 </w:instrText>
          </w:r>
          <w:r w:rsidRPr="006D6E48">
            <w:fldChar w:fldCharType="separate"/>
          </w:r>
          <w:r>
            <w:rPr>
              <w:noProof/>
            </w:rPr>
            <w:t xml:space="preserve"> </w:t>
          </w:r>
          <w:r w:rsidRPr="00777ECF">
            <w:rPr>
              <w:noProof/>
            </w:rPr>
            <w:t>[5]</w:t>
          </w:r>
          <w:r w:rsidRPr="006D6E48">
            <w:fldChar w:fldCharType="end"/>
          </w:r>
        </w:sdtContent>
      </w:sdt>
      <w:r w:rsidRPr="006D6E48">
        <w:t xml:space="preserve">. </w:t>
      </w:r>
    </w:p>
    <w:p w14:paraId="559FFE5B" w14:textId="77777777" w:rsidR="00BA3A57" w:rsidRPr="006D6E48" w:rsidRDefault="00BA3A57" w:rsidP="00BA3A57">
      <w:pPr>
        <w:pStyle w:val="Heading2"/>
      </w:pPr>
      <w:bookmarkStart w:id="97" w:name="_Toc179381200"/>
      <w:bookmarkStart w:id="98" w:name="_Toc191042325"/>
      <w:r w:rsidRPr="006D6E48">
        <w:t>Scoring Criteria</w:t>
      </w:r>
      <w:bookmarkEnd w:id="97"/>
      <w:bookmarkEnd w:id="98"/>
    </w:p>
    <w:p w14:paraId="75EDDE05" w14:textId="77777777" w:rsidR="00BA3A57" w:rsidRPr="006D6E48" w:rsidRDefault="00BA3A57" w:rsidP="00BA3A57">
      <w:pPr>
        <w:pStyle w:val="BodyText"/>
      </w:pPr>
      <w:r w:rsidRPr="006D6E48">
        <w:t xml:space="preserve">To quantify investigative capability, responses to selected items from the IC surveys were assigned numerical values, and these values were summed to create an Investigation Capability Score (ICS) for each the State. The ICSs were used to guide State selection for </w:t>
      </w:r>
      <w:r>
        <w:t>Heavy-Duty Truck Study</w:t>
      </w:r>
      <w:r w:rsidRPr="006D6E48">
        <w:t xml:space="preserve"> participation as specified in</w:t>
      </w:r>
      <w:r>
        <w:t xml:space="preserve"> </w:t>
      </w:r>
      <w:r>
        <w:fldChar w:fldCharType="begin"/>
      </w:r>
      <w:r>
        <w:instrText xml:space="preserve"> REF _Ref180662504 \h </w:instrText>
      </w:r>
      <w:r>
        <w:fldChar w:fldCharType="separate"/>
      </w:r>
      <w:r>
        <w:t>State Recruitment</w:t>
      </w:r>
      <w:r>
        <w:fldChar w:fldCharType="end"/>
      </w:r>
      <w:r w:rsidRPr="006D6E48">
        <w:t>, page</w:t>
      </w:r>
      <w:r>
        <w:t xml:space="preserve"> </w:t>
      </w:r>
      <w:r>
        <w:fldChar w:fldCharType="begin"/>
      </w:r>
      <w:r>
        <w:instrText xml:space="preserve"> PAGEREF _Ref180662512 \h </w:instrText>
      </w:r>
      <w:r>
        <w:fldChar w:fldCharType="separate"/>
      </w:r>
      <w:r>
        <w:rPr>
          <w:noProof/>
        </w:rPr>
        <w:t>42</w:t>
      </w:r>
      <w:r>
        <w:fldChar w:fldCharType="end"/>
      </w:r>
      <w:r w:rsidRPr="006D6E48">
        <w:t xml:space="preserve">. The survey items and criteria for assigning numeric values were set by FMCSA </w:t>
      </w:r>
      <w:r>
        <w:t>subject matter expert</w:t>
      </w:r>
      <w:r w:rsidRPr="006D6E48">
        <w:t>s to represent characteristics of a capable investigative team.</w:t>
      </w:r>
    </w:p>
    <w:p w14:paraId="416B5469" w14:textId="77777777" w:rsidR="00BA3A57" w:rsidRDefault="00BA3A57" w:rsidP="00BA3A57">
      <w:pPr>
        <w:pStyle w:val="BodyText"/>
      </w:pPr>
      <w:r w:rsidRPr="006D6E48">
        <w:t>The following are survey items and the criteria for assigning numeric values to their responses:</w:t>
      </w:r>
    </w:p>
    <w:p w14:paraId="4D921DE1" w14:textId="77777777" w:rsidR="00BA3A57" w:rsidRPr="00036AEA" w:rsidRDefault="00BA3A57" w:rsidP="00BA3A57">
      <w:pPr>
        <w:pStyle w:val="BodyText"/>
        <w:numPr>
          <w:ilvl w:val="0"/>
          <w:numId w:val="45"/>
        </w:numPr>
        <w:rPr>
          <w:b/>
          <w:bCs/>
        </w:rPr>
      </w:pPr>
      <w:r w:rsidRPr="00036AEA">
        <w:rPr>
          <w:b/>
          <w:bCs/>
        </w:rPr>
        <w:t>ABILITY TO PARTICIPATE</w:t>
      </w:r>
    </w:p>
    <w:p w14:paraId="7991237E" w14:textId="77777777" w:rsidR="00BA3A57" w:rsidRDefault="00BA3A57" w:rsidP="00BA3A57">
      <w:pPr>
        <w:pStyle w:val="BodyText"/>
        <w:ind w:left="720"/>
      </w:pPr>
      <w:r w:rsidRPr="006D6E48">
        <w:t xml:space="preserve">Score as </w:t>
      </w:r>
      <w:r w:rsidRPr="00DD2256">
        <w:rPr>
          <w:b/>
          <w:bCs/>
        </w:rPr>
        <w:t>1</w:t>
      </w:r>
      <w:r w:rsidRPr="006D6E48">
        <w:t xml:space="preserve"> if the following item has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41071454"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Borders>
              <w:bottom w:val="single" w:sz="4" w:space="0" w:color="404040" w:themeColor="text1" w:themeTint="BF"/>
            </w:tcBorders>
            <w:shd w:val="clear" w:color="auto" w:fill="001646" w:themeFill="accent1"/>
          </w:tcPr>
          <w:p w14:paraId="500B820C" w14:textId="77777777" w:rsidR="00BA3A57" w:rsidRPr="00ED0B11" w:rsidRDefault="00BA3A57" w:rsidP="00BF72F0">
            <w:pPr>
              <w:pStyle w:val="Chartheader"/>
              <w:rPr>
                <w:rFonts w:asciiTheme="majorHAnsi" w:hAnsiTheme="majorHAnsi" w:cstheme="majorHAnsi"/>
                <w:b/>
                <w:bCs w:val="0"/>
                <w:sz w:val="18"/>
                <w:szCs w:val="18"/>
              </w:rPr>
            </w:pPr>
            <w:r w:rsidRPr="00ED0B11">
              <w:rPr>
                <w:rFonts w:asciiTheme="majorHAnsi" w:hAnsiTheme="majorHAnsi" w:cstheme="majorHAnsi"/>
                <w:b/>
                <w:bCs w:val="0"/>
                <w:sz w:val="18"/>
                <w:szCs w:val="18"/>
              </w:rPr>
              <w:t>IC</w:t>
            </w:r>
          </w:p>
        </w:tc>
        <w:tc>
          <w:tcPr>
            <w:tcW w:w="6030" w:type="dxa"/>
            <w:tcBorders>
              <w:bottom w:val="single" w:sz="4" w:space="0" w:color="404040" w:themeColor="text1" w:themeTint="BF"/>
            </w:tcBorders>
            <w:shd w:val="clear" w:color="auto" w:fill="001646" w:themeFill="accent1"/>
          </w:tcPr>
          <w:p w14:paraId="6488E824"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Item</w:t>
            </w:r>
          </w:p>
        </w:tc>
        <w:tc>
          <w:tcPr>
            <w:tcW w:w="2245" w:type="dxa"/>
            <w:tcBorders>
              <w:bottom w:val="single" w:sz="4" w:space="0" w:color="404040" w:themeColor="text1" w:themeTint="BF"/>
            </w:tcBorders>
            <w:shd w:val="clear" w:color="auto" w:fill="001646" w:themeFill="accent1"/>
          </w:tcPr>
          <w:p w14:paraId="733E887D"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Response</w:t>
            </w:r>
          </w:p>
        </w:tc>
      </w:tr>
      <w:tr w:rsidR="00BA3A57" w14:paraId="4BBD3DE0"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BF3FA"/>
          </w:tcPr>
          <w:p w14:paraId="47A3AA2A"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2</w:t>
            </w:r>
          </w:p>
        </w:tc>
        <w:tc>
          <w:tcPr>
            <w:tcW w:w="603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BF3FA"/>
          </w:tcPr>
          <w:p w14:paraId="6CC3EA51"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1.1.1 Would there be any challenges in participating?</w:t>
            </w:r>
          </w:p>
        </w:tc>
        <w:tc>
          <w:tcPr>
            <w:tcW w:w="224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BF3FA"/>
          </w:tcPr>
          <w:p w14:paraId="33011632"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No challenges anticipated</w:t>
            </w:r>
          </w:p>
        </w:tc>
      </w:tr>
    </w:tbl>
    <w:p w14:paraId="35FB9FAE" w14:textId="77777777" w:rsidR="00BA3A57" w:rsidRPr="00036AEA" w:rsidRDefault="00BA3A57" w:rsidP="00BA3A57">
      <w:pPr>
        <w:pStyle w:val="BodyText"/>
        <w:numPr>
          <w:ilvl w:val="0"/>
          <w:numId w:val="45"/>
        </w:numPr>
        <w:rPr>
          <w:b/>
          <w:bCs/>
        </w:rPr>
      </w:pPr>
      <w:r w:rsidRPr="00036AEA">
        <w:rPr>
          <w:b/>
          <w:bCs/>
        </w:rPr>
        <w:t>POLICY OR POTENTIAL TO NOTIFY INSPECTORS OF ALL OR NEARLY ALL QUALIFYING CRASHES</w:t>
      </w:r>
    </w:p>
    <w:p w14:paraId="11299FDE" w14:textId="77777777" w:rsidR="00BA3A57" w:rsidRDefault="00BA3A57" w:rsidP="00BA3A57">
      <w:pPr>
        <w:pStyle w:val="BodyText"/>
        <w:ind w:left="720"/>
      </w:pPr>
      <w:r>
        <w:t xml:space="preserve">Score as </w:t>
      </w:r>
      <w:r w:rsidRPr="00BE1215">
        <w:rPr>
          <w:b/>
          <w:bCs/>
        </w:rPr>
        <w:t>1</w:t>
      </w:r>
      <w:r>
        <w:t xml:space="preserve"> if the following item has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119C8C9C"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Borders>
              <w:bottom w:val="single" w:sz="4" w:space="0" w:color="404040" w:themeColor="text1" w:themeTint="BF"/>
            </w:tcBorders>
            <w:shd w:val="clear" w:color="auto" w:fill="001646" w:themeFill="accent1"/>
          </w:tcPr>
          <w:p w14:paraId="04E6D055" w14:textId="77777777" w:rsidR="00BA3A57" w:rsidRPr="00ED0B11" w:rsidRDefault="00BA3A57" w:rsidP="00BF72F0">
            <w:pPr>
              <w:pStyle w:val="Chartheader"/>
              <w:rPr>
                <w:rFonts w:asciiTheme="majorHAnsi" w:hAnsiTheme="majorHAnsi" w:cstheme="majorHAnsi"/>
                <w:b/>
                <w:bCs w:val="0"/>
                <w:sz w:val="18"/>
                <w:szCs w:val="18"/>
              </w:rPr>
            </w:pPr>
            <w:r w:rsidRPr="00ED0B11">
              <w:rPr>
                <w:rFonts w:asciiTheme="majorHAnsi" w:hAnsiTheme="majorHAnsi" w:cstheme="majorHAnsi"/>
                <w:b/>
                <w:bCs w:val="0"/>
                <w:sz w:val="18"/>
                <w:szCs w:val="18"/>
              </w:rPr>
              <w:t>IC</w:t>
            </w:r>
          </w:p>
        </w:tc>
        <w:tc>
          <w:tcPr>
            <w:tcW w:w="6030" w:type="dxa"/>
            <w:tcBorders>
              <w:bottom w:val="single" w:sz="4" w:space="0" w:color="404040" w:themeColor="text1" w:themeTint="BF"/>
            </w:tcBorders>
            <w:shd w:val="clear" w:color="auto" w:fill="001646" w:themeFill="accent1"/>
          </w:tcPr>
          <w:p w14:paraId="25D307B3"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Item</w:t>
            </w:r>
          </w:p>
        </w:tc>
        <w:tc>
          <w:tcPr>
            <w:tcW w:w="2245" w:type="dxa"/>
            <w:tcBorders>
              <w:bottom w:val="single" w:sz="4" w:space="0" w:color="404040" w:themeColor="text1" w:themeTint="BF"/>
            </w:tcBorders>
            <w:shd w:val="clear" w:color="auto" w:fill="001646" w:themeFill="accent1"/>
          </w:tcPr>
          <w:p w14:paraId="2BDB280F"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Response</w:t>
            </w:r>
          </w:p>
        </w:tc>
      </w:tr>
      <w:tr w:rsidR="00BA3A57" w14:paraId="1EF09045"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BF3FA"/>
          </w:tcPr>
          <w:p w14:paraId="3DCB0940"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BF3FA"/>
          </w:tcPr>
          <w:p w14:paraId="312EA827"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1.1.2 Does your agency </w:t>
            </w:r>
            <w:r w:rsidRPr="00131C56">
              <w:rPr>
                <w:rFonts w:asciiTheme="majorHAnsi" w:hAnsiTheme="majorHAnsi" w:cstheme="majorHAnsi"/>
                <w:i/>
                <w:sz w:val="18"/>
                <w:szCs w:val="18"/>
              </w:rPr>
              <w:t xml:space="preserve">currently </w:t>
            </w:r>
            <w:r w:rsidRPr="00131C56">
              <w:rPr>
                <w:rFonts w:asciiTheme="majorHAnsi" w:hAnsiTheme="majorHAnsi" w:cstheme="majorHAnsi"/>
                <w:sz w:val="18"/>
                <w:szCs w:val="18"/>
              </w:rPr>
              <w:t xml:space="preserve">notify </w:t>
            </w:r>
            <w:r w:rsidRPr="004329BF">
              <w:rPr>
                <w:rFonts w:asciiTheme="majorHAnsi" w:hAnsiTheme="majorHAnsi" w:cstheme="majorHAnsi"/>
                <w:b/>
                <w:sz w:val="18"/>
                <w:szCs w:val="18"/>
              </w:rPr>
              <w:t>post-crash inspectors</w:t>
            </w:r>
            <w:r w:rsidRPr="00131C56">
              <w:rPr>
                <w:rFonts w:asciiTheme="majorHAnsi" w:hAnsiTheme="majorHAnsi" w:cstheme="majorHAnsi"/>
                <w:sz w:val="18"/>
                <w:szCs w:val="18"/>
              </w:rPr>
              <w:t xml:space="preserve"> of all (or nearly all) fatal crashes involving a Class 7/8 truck?</w:t>
            </w:r>
          </w:p>
        </w:tc>
        <w:tc>
          <w:tcPr>
            <w:tcW w:w="224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BF3FA"/>
          </w:tcPr>
          <w:p w14:paraId="65F5BA14"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bl>
    <w:p w14:paraId="0DDB7C57" w14:textId="77777777" w:rsidR="00BA3A57" w:rsidRDefault="00BA3A57" w:rsidP="00BA3A57">
      <w:pPr>
        <w:pStyle w:val="BodyText"/>
        <w:ind w:left="720"/>
      </w:pPr>
      <w:r w:rsidRPr="00F1565A">
        <w:t xml:space="preserve">Score as </w:t>
      </w:r>
      <w:r w:rsidRPr="003623CE">
        <w:rPr>
          <w:b/>
          <w:bCs/>
        </w:rPr>
        <w:t>½</w:t>
      </w:r>
      <w:r w:rsidRPr="00F1565A">
        <w:t xml:space="preserve"> if all of the following items have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7E129298"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001646" w:themeFill="accent1"/>
          </w:tcPr>
          <w:p w14:paraId="383DBDD8" w14:textId="77777777" w:rsidR="00BA3A57" w:rsidRPr="00ED0B11" w:rsidRDefault="00BA3A57" w:rsidP="00BF72F0">
            <w:pPr>
              <w:pStyle w:val="Chartheader"/>
              <w:rPr>
                <w:rFonts w:asciiTheme="majorHAnsi" w:hAnsiTheme="majorHAnsi" w:cstheme="majorHAnsi"/>
                <w:b/>
                <w:bCs w:val="0"/>
                <w:sz w:val="18"/>
                <w:szCs w:val="18"/>
              </w:rPr>
            </w:pPr>
            <w:r w:rsidRPr="00ED0B11">
              <w:rPr>
                <w:rFonts w:asciiTheme="majorHAnsi" w:hAnsiTheme="majorHAnsi" w:cstheme="majorHAnsi"/>
                <w:b/>
                <w:bCs w:val="0"/>
                <w:sz w:val="18"/>
                <w:szCs w:val="18"/>
              </w:rPr>
              <w:lastRenderedPageBreak/>
              <w:t>IC</w:t>
            </w:r>
          </w:p>
        </w:tc>
        <w:tc>
          <w:tcPr>
            <w:tcW w:w="6030" w:type="dxa"/>
            <w:shd w:val="clear" w:color="auto" w:fill="001646" w:themeFill="accent1"/>
          </w:tcPr>
          <w:p w14:paraId="33A8CFB3"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Item</w:t>
            </w:r>
          </w:p>
        </w:tc>
        <w:tc>
          <w:tcPr>
            <w:tcW w:w="2245" w:type="dxa"/>
            <w:shd w:val="clear" w:color="auto" w:fill="001646" w:themeFill="accent1"/>
          </w:tcPr>
          <w:p w14:paraId="6E34E3C3"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Response</w:t>
            </w:r>
          </w:p>
        </w:tc>
      </w:tr>
      <w:tr w:rsidR="00BA3A57" w14:paraId="693EDEF5"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Borders>
              <w:top w:val="single" w:sz="4" w:space="0" w:color="15386B" w:themeColor="accent6"/>
              <w:left w:val="single" w:sz="4" w:space="0" w:color="404040" w:themeColor="text1" w:themeTint="BF"/>
              <w:bottom w:val="nil"/>
              <w:right w:val="single" w:sz="4" w:space="0" w:color="404040" w:themeColor="text1" w:themeTint="BF"/>
            </w:tcBorders>
            <w:shd w:val="clear" w:color="auto" w:fill="EBF3FA"/>
          </w:tcPr>
          <w:p w14:paraId="298EBAA5"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Borders>
              <w:top w:val="single" w:sz="4" w:space="0" w:color="15386B" w:themeColor="accent6"/>
              <w:left w:val="single" w:sz="4" w:space="0" w:color="404040" w:themeColor="text1" w:themeTint="BF"/>
              <w:bottom w:val="nil"/>
              <w:right w:val="single" w:sz="4" w:space="0" w:color="404040" w:themeColor="text1" w:themeTint="BF"/>
            </w:tcBorders>
            <w:shd w:val="clear" w:color="auto" w:fill="EBF3FA"/>
          </w:tcPr>
          <w:p w14:paraId="639B154B"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1.1.2 Does your agency </w:t>
            </w:r>
            <w:r w:rsidRPr="00131C56">
              <w:rPr>
                <w:rFonts w:asciiTheme="majorHAnsi" w:hAnsiTheme="majorHAnsi" w:cstheme="majorHAnsi"/>
                <w:i/>
                <w:sz w:val="18"/>
                <w:szCs w:val="18"/>
              </w:rPr>
              <w:t xml:space="preserve">currently </w:t>
            </w:r>
            <w:r w:rsidRPr="00131C56">
              <w:rPr>
                <w:rFonts w:asciiTheme="majorHAnsi" w:hAnsiTheme="majorHAnsi" w:cstheme="majorHAnsi"/>
                <w:sz w:val="18"/>
                <w:szCs w:val="18"/>
              </w:rPr>
              <w:t xml:space="preserve">notify </w:t>
            </w:r>
            <w:r w:rsidRPr="00131C56">
              <w:rPr>
                <w:rFonts w:asciiTheme="majorHAnsi" w:hAnsiTheme="majorHAnsi" w:cstheme="majorHAnsi"/>
                <w:b/>
                <w:sz w:val="18"/>
                <w:szCs w:val="18"/>
              </w:rPr>
              <w:t>post-crash inspectors</w:t>
            </w:r>
            <w:r w:rsidRPr="00131C56">
              <w:rPr>
                <w:rFonts w:asciiTheme="majorHAnsi" w:hAnsiTheme="majorHAnsi" w:cstheme="majorHAnsi"/>
                <w:sz w:val="18"/>
                <w:szCs w:val="18"/>
              </w:rPr>
              <w:t xml:space="preserve"> of all (or nearly all) fatal crashes involving a Class 7/8 truck?</w:t>
            </w:r>
          </w:p>
        </w:tc>
        <w:tc>
          <w:tcPr>
            <w:tcW w:w="2245" w:type="dxa"/>
            <w:tcBorders>
              <w:top w:val="single" w:sz="4" w:space="0" w:color="15386B" w:themeColor="accent6"/>
              <w:left w:val="single" w:sz="4" w:space="0" w:color="404040" w:themeColor="text1" w:themeTint="BF"/>
              <w:bottom w:val="nil"/>
              <w:right w:val="single" w:sz="4" w:space="0" w:color="404040" w:themeColor="text1" w:themeTint="BF"/>
            </w:tcBorders>
            <w:shd w:val="clear" w:color="auto" w:fill="EBF3FA"/>
          </w:tcPr>
          <w:p w14:paraId="4F8CD7C7"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NOT Yes</w:t>
            </w:r>
          </w:p>
        </w:tc>
      </w:tr>
      <w:tr w:rsidR="00BA3A57" w14:paraId="2FBF16CC"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030" w:type="dxa"/>
            <w:tcBorders>
              <w:top w:val="nil"/>
              <w:bottom w:val="single" w:sz="4" w:space="0" w:color="404040" w:themeColor="text1" w:themeTint="BF"/>
            </w:tcBorders>
          </w:tcPr>
          <w:p w14:paraId="2BFC4BE6"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Borders>
              <w:top w:val="nil"/>
              <w:bottom w:val="single" w:sz="4" w:space="0" w:color="404040" w:themeColor="text1" w:themeTint="BF"/>
            </w:tcBorders>
          </w:tcPr>
          <w:p w14:paraId="08F889CE"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1.1.3 If your agency were to participate in the Heavy-Duty Truck Study, could your agency change or enhance its crash notification processes to notify </w:t>
            </w:r>
            <w:r w:rsidRPr="004329BF">
              <w:rPr>
                <w:rFonts w:asciiTheme="majorHAnsi" w:hAnsiTheme="majorHAnsi" w:cstheme="majorHAnsi"/>
                <w:b/>
                <w:sz w:val="18"/>
                <w:szCs w:val="18"/>
              </w:rPr>
              <w:t>post-crash inspectors</w:t>
            </w:r>
            <w:r w:rsidRPr="00131C56">
              <w:rPr>
                <w:rFonts w:asciiTheme="majorHAnsi" w:hAnsiTheme="majorHAnsi" w:cstheme="majorHAnsi"/>
                <w:sz w:val="18"/>
                <w:szCs w:val="18"/>
              </w:rPr>
              <w:t xml:space="preserve"> of </w:t>
            </w:r>
            <w:r w:rsidRPr="004329BF">
              <w:rPr>
                <w:rFonts w:asciiTheme="majorHAnsi" w:hAnsiTheme="majorHAnsi" w:cstheme="majorHAnsi"/>
                <w:i/>
                <w:sz w:val="18"/>
                <w:szCs w:val="18"/>
              </w:rPr>
              <w:t xml:space="preserve">all (or nearly all) </w:t>
            </w:r>
            <w:r w:rsidRPr="00131C56">
              <w:rPr>
                <w:rFonts w:asciiTheme="majorHAnsi" w:hAnsiTheme="majorHAnsi" w:cstheme="majorHAnsi"/>
                <w:sz w:val="18"/>
                <w:szCs w:val="18"/>
              </w:rPr>
              <w:t>fatal crashes involving a Class 7/8 truck?</w:t>
            </w:r>
          </w:p>
        </w:tc>
        <w:tc>
          <w:tcPr>
            <w:tcW w:w="2245" w:type="dxa"/>
            <w:tcBorders>
              <w:top w:val="nil"/>
              <w:bottom w:val="single" w:sz="4" w:space="0" w:color="404040" w:themeColor="text1" w:themeTint="BF"/>
            </w:tcBorders>
          </w:tcPr>
          <w:p w14:paraId="41CB4FBE"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bl>
    <w:p w14:paraId="50DA63BB" w14:textId="77777777" w:rsidR="00BA3A57" w:rsidRPr="00036AEA" w:rsidRDefault="00BA3A57" w:rsidP="00BA3A57">
      <w:pPr>
        <w:pStyle w:val="BodyText"/>
        <w:numPr>
          <w:ilvl w:val="0"/>
          <w:numId w:val="45"/>
        </w:numPr>
        <w:rPr>
          <w:b/>
          <w:bCs/>
        </w:rPr>
      </w:pPr>
      <w:r w:rsidRPr="00036AEA">
        <w:rPr>
          <w:b/>
          <w:bCs/>
        </w:rPr>
        <w:t>POLICY OR POTENTIAL TO NOTIFY RECONSTRUCTIONISTS OF NEARLY ALL QUALIFYING CRASHES</w:t>
      </w:r>
    </w:p>
    <w:p w14:paraId="6530CBAE" w14:textId="77777777" w:rsidR="00BA3A57" w:rsidRPr="00F1565A" w:rsidRDefault="00BA3A57" w:rsidP="00BA3A57">
      <w:pPr>
        <w:pStyle w:val="BodyText"/>
        <w:ind w:left="720"/>
      </w:pPr>
      <w:r>
        <w:t xml:space="preserve">Score as </w:t>
      </w:r>
      <w:r w:rsidRPr="00036AEA">
        <w:rPr>
          <w:b/>
          <w:bCs/>
        </w:rPr>
        <w:t>1</w:t>
      </w:r>
      <w:r>
        <w:t xml:space="preserve"> if the following item has the given response: </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5A60CDBC"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001646" w:themeFill="accent1"/>
          </w:tcPr>
          <w:p w14:paraId="1C02CEBF" w14:textId="77777777" w:rsidR="00BA3A57" w:rsidRPr="00ED0B11" w:rsidRDefault="00BA3A57" w:rsidP="00BF72F0">
            <w:pPr>
              <w:pStyle w:val="Chartheader"/>
              <w:rPr>
                <w:rFonts w:asciiTheme="majorHAnsi" w:hAnsiTheme="majorHAnsi" w:cstheme="majorHAnsi"/>
                <w:b/>
                <w:bCs w:val="0"/>
                <w:sz w:val="18"/>
                <w:szCs w:val="18"/>
              </w:rPr>
            </w:pPr>
            <w:r w:rsidRPr="00ED0B11">
              <w:rPr>
                <w:rFonts w:asciiTheme="majorHAnsi" w:hAnsiTheme="majorHAnsi" w:cstheme="majorHAnsi"/>
                <w:b/>
                <w:bCs w:val="0"/>
                <w:sz w:val="18"/>
                <w:szCs w:val="18"/>
              </w:rPr>
              <w:t>IC</w:t>
            </w:r>
          </w:p>
        </w:tc>
        <w:tc>
          <w:tcPr>
            <w:tcW w:w="6030" w:type="dxa"/>
            <w:shd w:val="clear" w:color="auto" w:fill="001646" w:themeFill="accent1"/>
          </w:tcPr>
          <w:p w14:paraId="32C22485"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Item</w:t>
            </w:r>
          </w:p>
        </w:tc>
        <w:tc>
          <w:tcPr>
            <w:tcW w:w="2245" w:type="dxa"/>
            <w:shd w:val="clear" w:color="auto" w:fill="001646" w:themeFill="accent1"/>
          </w:tcPr>
          <w:p w14:paraId="5CFFBF75" w14:textId="77777777" w:rsidR="00BA3A57" w:rsidRPr="00ED0B11"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val="0"/>
                <w:sz w:val="18"/>
                <w:szCs w:val="18"/>
              </w:rPr>
            </w:pPr>
            <w:r w:rsidRPr="00ED0B11">
              <w:rPr>
                <w:rFonts w:asciiTheme="majorHAnsi" w:hAnsiTheme="majorHAnsi" w:cstheme="majorHAnsi"/>
                <w:b/>
                <w:bCs w:val="0"/>
                <w:sz w:val="18"/>
                <w:szCs w:val="18"/>
              </w:rPr>
              <w:t>Response</w:t>
            </w:r>
          </w:p>
        </w:tc>
      </w:tr>
      <w:tr w:rsidR="00BA3A57" w14:paraId="561A0CDE"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EBF3FA"/>
          </w:tcPr>
          <w:p w14:paraId="4EC18428"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shd w:val="clear" w:color="auto" w:fill="EBF3FA"/>
          </w:tcPr>
          <w:p w14:paraId="70F7CAB8"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1.1.8 Does your agency </w:t>
            </w:r>
            <w:r w:rsidRPr="00131C56">
              <w:rPr>
                <w:rFonts w:asciiTheme="majorHAnsi" w:hAnsiTheme="majorHAnsi" w:cstheme="majorHAnsi"/>
                <w:i/>
                <w:sz w:val="18"/>
                <w:szCs w:val="18"/>
              </w:rPr>
              <w:t xml:space="preserve">currently </w:t>
            </w:r>
            <w:r w:rsidRPr="00131C56">
              <w:rPr>
                <w:rFonts w:asciiTheme="majorHAnsi" w:hAnsiTheme="majorHAnsi" w:cstheme="majorHAnsi"/>
                <w:sz w:val="18"/>
                <w:szCs w:val="18"/>
              </w:rPr>
              <w:t xml:space="preserve">notify </w:t>
            </w:r>
            <w:r w:rsidRPr="004329BF">
              <w:rPr>
                <w:rFonts w:asciiTheme="majorHAnsi" w:hAnsiTheme="majorHAnsi" w:cstheme="majorHAnsi"/>
                <w:b/>
                <w:sz w:val="18"/>
                <w:szCs w:val="18"/>
              </w:rPr>
              <w:t>post-crash investigators or reconstructionists</w:t>
            </w:r>
            <w:r w:rsidRPr="00131C56">
              <w:rPr>
                <w:rFonts w:asciiTheme="majorHAnsi" w:hAnsiTheme="majorHAnsi" w:cstheme="majorHAnsi"/>
                <w:sz w:val="18"/>
                <w:szCs w:val="18"/>
              </w:rPr>
              <w:t xml:space="preserve"> of </w:t>
            </w:r>
            <w:r w:rsidRPr="004329BF">
              <w:rPr>
                <w:rFonts w:asciiTheme="majorHAnsi" w:hAnsiTheme="majorHAnsi" w:cstheme="majorHAnsi"/>
                <w:i/>
                <w:sz w:val="18"/>
                <w:szCs w:val="18"/>
              </w:rPr>
              <w:t>all (or nearly all)</w:t>
            </w:r>
            <w:r w:rsidRPr="00131C56">
              <w:rPr>
                <w:rFonts w:asciiTheme="majorHAnsi" w:hAnsiTheme="majorHAnsi" w:cstheme="majorHAnsi"/>
                <w:sz w:val="18"/>
                <w:szCs w:val="18"/>
              </w:rPr>
              <w:t xml:space="preserve"> fatal crashes involving a Class 7/8 truck?</w:t>
            </w:r>
          </w:p>
        </w:tc>
        <w:tc>
          <w:tcPr>
            <w:tcW w:w="2245" w:type="dxa"/>
            <w:shd w:val="clear" w:color="auto" w:fill="EBF3FA"/>
          </w:tcPr>
          <w:p w14:paraId="6D28ED07"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bl>
    <w:p w14:paraId="406C8D12" w14:textId="77777777" w:rsidR="00BA3A57" w:rsidRDefault="00BA3A57" w:rsidP="00BA3A57">
      <w:pPr>
        <w:pStyle w:val="BodyText"/>
        <w:ind w:left="720"/>
      </w:pPr>
      <w:r w:rsidRPr="00F1565A">
        <w:t xml:space="preserve">Score as </w:t>
      </w:r>
      <w:r w:rsidRPr="003623CE">
        <w:rPr>
          <w:b/>
          <w:bCs/>
        </w:rPr>
        <w:t xml:space="preserve">½ </w:t>
      </w:r>
      <w:r w:rsidRPr="00F1565A">
        <w:t xml:space="preserve">if </w:t>
      </w:r>
      <w:r w:rsidRPr="00563740">
        <w:rPr>
          <w:b/>
          <w:bCs/>
        </w:rPr>
        <w:t>all</w:t>
      </w:r>
      <w:r w:rsidRPr="00F1565A">
        <w:t xml:space="preserve"> of the following items have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101D3D43"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001646" w:themeFill="accent1"/>
          </w:tcPr>
          <w:p w14:paraId="1F6CBF03"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IC</w:t>
            </w:r>
          </w:p>
        </w:tc>
        <w:tc>
          <w:tcPr>
            <w:tcW w:w="6030" w:type="dxa"/>
            <w:shd w:val="clear" w:color="auto" w:fill="001646" w:themeFill="accent1"/>
          </w:tcPr>
          <w:p w14:paraId="29E896E8"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Item</w:t>
            </w:r>
          </w:p>
        </w:tc>
        <w:tc>
          <w:tcPr>
            <w:tcW w:w="2245" w:type="dxa"/>
            <w:shd w:val="clear" w:color="auto" w:fill="001646" w:themeFill="accent1"/>
          </w:tcPr>
          <w:p w14:paraId="5AF1FA54"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Response</w:t>
            </w:r>
          </w:p>
        </w:tc>
      </w:tr>
      <w:tr w:rsidR="00BA3A57" w14:paraId="4C10E2E6"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EBF3FA"/>
          </w:tcPr>
          <w:p w14:paraId="4CC3F786"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shd w:val="clear" w:color="auto" w:fill="EBF3FA"/>
          </w:tcPr>
          <w:p w14:paraId="14FBB4C3"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1.1.8 Does your agency </w:t>
            </w:r>
            <w:r w:rsidRPr="00131C56">
              <w:rPr>
                <w:rFonts w:asciiTheme="majorHAnsi" w:hAnsiTheme="majorHAnsi" w:cstheme="majorHAnsi"/>
                <w:i/>
                <w:sz w:val="18"/>
                <w:szCs w:val="18"/>
              </w:rPr>
              <w:t xml:space="preserve">currently </w:t>
            </w:r>
            <w:r w:rsidRPr="00131C56">
              <w:rPr>
                <w:rFonts w:asciiTheme="majorHAnsi" w:hAnsiTheme="majorHAnsi" w:cstheme="majorHAnsi"/>
                <w:sz w:val="18"/>
                <w:szCs w:val="18"/>
              </w:rPr>
              <w:t xml:space="preserve">notify </w:t>
            </w:r>
            <w:r w:rsidRPr="00131C56">
              <w:rPr>
                <w:rFonts w:asciiTheme="majorHAnsi" w:hAnsiTheme="majorHAnsi" w:cstheme="majorHAnsi"/>
                <w:b/>
                <w:sz w:val="18"/>
                <w:szCs w:val="18"/>
              </w:rPr>
              <w:t>post-crash investigators or reconstructionists</w:t>
            </w:r>
            <w:r w:rsidRPr="00131C56">
              <w:rPr>
                <w:rFonts w:asciiTheme="majorHAnsi" w:hAnsiTheme="majorHAnsi" w:cstheme="majorHAnsi"/>
                <w:sz w:val="18"/>
                <w:szCs w:val="18"/>
              </w:rPr>
              <w:t xml:space="preserve"> of </w:t>
            </w:r>
            <w:r w:rsidRPr="00131C56">
              <w:rPr>
                <w:rFonts w:asciiTheme="majorHAnsi" w:hAnsiTheme="majorHAnsi" w:cstheme="majorHAnsi"/>
                <w:i/>
                <w:sz w:val="18"/>
                <w:szCs w:val="18"/>
              </w:rPr>
              <w:t>all (or nearly all)</w:t>
            </w:r>
            <w:r w:rsidRPr="00131C56">
              <w:rPr>
                <w:rFonts w:asciiTheme="majorHAnsi" w:hAnsiTheme="majorHAnsi" w:cstheme="majorHAnsi"/>
                <w:sz w:val="18"/>
                <w:szCs w:val="18"/>
              </w:rPr>
              <w:t xml:space="preserve"> fatal crashes involving a Class 7/8 truck?</w:t>
            </w:r>
          </w:p>
        </w:tc>
        <w:tc>
          <w:tcPr>
            <w:tcW w:w="2245" w:type="dxa"/>
            <w:shd w:val="clear" w:color="auto" w:fill="EBF3FA"/>
          </w:tcPr>
          <w:p w14:paraId="17525198"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NOT Yes</w:t>
            </w:r>
          </w:p>
        </w:tc>
      </w:tr>
      <w:tr w:rsidR="00BA3A57" w14:paraId="5E643D67"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030" w:type="dxa"/>
          </w:tcPr>
          <w:p w14:paraId="3EDD719D"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505C68A1"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1.1.9 If your agency were to participate in the Heavy-Duty Truck Study, could your agency change or enhance its crash notification processes to notify post-crash investigators or reconstructionists of </w:t>
            </w:r>
            <w:r w:rsidRPr="00131C56">
              <w:rPr>
                <w:rFonts w:asciiTheme="majorHAnsi" w:hAnsiTheme="majorHAnsi" w:cstheme="majorHAnsi"/>
                <w:i/>
                <w:sz w:val="18"/>
                <w:szCs w:val="18"/>
              </w:rPr>
              <w:t xml:space="preserve">all (or nearly all) </w:t>
            </w:r>
            <w:r w:rsidRPr="00131C56">
              <w:rPr>
                <w:rFonts w:asciiTheme="majorHAnsi" w:hAnsiTheme="majorHAnsi" w:cstheme="majorHAnsi"/>
                <w:sz w:val="18"/>
                <w:szCs w:val="18"/>
              </w:rPr>
              <w:t>fatal crashes involving a Class 7/8 truck?</w:t>
            </w:r>
          </w:p>
        </w:tc>
        <w:tc>
          <w:tcPr>
            <w:tcW w:w="2245" w:type="dxa"/>
          </w:tcPr>
          <w:p w14:paraId="0426C51B"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bl>
    <w:p w14:paraId="469472C8" w14:textId="77777777" w:rsidR="00BA3A57" w:rsidRDefault="00BA3A57" w:rsidP="00BA3A57"/>
    <w:p w14:paraId="48043EBE" w14:textId="77777777" w:rsidR="00BA3A57" w:rsidRDefault="00BA3A57" w:rsidP="00BA3A57">
      <w:pPr>
        <w:pStyle w:val="BodyText"/>
        <w:numPr>
          <w:ilvl w:val="0"/>
          <w:numId w:val="45"/>
        </w:numPr>
        <w:rPr>
          <w:b/>
          <w:bCs/>
        </w:rPr>
      </w:pPr>
      <w:r w:rsidRPr="00093C76">
        <w:rPr>
          <w:b/>
          <w:bCs/>
        </w:rPr>
        <w:t>POLICY OR POTENTIAL TO COLLECT ADDITIONAL POST-CRASH INSPECTION DATA</w:t>
      </w:r>
    </w:p>
    <w:p w14:paraId="65E7E1ED" w14:textId="77777777" w:rsidR="00BA3A57" w:rsidRDefault="00BA3A57" w:rsidP="00BA3A57">
      <w:pPr>
        <w:pStyle w:val="BodyText"/>
        <w:ind w:left="720"/>
      </w:pPr>
      <w:r>
        <w:t xml:space="preserve">Score as </w:t>
      </w:r>
      <w:r w:rsidRPr="00BE1215">
        <w:rPr>
          <w:b/>
          <w:bCs/>
        </w:rPr>
        <w:t>1</w:t>
      </w:r>
      <w:r>
        <w:t xml:space="preserve"> if the following item has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7F0311C5"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001646" w:themeFill="accent1"/>
          </w:tcPr>
          <w:p w14:paraId="0BD33850"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IC</w:t>
            </w:r>
          </w:p>
        </w:tc>
        <w:tc>
          <w:tcPr>
            <w:tcW w:w="6030" w:type="dxa"/>
            <w:shd w:val="clear" w:color="auto" w:fill="001646" w:themeFill="accent1"/>
          </w:tcPr>
          <w:p w14:paraId="4124082A"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Item</w:t>
            </w:r>
          </w:p>
        </w:tc>
        <w:tc>
          <w:tcPr>
            <w:tcW w:w="2245" w:type="dxa"/>
            <w:shd w:val="clear" w:color="auto" w:fill="001646" w:themeFill="accent1"/>
          </w:tcPr>
          <w:p w14:paraId="1E5A0874"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Response</w:t>
            </w:r>
          </w:p>
        </w:tc>
      </w:tr>
      <w:tr w:rsidR="00BA3A57" w14:paraId="3DD8A6FE"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Pr>
          <w:p w14:paraId="33CDA548"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734A9897"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1.3.2 Does your State collect additional </w:t>
            </w:r>
            <w:r w:rsidRPr="004329BF">
              <w:rPr>
                <w:rFonts w:asciiTheme="majorHAnsi" w:hAnsiTheme="majorHAnsi" w:cstheme="majorHAnsi"/>
                <w:b/>
                <w:sz w:val="18"/>
                <w:szCs w:val="18"/>
              </w:rPr>
              <w:t>post-crash inspection</w:t>
            </w:r>
            <w:r w:rsidRPr="00131C56">
              <w:rPr>
                <w:rFonts w:asciiTheme="majorHAnsi" w:hAnsiTheme="majorHAnsi" w:cstheme="majorHAnsi"/>
                <w:sz w:val="18"/>
                <w:szCs w:val="18"/>
              </w:rPr>
              <w:t xml:space="preserve"> </w:t>
            </w:r>
            <w:r w:rsidRPr="004329BF">
              <w:rPr>
                <w:rFonts w:asciiTheme="majorHAnsi" w:hAnsiTheme="majorHAnsi" w:cstheme="majorHAnsi"/>
                <w:b/>
                <w:sz w:val="18"/>
                <w:szCs w:val="18"/>
              </w:rPr>
              <w:t>data</w:t>
            </w:r>
            <w:r w:rsidRPr="00131C56">
              <w:rPr>
                <w:rFonts w:asciiTheme="majorHAnsi" w:hAnsiTheme="majorHAnsi" w:cstheme="majorHAnsi"/>
                <w:sz w:val="18"/>
                <w:szCs w:val="18"/>
              </w:rPr>
              <w:t xml:space="preserve"> for fatal crashes involving at least one Class 7/8 truck—beyond what is sent to the Motor Carrier Management Information System (MCMIS)?</w:t>
            </w:r>
          </w:p>
        </w:tc>
        <w:tc>
          <w:tcPr>
            <w:tcW w:w="2245" w:type="dxa"/>
          </w:tcPr>
          <w:p w14:paraId="0FCCC61B"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bl>
    <w:p w14:paraId="3B8B260E" w14:textId="77777777" w:rsidR="00BA3A57" w:rsidRDefault="00BA3A57" w:rsidP="00BA3A57">
      <w:pPr>
        <w:pStyle w:val="BodyText"/>
        <w:ind w:left="720"/>
      </w:pPr>
      <w:r w:rsidRPr="00F1565A">
        <w:lastRenderedPageBreak/>
        <w:t xml:space="preserve">Score as </w:t>
      </w:r>
      <w:r w:rsidRPr="003623CE">
        <w:rPr>
          <w:b/>
          <w:bCs/>
        </w:rPr>
        <w:t>½</w:t>
      </w:r>
      <w:r w:rsidRPr="00F1565A">
        <w:t xml:space="preserve"> if </w:t>
      </w:r>
      <w:r w:rsidRPr="00563740">
        <w:rPr>
          <w:b/>
          <w:bCs/>
        </w:rPr>
        <w:t>all</w:t>
      </w:r>
      <w:r w:rsidRPr="00F1565A">
        <w:t xml:space="preserve"> of the following items have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4D460985"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001646" w:themeFill="accent1"/>
          </w:tcPr>
          <w:p w14:paraId="643FC15F"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IC</w:t>
            </w:r>
          </w:p>
        </w:tc>
        <w:tc>
          <w:tcPr>
            <w:tcW w:w="6030" w:type="dxa"/>
            <w:shd w:val="clear" w:color="auto" w:fill="001646" w:themeFill="accent1"/>
          </w:tcPr>
          <w:p w14:paraId="7CEA54FD"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Item</w:t>
            </w:r>
          </w:p>
        </w:tc>
        <w:tc>
          <w:tcPr>
            <w:tcW w:w="2245" w:type="dxa"/>
            <w:shd w:val="clear" w:color="auto" w:fill="001646" w:themeFill="accent1"/>
          </w:tcPr>
          <w:p w14:paraId="44CB7B4D"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Response</w:t>
            </w:r>
          </w:p>
        </w:tc>
      </w:tr>
      <w:tr w:rsidR="00BA3A57" w14:paraId="743308C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Pr>
          <w:p w14:paraId="12E81746"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6CD197BE"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1.3.2 Does your State collect additional </w:t>
            </w:r>
            <w:r w:rsidRPr="00131C56">
              <w:rPr>
                <w:rFonts w:asciiTheme="majorHAnsi" w:hAnsiTheme="majorHAnsi" w:cstheme="majorHAnsi"/>
                <w:b/>
                <w:sz w:val="18"/>
                <w:szCs w:val="18"/>
              </w:rPr>
              <w:t>post-crash inspection</w:t>
            </w:r>
            <w:r w:rsidRPr="00131C56">
              <w:rPr>
                <w:rFonts w:asciiTheme="majorHAnsi" w:hAnsiTheme="majorHAnsi" w:cstheme="majorHAnsi"/>
                <w:sz w:val="18"/>
                <w:szCs w:val="18"/>
              </w:rPr>
              <w:t xml:space="preserve"> </w:t>
            </w:r>
            <w:r w:rsidRPr="00131C56">
              <w:rPr>
                <w:rFonts w:asciiTheme="majorHAnsi" w:hAnsiTheme="majorHAnsi" w:cstheme="majorHAnsi"/>
                <w:b/>
                <w:sz w:val="18"/>
                <w:szCs w:val="18"/>
              </w:rPr>
              <w:t>data</w:t>
            </w:r>
            <w:r w:rsidRPr="00131C56">
              <w:rPr>
                <w:rFonts w:asciiTheme="majorHAnsi" w:hAnsiTheme="majorHAnsi" w:cstheme="majorHAnsi"/>
                <w:sz w:val="18"/>
                <w:szCs w:val="18"/>
              </w:rPr>
              <w:t xml:space="preserve"> for fatal crashes involving at least one Class 7/8 truck—beyond what is sent to the Motor Carrier Management Information System (MCMIS)?</w:t>
            </w:r>
          </w:p>
        </w:tc>
        <w:tc>
          <w:tcPr>
            <w:tcW w:w="2245" w:type="dxa"/>
          </w:tcPr>
          <w:p w14:paraId="3FB74085"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NOT Yes</w:t>
            </w:r>
          </w:p>
        </w:tc>
      </w:tr>
      <w:tr w:rsidR="00BA3A57" w14:paraId="70D99E16"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030" w:type="dxa"/>
          </w:tcPr>
          <w:p w14:paraId="64E3B72B"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0EF6CB8F"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1.3.3 If your State participates in the Heavy-Duty Truck Study, would your State be willing to collect additional </w:t>
            </w:r>
            <w:r w:rsidRPr="00131C56">
              <w:rPr>
                <w:rFonts w:asciiTheme="majorHAnsi" w:hAnsiTheme="majorHAnsi" w:cstheme="majorHAnsi"/>
                <w:b/>
                <w:sz w:val="18"/>
                <w:szCs w:val="18"/>
              </w:rPr>
              <w:t>post-crash inspection data</w:t>
            </w:r>
            <w:r w:rsidRPr="00131C56">
              <w:rPr>
                <w:rFonts w:asciiTheme="majorHAnsi" w:hAnsiTheme="majorHAnsi" w:cstheme="majorHAnsi"/>
                <w:sz w:val="18"/>
                <w:szCs w:val="18"/>
              </w:rPr>
              <w:t>—beyond what you already collect—for fatal crashes involving at least one Class 7/8 truck?</w:t>
            </w:r>
          </w:p>
        </w:tc>
        <w:tc>
          <w:tcPr>
            <w:tcW w:w="2245" w:type="dxa"/>
          </w:tcPr>
          <w:p w14:paraId="2CEBE5BF"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bl>
    <w:p w14:paraId="679299B1" w14:textId="77777777" w:rsidR="00BA3A57" w:rsidRPr="0076206C" w:rsidRDefault="00BA3A57" w:rsidP="00BA3A57">
      <w:pPr>
        <w:pStyle w:val="BodyText"/>
        <w:numPr>
          <w:ilvl w:val="0"/>
          <w:numId w:val="45"/>
        </w:numPr>
        <w:rPr>
          <w:b/>
          <w:bCs/>
        </w:rPr>
      </w:pPr>
      <w:r w:rsidRPr="0076206C">
        <w:rPr>
          <w:b/>
          <w:bCs/>
        </w:rPr>
        <w:t>ABILITY TO ALTER METHOD/TRAINING</w:t>
      </w:r>
    </w:p>
    <w:p w14:paraId="7E1F041F" w14:textId="77777777" w:rsidR="00BA3A57" w:rsidRDefault="00BA3A57" w:rsidP="00BA3A57">
      <w:pPr>
        <w:pStyle w:val="BodyText"/>
        <w:ind w:left="720"/>
      </w:pPr>
      <w:r w:rsidRPr="00F1565A">
        <w:t xml:space="preserve">Score as </w:t>
      </w:r>
      <w:r w:rsidRPr="003623CE">
        <w:rPr>
          <w:b/>
          <w:bCs/>
        </w:rPr>
        <w:t>½</w:t>
      </w:r>
      <w:r w:rsidRPr="00F1565A">
        <w:t xml:space="preserve"> </w:t>
      </w:r>
      <w:r w:rsidRPr="008C45FF">
        <w:rPr>
          <w:b/>
          <w:bCs/>
        </w:rPr>
        <w:t>for each</w:t>
      </w:r>
      <w:r w:rsidRPr="00F1565A">
        <w:t xml:space="preserve"> of the following </w:t>
      </w:r>
      <w:r>
        <w:t xml:space="preserve">that </w:t>
      </w:r>
      <w:r w:rsidRPr="00F1565A">
        <w:t>items have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2CF102D2"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001646" w:themeFill="accent1"/>
          </w:tcPr>
          <w:p w14:paraId="06EE1DE3"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IC</w:t>
            </w:r>
          </w:p>
        </w:tc>
        <w:tc>
          <w:tcPr>
            <w:tcW w:w="6030" w:type="dxa"/>
            <w:shd w:val="clear" w:color="auto" w:fill="001646" w:themeFill="accent1"/>
          </w:tcPr>
          <w:p w14:paraId="77FD546B"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Item</w:t>
            </w:r>
          </w:p>
        </w:tc>
        <w:tc>
          <w:tcPr>
            <w:tcW w:w="2245" w:type="dxa"/>
            <w:shd w:val="clear" w:color="auto" w:fill="001646" w:themeFill="accent1"/>
          </w:tcPr>
          <w:p w14:paraId="4C9C8D99"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Response</w:t>
            </w:r>
          </w:p>
        </w:tc>
      </w:tr>
      <w:tr w:rsidR="00BA3A57" w14:paraId="7FDC06AD"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Pr>
          <w:p w14:paraId="3505FCC5"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41BEDA2C"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1.4.4 If your agency participates in the Heavy-Duty Truck Study, FMCSA will need to provide </w:t>
            </w:r>
            <w:r w:rsidRPr="00131C56">
              <w:rPr>
                <w:rFonts w:asciiTheme="majorHAnsi" w:hAnsiTheme="majorHAnsi" w:cstheme="majorHAnsi"/>
                <w:b/>
                <w:sz w:val="18"/>
                <w:szCs w:val="18"/>
              </w:rPr>
              <w:t>study-specific post-crash inspection training</w:t>
            </w:r>
            <w:r w:rsidRPr="00131C56">
              <w:rPr>
                <w:rFonts w:asciiTheme="majorHAnsi" w:hAnsiTheme="majorHAnsi" w:cstheme="majorHAnsi"/>
                <w:sz w:val="18"/>
                <w:szCs w:val="18"/>
              </w:rPr>
              <w:t xml:space="preserve">, to ensure post-crash inspectors 1) understand study data collection processes and 2) collect the required study data. FMCSA will most likely use a “train the trainer” approach for this training. Could your agency incorporate this </w:t>
            </w:r>
            <w:r w:rsidRPr="00131C56">
              <w:rPr>
                <w:rFonts w:asciiTheme="majorHAnsi" w:hAnsiTheme="majorHAnsi" w:cstheme="majorHAnsi"/>
                <w:b/>
                <w:sz w:val="18"/>
                <w:szCs w:val="18"/>
              </w:rPr>
              <w:t>study-specific post-crash inspection training</w:t>
            </w:r>
            <w:r w:rsidRPr="00131C56">
              <w:rPr>
                <w:rFonts w:asciiTheme="majorHAnsi" w:hAnsiTheme="majorHAnsi" w:cstheme="majorHAnsi"/>
                <w:sz w:val="18"/>
                <w:szCs w:val="18"/>
              </w:rPr>
              <w:t xml:space="preserve"> into your existing training regimen? </w:t>
            </w:r>
          </w:p>
        </w:tc>
        <w:tc>
          <w:tcPr>
            <w:tcW w:w="2245" w:type="dxa"/>
          </w:tcPr>
          <w:p w14:paraId="51C4A433"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r w:rsidR="00BA3A57" w14:paraId="2BACB5A9"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030" w:type="dxa"/>
          </w:tcPr>
          <w:p w14:paraId="36F905FF"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0A67D7E3"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1.4.9 If your agency participates in the Heavy-Duty Truck Study, FMCSA will need to provide </w:t>
            </w:r>
            <w:r w:rsidRPr="00131C56">
              <w:rPr>
                <w:rFonts w:asciiTheme="majorHAnsi" w:hAnsiTheme="majorHAnsi" w:cstheme="majorHAnsi"/>
                <w:b/>
                <w:sz w:val="18"/>
                <w:szCs w:val="18"/>
              </w:rPr>
              <w:t>study-specific post-crash investigation training</w:t>
            </w:r>
            <w:r w:rsidRPr="00131C56">
              <w:rPr>
                <w:rFonts w:asciiTheme="majorHAnsi" w:hAnsiTheme="majorHAnsi" w:cstheme="majorHAnsi"/>
                <w:sz w:val="18"/>
                <w:szCs w:val="18"/>
              </w:rPr>
              <w:t xml:space="preserve">, to ensure post-crash inspectors 1) understand study data collection processes and 2) collect the required study data. FMCSA will most likely use a “train the trainer” approach for this training. Could your agency incorporate this </w:t>
            </w:r>
            <w:r w:rsidRPr="00131C56">
              <w:rPr>
                <w:rFonts w:asciiTheme="majorHAnsi" w:hAnsiTheme="majorHAnsi" w:cstheme="majorHAnsi"/>
                <w:b/>
                <w:sz w:val="18"/>
                <w:szCs w:val="18"/>
              </w:rPr>
              <w:t>study-specific post-crash investigation/reconstruction training</w:t>
            </w:r>
            <w:r w:rsidRPr="00131C56">
              <w:rPr>
                <w:rFonts w:asciiTheme="majorHAnsi" w:hAnsiTheme="majorHAnsi" w:cstheme="majorHAnsi"/>
                <w:sz w:val="18"/>
                <w:szCs w:val="18"/>
              </w:rPr>
              <w:t xml:space="preserve"> into your existing training regimen? </w:t>
            </w:r>
          </w:p>
        </w:tc>
        <w:tc>
          <w:tcPr>
            <w:tcW w:w="2245" w:type="dxa"/>
          </w:tcPr>
          <w:p w14:paraId="4CD1E78C"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r w:rsidR="00BA3A57" w14:paraId="692D1989"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Pr>
          <w:p w14:paraId="1BC1D908"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76AFCA11"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1.4.14 If your agency participates in the Heavy-Duty Truck Study, FMCSA will need to provide </w:t>
            </w:r>
            <w:r w:rsidRPr="00131C56">
              <w:rPr>
                <w:rFonts w:asciiTheme="majorHAnsi" w:hAnsiTheme="majorHAnsi" w:cstheme="majorHAnsi"/>
                <w:b/>
                <w:sz w:val="18"/>
                <w:szCs w:val="18"/>
              </w:rPr>
              <w:t>study-specific crash reconstruction training</w:t>
            </w:r>
            <w:r w:rsidRPr="00131C56">
              <w:rPr>
                <w:rFonts w:asciiTheme="majorHAnsi" w:hAnsiTheme="majorHAnsi" w:cstheme="majorHAnsi"/>
                <w:sz w:val="18"/>
                <w:szCs w:val="18"/>
              </w:rPr>
              <w:t xml:space="preserve">, to ensure post-crash inspectors 1) understand study data collection processes and 2) collect the required study data. FMCSA will most likely use a “train the trainer” approach for this training. Could your agency incorporate this </w:t>
            </w:r>
            <w:r w:rsidRPr="00131C56">
              <w:rPr>
                <w:rFonts w:asciiTheme="majorHAnsi" w:hAnsiTheme="majorHAnsi" w:cstheme="majorHAnsi"/>
                <w:b/>
                <w:sz w:val="18"/>
                <w:szCs w:val="18"/>
              </w:rPr>
              <w:t>study-specific crash reconstruction training</w:t>
            </w:r>
            <w:r w:rsidRPr="00131C56">
              <w:rPr>
                <w:rFonts w:asciiTheme="majorHAnsi" w:hAnsiTheme="majorHAnsi" w:cstheme="majorHAnsi"/>
                <w:sz w:val="18"/>
                <w:szCs w:val="18"/>
              </w:rPr>
              <w:t xml:space="preserve"> into your existing training regimen? </w:t>
            </w:r>
          </w:p>
        </w:tc>
        <w:tc>
          <w:tcPr>
            <w:tcW w:w="2245" w:type="dxa"/>
          </w:tcPr>
          <w:p w14:paraId="50E7D6ED"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Yes</w:t>
            </w:r>
          </w:p>
        </w:tc>
      </w:tr>
    </w:tbl>
    <w:p w14:paraId="02399C00" w14:textId="77777777" w:rsidR="00BA3A57" w:rsidRPr="00646F77" w:rsidRDefault="00BA3A57" w:rsidP="00BA3A57">
      <w:pPr>
        <w:pStyle w:val="BodyText"/>
        <w:numPr>
          <w:ilvl w:val="0"/>
          <w:numId w:val="45"/>
        </w:numPr>
        <w:rPr>
          <w:b/>
          <w:bCs/>
        </w:rPr>
      </w:pPr>
      <w:r w:rsidRPr="00646F77">
        <w:rPr>
          <w:b/>
          <w:bCs/>
        </w:rPr>
        <w:t>DISPATCH OF POST-CRASH INSPECTORS OF CLASS 7/8 TRUCKS INVOLVED IN QUALIFYING CRASHES</w:t>
      </w:r>
    </w:p>
    <w:p w14:paraId="77226FCF" w14:textId="77777777" w:rsidR="00BA3A57" w:rsidRDefault="00BA3A57" w:rsidP="00BA3A57">
      <w:pPr>
        <w:pStyle w:val="BodyText"/>
        <w:ind w:left="720"/>
      </w:pPr>
      <w:r w:rsidRPr="00C224A6">
        <w:lastRenderedPageBreak/>
        <w:t>Score as listed for each of the following responses to</w:t>
      </w:r>
      <w:r>
        <w:t>:</w:t>
      </w:r>
    </w:p>
    <w:p w14:paraId="7F2840CC" w14:textId="77777777" w:rsidR="00BA3A57" w:rsidRDefault="00BA3A57" w:rsidP="00BA3A57">
      <w:pPr>
        <w:pStyle w:val="BodyText"/>
        <w:ind w:left="720"/>
      </w:pPr>
      <w:r>
        <w:t xml:space="preserve">IC-4 1.1.11 To what percentage of </w:t>
      </w:r>
      <w:r w:rsidRPr="004329BF">
        <w:rPr>
          <w:b/>
          <w:bCs/>
        </w:rPr>
        <w:t>fatal CMV crashes</w:t>
      </w:r>
      <w:r>
        <w:t xml:space="preserve"> are </w:t>
      </w:r>
      <w:r w:rsidRPr="004329BF">
        <w:rPr>
          <w:b/>
          <w:bCs/>
        </w:rPr>
        <w:t>post-crash inspectors</w:t>
      </w:r>
      <w:r>
        <w:t xml:space="preserve"> dispatched?</w:t>
      </w:r>
    </w:p>
    <w:tbl>
      <w:tblPr>
        <w:tblStyle w:val="GridTable4-Accent6"/>
        <w:tblW w:w="0" w:type="auto"/>
        <w:tblInd w:w="765" w:type="dxa"/>
        <w:tblLook w:val="04A0" w:firstRow="1" w:lastRow="0" w:firstColumn="1" w:lastColumn="0" w:noHBand="0" w:noVBand="1"/>
      </w:tblPr>
      <w:tblGrid>
        <w:gridCol w:w="3010"/>
        <w:gridCol w:w="1170"/>
      </w:tblGrid>
      <w:tr w:rsidR="00BA3A57" w14:paraId="25C003F0"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shd w:val="clear" w:color="auto" w:fill="001646" w:themeFill="accent1"/>
          </w:tcPr>
          <w:p w14:paraId="464AD8E8"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Response</w:t>
            </w:r>
          </w:p>
        </w:tc>
        <w:tc>
          <w:tcPr>
            <w:tcW w:w="1170" w:type="dxa"/>
            <w:shd w:val="clear" w:color="auto" w:fill="001646" w:themeFill="accent1"/>
          </w:tcPr>
          <w:p w14:paraId="40700D6E"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Score</w:t>
            </w:r>
          </w:p>
        </w:tc>
      </w:tr>
      <w:tr w:rsidR="00BA3A57" w14:paraId="0F3B4035"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5263D2E5"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75% or More</w:t>
            </w:r>
          </w:p>
        </w:tc>
        <w:tc>
          <w:tcPr>
            <w:tcW w:w="1170" w:type="dxa"/>
          </w:tcPr>
          <w:p w14:paraId="5A9E8AAF"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w:t>
            </w:r>
          </w:p>
        </w:tc>
      </w:tr>
      <w:tr w:rsidR="00BA3A57" w14:paraId="3D5B33F2"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3010" w:type="dxa"/>
          </w:tcPr>
          <w:p w14:paraId="6F1AE28E"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50% to 74%</w:t>
            </w:r>
          </w:p>
        </w:tc>
        <w:tc>
          <w:tcPr>
            <w:tcW w:w="1170" w:type="dxa"/>
          </w:tcPr>
          <w:p w14:paraId="75724F5A"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½ </w:t>
            </w:r>
          </w:p>
        </w:tc>
      </w:tr>
      <w:tr w:rsidR="00BA3A57" w14:paraId="29522FEF"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6EE49551"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25% to 49%</w:t>
            </w:r>
          </w:p>
        </w:tc>
        <w:tc>
          <w:tcPr>
            <w:tcW w:w="1170" w:type="dxa"/>
          </w:tcPr>
          <w:p w14:paraId="52412C6D"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¼ </w:t>
            </w:r>
          </w:p>
        </w:tc>
      </w:tr>
    </w:tbl>
    <w:p w14:paraId="5105B199" w14:textId="77777777" w:rsidR="00BA3A57" w:rsidRPr="00646F77" w:rsidRDefault="00BA3A57" w:rsidP="00BA3A57">
      <w:pPr>
        <w:pStyle w:val="BodyText"/>
        <w:numPr>
          <w:ilvl w:val="0"/>
          <w:numId w:val="45"/>
        </w:numPr>
        <w:rPr>
          <w:b/>
          <w:bCs/>
        </w:rPr>
      </w:pPr>
      <w:r w:rsidRPr="00646F77">
        <w:rPr>
          <w:b/>
          <w:bCs/>
        </w:rPr>
        <w:t xml:space="preserve">DISPATCH OF </w:t>
      </w:r>
      <w:r>
        <w:rPr>
          <w:b/>
          <w:bCs/>
        </w:rPr>
        <w:t>INVESTIGATORS</w:t>
      </w:r>
      <w:r w:rsidRPr="00646F77">
        <w:rPr>
          <w:b/>
          <w:bCs/>
        </w:rPr>
        <w:t xml:space="preserve"> </w:t>
      </w:r>
      <w:r>
        <w:rPr>
          <w:b/>
          <w:bCs/>
        </w:rPr>
        <w:t>TO</w:t>
      </w:r>
      <w:r w:rsidRPr="00646F77">
        <w:rPr>
          <w:b/>
          <w:bCs/>
        </w:rPr>
        <w:t xml:space="preserve"> QUALIFYING CRASHES</w:t>
      </w:r>
      <w:r>
        <w:rPr>
          <w:b/>
          <w:bCs/>
        </w:rPr>
        <w:t xml:space="preserve"> </w:t>
      </w:r>
      <w:r w:rsidRPr="002110A5">
        <w:rPr>
          <w:b/>
          <w:bCs/>
        </w:rPr>
        <w:t>WITH ON-SCENE INFORMATION COLLECTION.</w:t>
      </w:r>
    </w:p>
    <w:p w14:paraId="627B2940" w14:textId="77777777" w:rsidR="00BA3A57" w:rsidRDefault="00BA3A57" w:rsidP="00BA3A57">
      <w:pPr>
        <w:pStyle w:val="BodyText"/>
        <w:ind w:left="720"/>
      </w:pPr>
      <w:r w:rsidRPr="00C224A6">
        <w:t>Score as listed for each of the following responses to</w:t>
      </w:r>
      <w:r>
        <w:t>:</w:t>
      </w:r>
    </w:p>
    <w:p w14:paraId="29EA60F5" w14:textId="77777777" w:rsidR="00BA3A57" w:rsidRDefault="00BA3A57" w:rsidP="00BA3A57">
      <w:pPr>
        <w:pStyle w:val="BodyText"/>
        <w:ind w:left="720"/>
      </w:pPr>
      <w:r>
        <w:t xml:space="preserve">IC-4 1.1.19 To what percentage of </w:t>
      </w:r>
      <w:r w:rsidRPr="004329BF">
        <w:rPr>
          <w:b/>
          <w:bCs/>
        </w:rPr>
        <w:t>fatal CMV crashes</w:t>
      </w:r>
      <w:r>
        <w:t xml:space="preserve"> are </w:t>
      </w:r>
      <w:r w:rsidRPr="004329BF">
        <w:rPr>
          <w:b/>
          <w:bCs/>
        </w:rPr>
        <w:t>post-crash investigators</w:t>
      </w:r>
      <w:r>
        <w:t xml:space="preserve"> dispatched?</w:t>
      </w:r>
    </w:p>
    <w:tbl>
      <w:tblPr>
        <w:tblStyle w:val="GridTable4-Accent6"/>
        <w:tblW w:w="0" w:type="auto"/>
        <w:tblInd w:w="765" w:type="dxa"/>
        <w:tblLook w:val="04A0" w:firstRow="1" w:lastRow="0" w:firstColumn="1" w:lastColumn="0" w:noHBand="0" w:noVBand="1"/>
      </w:tblPr>
      <w:tblGrid>
        <w:gridCol w:w="3010"/>
        <w:gridCol w:w="1170"/>
      </w:tblGrid>
      <w:tr w:rsidR="00BA3A57" w14:paraId="22314F74"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shd w:val="clear" w:color="auto" w:fill="001646" w:themeFill="accent1"/>
          </w:tcPr>
          <w:p w14:paraId="1F964F47"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Response</w:t>
            </w:r>
          </w:p>
        </w:tc>
        <w:tc>
          <w:tcPr>
            <w:tcW w:w="1170" w:type="dxa"/>
            <w:shd w:val="clear" w:color="auto" w:fill="001646" w:themeFill="accent1"/>
          </w:tcPr>
          <w:p w14:paraId="646C1A14"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Score</w:t>
            </w:r>
          </w:p>
        </w:tc>
      </w:tr>
      <w:tr w:rsidR="00BA3A57" w14:paraId="6E5BF6E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58C1D4FA"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75% or More</w:t>
            </w:r>
          </w:p>
        </w:tc>
        <w:tc>
          <w:tcPr>
            <w:tcW w:w="1170" w:type="dxa"/>
          </w:tcPr>
          <w:p w14:paraId="1F1471BC"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w:t>
            </w:r>
          </w:p>
        </w:tc>
      </w:tr>
      <w:tr w:rsidR="00BA3A57" w14:paraId="7B66B6B5"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3010" w:type="dxa"/>
          </w:tcPr>
          <w:p w14:paraId="591B4824"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50% to 74%</w:t>
            </w:r>
          </w:p>
        </w:tc>
        <w:tc>
          <w:tcPr>
            <w:tcW w:w="1170" w:type="dxa"/>
          </w:tcPr>
          <w:p w14:paraId="06AB79A7"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½ </w:t>
            </w:r>
          </w:p>
        </w:tc>
      </w:tr>
      <w:tr w:rsidR="00BA3A57" w14:paraId="5CA113AC"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2E7C430E"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25% to 49%</w:t>
            </w:r>
          </w:p>
        </w:tc>
        <w:tc>
          <w:tcPr>
            <w:tcW w:w="1170" w:type="dxa"/>
          </w:tcPr>
          <w:p w14:paraId="702528F4"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¼ </w:t>
            </w:r>
          </w:p>
        </w:tc>
      </w:tr>
    </w:tbl>
    <w:p w14:paraId="2A7C9137" w14:textId="77777777" w:rsidR="00BA3A57" w:rsidRPr="004F03A4" w:rsidRDefault="00BA3A57" w:rsidP="00BA3A57"/>
    <w:p w14:paraId="07DBBBC2" w14:textId="77777777" w:rsidR="00BA3A57" w:rsidRPr="00646F77" w:rsidRDefault="00BA3A57" w:rsidP="00BA3A57">
      <w:pPr>
        <w:pStyle w:val="BodyText"/>
        <w:numPr>
          <w:ilvl w:val="0"/>
          <w:numId w:val="45"/>
        </w:numPr>
        <w:rPr>
          <w:b/>
          <w:bCs/>
        </w:rPr>
      </w:pPr>
      <w:r w:rsidRPr="00646F77">
        <w:rPr>
          <w:b/>
          <w:bCs/>
        </w:rPr>
        <w:t xml:space="preserve">DISPATCH OF </w:t>
      </w:r>
      <w:r>
        <w:rPr>
          <w:b/>
          <w:bCs/>
        </w:rPr>
        <w:t>RECONSTRUCTIONISTS TO FATAL CRASHES</w:t>
      </w:r>
    </w:p>
    <w:p w14:paraId="13BEAD9D" w14:textId="77777777" w:rsidR="00BA3A57" w:rsidRDefault="00BA3A57" w:rsidP="00BA3A57">
      <w:pPr>
        <w:pStyle w:val="BodyText"/>
        <w:ind w:left="720"/>
      </w:pPr>
      <w:r w:rsidRPr="00C224A6">
        <w:t>Score as listed for each of the following responses to</w:t>
      </w:r>
      <w:r>
        <w:t>:</w:t>
      </w:r>
    </w:p>
    <w:p w14:paraId="151712FD" w14:textId="77777777" w:rsidR="00BA3A57" w:rsidRDefault="00BA3A57" w:rsidP="00BA3A57">
      <w:pPr>
        <w:pStyle w:val="BodyText"/>
        <w:ind w:left="720"/>
      </w:pPr>
      <w:r>
        <w:t xml:space="preserve">IC-4 1.1.27 To what percentage of </w:t>
      </w:r>
      <w:r w:rsidRPr="004329BF">
        <w:rPr>
          <w:b/>
          <w:bCs/>
        </w:rPr>
        <w:t>fatal CMV crashes</w:t>
      </w:r>
      <w:r>
        <w:t xml:space="preserve"> are </w:t>
      </w:r>
      <w:r w:rsidRPr="004329BF">
        <w:rPr>
          <w:b/>
          <w:bCs/>
        </w:rPr>
        <w:t>crash reconstructionists</w:t>
      </w:r>
      <w:r>
        <w:t xml:space="preserve"> dispatched?</w:t>
      </w:r>
    </w:p>
    <w:tbl>
      <w:tblPr>
        <w:tblStyle w:val="GridTable4-Accent6"/>
        <w:tblW w:w="0" w:type="auto"/>
        <w:tblInd w:w="765" w:type="dxa"/>
        <w:tblLook w:val="04A0" w:firstRow="1" w:lastRow="0" w:firstColumn="1" w:lastColumn="0" w:noHBand="0" w:noVBand="1"/>
      </w:tblPr>
      <w:tblGrid>
        <w:gridCol w:w="3010"/>
        <w:gridCol w:w="1170"/>
      </w:tblGrid>
      <w:tr w:rsidR="00BA3A57" w14:paraId="68C1C3BD"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shd w:val="clear" w:color="auto" w:fill="001646" w:themeFill="accent1"/>
          </w:tcPr>
          <w:p w14:paraId="31403B2B"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Response</w:t>
            </w:r>
          </w:p>
        </w:tc>
        <w:tc>
          <w:tcPr>
            <w:tcW w:w="1170" w:type="dxa"/>
            <w:shd w:val="clear" w:color="auto" w:fill="001646" w:themeFill="accent1"/>
          </w:tcPr>
          <w:p w14:paraId="082AB080"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Score</w:t>
            </w:r>
          </w:p>
        </w:tc>
      </w:tr>
      <w:tr w:rsidR="00BA3A57" w14:paraId="246C1F09"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6C7F0E10"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75% or More</w:t>
            </w:r>
          </w:p>
        </w:tc>
        <w:tc>
          <w:tcPr>
            <w:tcW w:w="1170" w:type="dxa"/>
          </w:tcPr>
          <w:p w14:paraId="614B64EF"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w:t>
            </w:r>
          </w:p>
        </w:tc>
      </w:tr>
      <w:tr w:rsidR="00BA3A57" w14:paraId="5A235C84"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3010" w:type="dxa"/>
          </w:tcPr>
          <w:p w14:paraId="62EF598F"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50% to 74%</w:t>
            </w:r>
          </w:p>
        </w:tc>
        <w:tc>
          <w:tcPr>
            <w:tcW w:w="1170" w:type="dxa"/>
          </w:tcPr>
          <w:p w14:paraId="134BB31F"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½ </w:t>
            </w:r>
          </w:p>
        </w:tc>
      </w:tr>
      <w:tr w:rsidR="00BA3A57" w14:paraId="729F499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19A10CE5"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lastRenderedPageBreak/>
              <w:t>25% to 49%</w:t>
            </w:r>
          </w:p>
        </w:tc>
        <w:tc>
          <w:tcPr>
            <w:tcW w:w="1170" w:type="dxa"/>
          </w:tcPr>
          <w:p w14:paraId="527877F8"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¼ </w:t>
            </w:r>
          </w:p>
        </w:tc>
      </w:tr>
    </w:tbl>
    <w:p w14:paraId="63D65621" w14:textId="77777777" w:rsidR="00BA3A57" w:rsidRPr="00646F77" w:rsidRDefault="00BA3A57" w:rsidP="00BA3A57">
      <w:pPr>
        <w:pStyle w:val="BodyText"/>
        <w:numPr>
          <w:ilvl w:val="0"/>
          <w:numId w:val="45"/>
        </w:numPr>
        <w:rPr>
          <w:b/>
          <w:bCs/>
        </w:rPr>
      </w:pPr>
      <w:r>
        <w:rPr>
          <w:b/>
          <w:bCs/>
        </w:rPr>
        <w:t>EXPERIENCED CMV CRASH RECONSTRUCTION TEAM</w:t>
      </w:r>
    </w:p>
    <w:p w14:paraId="30B32600" w14:textId="77777777" w:rsidR="00BA3A57" w:rsidRDefault="00BA3A57" w:rsidP="00BA3A57">
      <w:pPr>
        <w:pStyle w:val="BodyText"/>
        <w:ind w:left="720"/>
      </w:pPr>
      <w:r w:rsidRPr="00C224A6">
        <w:t>Score as listed for each of the following responses to</w:t>
      </w:r>
      <w:r>
        <w:t>:</w:t>
      </w:r>
    </w:p>
    <w:p w14:paraId="63C5AB0F" w14:textId="77777777" w:rsidR="00BA3A57" w:rsidRDefault="00BA3A57" w:rsidP="00BA3A57">
      <w:pPr>
        <w:pStyle w:val="BodyText"/>
        <w:ind w:left="720"/>
      </w:pPr>
      <w:r>
        <w:t xml:space="preserve">IC-4 1.1.35 </w:t>
      </w:r>
      <w:r w:rsidRPr="004F2CEF">
        <w:t xml:space="preserve">How many years has your </w:t>
      </w:r>
      <w:r w:rsidRPr="004329BF">
        <w:rPr>
          <w:b/>
          <w:bCs/>
        </w:rPr>
        <w:t>crash reconstruction program</w:t>
      </w:r>
      <w:r w:rsidRPr="004F2CEF">
        <w:t xml:space="preserve"> been conducting </w:t>
      </w:r>
      <w:r>
        <w:t xml:space="preserve">crash </w:t>
      </w:r>
      <w:r w:rsidRPr="004F2CEF">
        <w:t xml:space="preserve">reconstructions </w:t>
      </w:r>
      <w:r>
        <w:t>for</w:t>
      </w:r>
      <w:r w:rsidRPr="004F2CEF">
        <w:t xml:space="preserve"> </w:t>
      </w:r>
      <w:r w:rsidRPr="004329BF">
        <w:rPr>
          <w:b/>
          <w:bCs/>
        </w:rPr>
        <w:t>qualifying crashes</w:t>
      </w:r>
      <w:r w:rsidRPr="004F2CEF">
        <w:t>?</w:t>
      </w:r>
      <w:r>
        <w:t xml:space="preserve"> </w:t>
      </w:r>
    </w:p>
    <w:tbl>
      <w:tblPr>
        <w:tblStyle w:val="GridTable4-Accent6"/>
        <w:tblW w:w="0" w:type="auto"/>
        <w:tblInd w:w="765" w:type="dxa"/>
        <w:tblLook w:val="04A0" w:firstRow="1" w:lastRow="0" w:firstColumn="1" w:lastColumn="0" w:noHBand="0" w:noVBand="1"/>
      </w:tblPr>
      <w:tblGrid>
        <w:gridCol w:w="3010"/>
        <w:gridCol w:w="1170"/>
      </w:tblGrid>
      <w:tr w:rsidR="00BA3A57" w14:paraId="2C2FF385"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shd w:val="clear" w:color="auto" w:fill="001646" w:themeFill="accent1"/>
          </w:tcPr>
          <w:p w14:paraId="31404F38"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Response</w:t>
            </w:r>
          </w:p>
        </w:tc>
        <w:tc>
          <w:tcPr>
            <w:tcW w:w="1170" w:type="dxa"/>
            <w:shd w:val="clear" w:color="auto" w:fill="001646" w:themeFill="accent1"/>
          </w:tcPr>
          <w:p w14:paraId="0B2BD8FC"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Score</w:t>
            </w:r>
          </w:p>
        </w:tc>
      </w:tr>
      <w:tr w:rsidR="00BA3A57" w14:paraId="35AE62E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469E0318" w14:textId="77777777" w:rsidR="00BA3A57" w:rsidRPr="00131C56" w:rsidRDefault="00BA3A57" w:rsidP="00BF72F0">
            <w:pPr>
              <w:pStyle w:val="BodyText"/>
              <w:spacing w:after="0"/>
              <w:rPr>
                <w:rFonts w:asciiTheme="majorHAnsi" w:hAnsiTheme="majorHAnsi" w:cstheme="majorHAnsi"/>
                <w:sz w:val="18"/>
                <w:szCs w:val="18"/>
              </w:rPr>
            </w:pPr>
            <w:r w:rsidRPr="00131C56">
              <w:rPr>
                <w:rFonts w:asciiTheme="majorHAnsi" w:hAnsiTheme="majorHAnsi" w:cstheme="majorHAnsi"/>
                <w:sz w:val="18"/>
                <w:szCs w:val="18"/>
              </w:rPr>
              <w:t>10 or More Years</w:t>
            </w:r>
          </w:p>
        </w:tc>
        <w:tc>
          <w:tcPr>
            <w:tcW w:w="1170" w:type="dxa"/>
          </w:tcPr>
          <w:p w14:paraId="36E97807"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w:t>
            </w:r>
          </w:p>
        </w:tc>
      </w:tr>
      <w:tr w:rsidR="00BA3A57" w14:paraId="3DB14940"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3010" w:type="dxa"/>
          </w:tcPr>
          <w:p w14:paraId="7E1456BC"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5 to 9 Years</w:t>
            </w:r>
          </w:p>
        </w:tc>
        <w:tc>
          <w:tcPr>
            <w:tcW w:w="1170" w:type="dxa"/>
          </w:tcPr>
          <w:p w14:paraId="6D5053F1"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½ </w:t>
            </w:r>
          </w:p>
        </w:tc>
      </w:tr>
      <w:tr w:rsidR="00BA3A57" w14:paraId="7396916C"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5553EA19" w14:textId="77777777" w:rsidR="00BA3A57" w:rsidRPr="00131C56" w:rsidRDefault="00BA3A57" w:rsidP="00BF72F0">
            <w:pPr>
              <w:pStyle w:val="BodyText"/>
              <w:spacing w:after="0"/>
              <w:rPr>
                <w:rFonts w:asciiTheme="majorHAnsi" w:hAnsiTheme="majorHAnsi" w:cstheme="majorHAnsi"/>
                <w:sz w:val="18"/>
                <w:szCs w:val="18"/>
              </w:rPr>
            </w:pPr>
            <w:r w:rsidRPr="00131C56">
              <w:rPr>
                <w:rFonts w:asciiTheme="majorHAnsi" w:hAnsiTheme="majorHAnsi" w:cstheme="majorHAnsi"/>
                <w:sz w:val="18"/>
                <w:szCs w:val="18"/>
              </w:rPr>
              <w:t>1 to 4 Years</w:t>
            </w:r>
          </w:p>
        </w:tc>
        <w:tc>
          <w:tcPr>
            <w:tcW w:w="1170" w:type="dxa"/>
          </w:tcPr>
          <w:p w14:paraId="0F48B6B9"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¼ </w:t>
            </w:r>
          </w:p>
        </w:tc>
      </w:tr>
    </w:tbl>
    <w:p w14:paraId="7255E19B" w14:textId="77777777" w:rsidR="00BA3A57" w:rsidRPr="00646F77" w:rsidRDefault="00BA3A57" w:rsidP="00BA3A57">
      <w:pPr>
        <w:pStyle w:val="BodyText"/>
        <w:numPr>
          <w:ilvl w:val="0"/>
          <w:numId w:val="45"/>
        </w:numPr>
        <w:rPr>
          <w:b/>
          <w:bCs/>
        </w:rPr>
      </w:pPr>
      <w:r>
        <w:rPr>
          <w:b/>
          <w:bCs/>
        </w:rPr>
        <w:t>COMPLETION OF INVESTIGATIONS OF QUALIFYING CRASHES</w:t>
      </w:r>
    </w:p>
    <w:p w14:paraId="63BCDD6F" w14:textId="77777777" w:rsidR="00BA3A57" w:rsidRDefault="00BA3A57" w:rsidP="00BA3A57">
      <w:pPr>
        <w:pStyle w:val="BodyText"/>
        <w:ind w:left="720"/>
      </w:pPr>
      <w:r w:rsidRPr="00C224A6">
        <w:t>Score as listed for each of the following responses to</w:t>
      </w:r>
      <w:r>
        <w:t>:</w:t>
      </w:r>
    </w:p>
    <w:p w14:paraId="5F87DB57" w14:textId="77777777" w:rsidR="00BA3A57" w:rsidRDefault="00BA3A57" w:rsidP="00BA3A57">
      <w:pPr>
        <w:pStyle w:val="BodyText"/>
        <w:ind w:left="720"/>
      </w:pPr>
      <w:r>
        <w:t xml:space="preserve">IC-4 1.1.21 </w:t>
      </w:r>
      <w:r w:rsidRPr="00C13A1E">
        <w:t>What percent</w:t>
      </w:r>
      <w:r>
        <w:t xml:space="preserve"> </w:t>
      </w:r>
      <w:r w:rsidRPr="00C13A1E">
        <w:t xml:space="preserve">of </w:t>
      </w:r>
      <w:r w:rsidRPr="004329BF">
        <w:rPr>
          <w:b/>
          <w:bCs/>
        </w:rPr>
        <w:t>qualifying crashes</w:t>
      </w:r>
      <w:r w:rsidRPr="00C13A1E">
        <w:t xml:space="preserve"> </w:t>
      </w:r>
      <w:r>
        <w:t xml:space="preserve">in your agency </w:t>
      </w:r>
      <w:r w:rsidRPr="00C13A1E">
        <w:t xml:space="preserve">are subject to </w:t>
      </w:r>
      <w:r>
        <w:t xml:space="preserve">a </w:t>
      </w:r>
      <w:r w:rsidRPr="004329BF">
        <w:rPr>
          <w:b/>
          <w:bCs/>
        </w:rPr>
        <w:t>post-crash investigation</w:t>
      </w:r>
      <w:r w:rsidRPr="00C13A1E">
        <w:t>?</w:t>
      </w:r>
    </w:p>
    <w:tbl>
      <w:tblPr>
        <w:tblStyle w:val="GridTable4-Accent6"/>
        <w:tblW w:w="0" w:type="auto"/>
        <w:tblInd w:w="765" w:type="dxa"/>
        <w:tblLook w:val="04A0" w:firstRow="1" w:lastRow="0" w:firstColumn="1" w:lastColumn="0" w:noHBand="0" w:noVBand="1"/>
      </w:tblPr>
      <w:tblGrid>
        <w:gridCol w:w="3010"/>
        <w:gridCol w:w="1170"/>
      </w:tblGrid>
      <w:tr w:rsidR="00BA3A57" w14:paraId="0FB7A184"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shd w:val="clear" w:color="auto" w:fill="001646" w:themeFill="accent1"/>
          </w:tcPr>
          <w:p w14:paraId="79F687A5"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Response</w:t>
            </w:r>
          </w:p>
        </w:tc>
        <w:tc>
          <w:tcPr>
            <w:tcW w:w="1170" w:type="dxa"/>
            <w:shd w:val="clear" w:color="auto" w:fill="001646" w:themeFill="accent1"/>
          </w:tcPr>
          <w:p w14:paraId="01BECC7E"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Score</w:t>
            </w:r>
          </w:p>
        </w:tc>
      </w:tr>
      <w:tr w:rsidR="00BA3A57" w14:paraId="0DD65F9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12BC1116"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75% or More</w:t>
            </w:r>
          </w:p>
        </w:tc>
        <w:tc>
          <w:tcPr>
            <w:tcW w:w="1170" w:type="dxa"/>
          </w:tcPr>
          <w:p w14:paraId="53E83216"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w:t>
            </w:r>
          </w:p>
        </w:tc>
      </w:tr>
      <w:tr w:rsidR="00BA3A57" w14:paraId="06E3FD6C"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3010" w:type="dxa"/>
          </w:tcPr>
          <w:p w14:paraId="741D14E4"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50% to 74%</w:t>
            </w:r>
          </w:p>
        </w:tc>
        <w:tc>
          <w:tcPr>
            <w:tcW w:w="1170" w:type="dxa"/>
          </w:tcPr>
          <w:p w14:paraId="1AB75927"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½ </w:t>
            </w:r>
          </w:p>
        </w:tc>
      </w:tr>
      <w:tr w:rsidR="00BA3A57" w14:paraId="5698D4C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0" w:type="dxa"/>
          </w:tcPr>
          <w:p w14:paraId="737DB9F3"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25% to 49%</w:t>
            </w:r>
          </w:p>
        </w:tc>
        <w:tc>
          <w:tcPr>
            <w:tcW w:w="1170" w:type="dxa"/>
          </w:tcPr>
          <w:p w14:paraId="39539571"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¼ </w:t>
            </w:r>
          </w:p>
        </w:tc>
      </w:tr>
    </w:tbl>
    <w:p w14:paraId="402705F8" w14:textId="77777777" w:rsidR="00BA3A57" w:rsidRDefault="00BA3A57" w:rsidP="00BA3A57"/>
    <w:p w14:paraId="341CDFB9" w14:textId="77777777" w:rsidR="00BA3A57" w:rsidRPr="0076206C" w:rsidRDefault="00BA3A57" w:rsidP="00BA3A57">
      <w:pPr>
        <w:pStyle w:val="BodyText"/>
        <w:numPr>
          <w:ilvl w:val="0"/>
          <w:numId w:val="45"/>
        </w:numPr>
        <w:rPr>
          <w:b/>
          <w:bCs/>
        </w:rPr>
      </w:pPr>
      <w:r>
        <w:rPr>
          <w:b/>
          <w:bCs/>
        </w:rPr>
        <w:t>STORES CRASH AND INVESTIGATION DATA IN ELECTRONIC FORMAT</w:t>
      </w:r>
    </w:p>
    <w:p w14:paraId="52BF93DF" w14:textId="77777777" w:rsidR="00BA3A57" w:rsidRDefault="00BA3A57" w:rsidP="00BA3A57">
      <w:pPr>
        <w:pStyle w:val="BodyText"/>
        <w:ind w:left="720"/>
      </w:pPr>
      <w:r w:rsidRPr="00F1565A">
        <w:t xml:space="preserve">Score as </w:t>
      </w:r>
      <w:r>
        <w:rPr>
          <w:b/>
          <w:bCs/>
        </w:rPr>
        <w:t xml:space="preserve">0.2 </w:t>
      </w:r>
      <w:r w:rsidRPr="008C45FF">
        <w:rPr>
          <w:b/>
          <w:bCs/>
        </w:rPr>
        <w:t>for each</w:t>
      </w:r>
      <w:r w:rsidRPr="00F1565A">
        <w:t xml:space="preserve"> of the following </w:t>
      </w:r>
      <w:r>
        <w:t xml:space="preserve">that </w:t>
      </w:r>
      <w:r w:rsidRPr="00F1565A">
        <w:t>items have the given response:</w:t>
      </w:r>
    </w:p>
    <w:tbl>
      <w:tblPr>
        <w:tblStyle w:val="GridTable4-Accent6"/>
        <w:tblW w:w="0" w:type="auto"/>
        <w:tblInd w:w="765" w:type="dxa"/>
        <w:tblLook w:val="04A0" w:firstRow="1" w:lastRow="0" w:firstColumn="1" w:lastColumn="0" w:noHBand="0" w:noVBand="1"/>
      </w:tblPr>
      <w:tblGrid>
        <w:gridCol w:w="1030"/>
        <w:gridCol w:w="6030"/>
        <w:gridCol w:w="2245"/>
      </w:tblGrid>
      <w:tr w:rsidR="00BA3A57" w14:paraId="6B643CDE"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shd w:val="clear" w:color="auto" w:fill="001646" w:themeFill="accent1"/>
          </w:tcPr>
          <w:p w14:paraId="1A98BFC9"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lastRenderedPageBreak/>
              <w:t>IC</w:t>
            </w:r>
          </w:p>
        </w:tc>
        <w:tc>
          <w:tcPr>
            <w:tcW w:w="6030" w:type="dxa"/>
            <w:shd w:val="clear" w:color="auto" w:fill="001646" w:themeFill="accent1"/>
          </w:tcPr>
          <w:p w14:paraId="71023977"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Item</w:t>
            </w:r>
          </w:p>
        </w:tc>
        <w:tc>
          <w:tcPr>
            <w:tcW w:w="2245" w:type="dxa"/>
            <w:shd w:val="clear" w:color="auto" w:fill="001646" w:themeFill="accent1"/>
          </w:tcPr>
          <w:p w14:paraId="7D6373F3"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Response</w:t>
            </w:r>
          </w:p>
        </w:tc>
      </w:tr>
      <w:tr w:rsidR="00BA3A57" w14:paraId="72FEAB3D"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Pr>
          <w:p w14:paraId="7F7FF9C5"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6B9DF4C6"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1.2.3 How does your State store </w:t>
            </w:r>
            <w:r w:rsidRPr="00131C56">
              <w:rPr>
                <w:rFonts w:asciiTheme="majorHAnsi" w:hAnsiTheme="majorHAnsi" w:cstheme="majorHAnsi"/>
                <w:b/>
                <w:sz w:val="18"/>
                <w:szCs w:val="18"/>
              </w:rPr>
              <w:t>police crash report</w:t>
            </w:r>
            <w:r w:rsidRPr="00131C56">
              <w:rPr>
                <w:rFonts w:asciiTheme="majorHAnsi" w:hAnsiTheme="majorHAnsi" w:cstheme="majorHAnsi"/>
                <w:sz w:val="18"/>
                <w:szCs w:val="18"/>
              </w:rPr>
              <w:t xml:space="preserve"> </w:t>
            </w:r>
            <w:r w:rsidRPr="004329BF">
              <w:rPr>
                <w:rFonts w:asciiTheme="majorHAnsi" w:hAnsiTheme="majorHAnsi" w:cstheme="majorHAnsi"/>
                <w:b/>
                <w:sz w:val="18"/>
                <w:szCs w:val="18"/>
              </w:rPr>
              <w:t>(PCR</w:t>
            </w:r>
            <w:r w:rsidRPr="00131C56">
              <w:rPr>
                <w:rFonts w:asciiTheme="majorHAnsi" w:hAnsiTheme="majorHAnsi" w:cstheme="majorHAnsi"/>
                <w:b/>
                <w:sz w:val="18"/>
                <w:szCs w:val="18"/>
              </w:rPr>
              <w:t>)</w:t>
            </w:r>
            <w:r w:rsidRPr="00131C56">
              <w:rPr>
                <w:rFonts w:asciiTheme="majorHAnsi" w:hAnsiTheme="majorHAnsi" w:cstheme="majorHAnsi"/>
                <w:sz w:val="18"/>
                <w:szCs w:val="18"/>
              </w:rPr>
              <w:t xml:space="preserve"> </w:t>
            </w:r>
            <w:r w:rsidRPr="004329BF">
              <w:rPr>
                <w:rFonts w:asciiTheme="majorHAnsi" w:hAnsiTheme="majorHAnsi" w:cstheme="majorHAnsi"/>
                <w:b/>
                <w:sz w:val="18"/>
                <w:szCs w:val="18"/>
              </w:rPr>
              <w:t>data</w:t>
            </w:r>
            <w:r w:rsidRPr="00131C56">
              <w:rPr>
                <w:rFonts w:asciiTheme="majorHAnsi" w:hAnsiTheme="majorHAnsi" w:cstheme="majorHAnsi"/>
                <w:sz w:val="18"/>
                <w:szCs w:val="18"/>
              </w:rPr>
              <w:t xml:space="preserve">? </w:t>
            </w:r>
          </w:p>
        </w:tc>
        <w:tc>
          <w:tcPr>
            <w:tcW w:w="2245" w:type="dxa"/>
          </w:tcPr>
          <w:p w14:paraId="25C433A9"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Local server (electronic storage)</w:t>
            </w:r>
          </w:p>
        </w:tc>
      </w:tr>
      <w:tr w:rsidR="00BA3A57" w14:paraId="03717730"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030" w:type="dxa"/>
          </w:tcPr>
          <w:p w14:paraId="2EFC42FD"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1EA2B941"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1.2.5 How does your State store </w:t>
            </w:r>
            <w:r w:rsidRPr="004329BF">
              <w:rPr>
                <w:rFonts w:asciiTheme="majorHAnsi" w:hAnsiTheme="majorHAnsi" w:cstheme="majorHAnsi"/>
                <w:b/>
                <w:sz w:val="18"/>
                <w:szCs w:val="18"/>
              </w:rPr>
              <w:t>CMV supplemental data</w:t>
            </w:r>
            <w:r w:rsidRPr="00131C56">
              <w:rPr>
                <w:rFonts w:asciiTheme="majorHAnsi" w:hAnsiTheme="majorHAnsi" w:cstheme="majorHAnsi"/>
                <w:sz w:val="18"/>
                <w:szCs w:val="18"/>
              </w:rPr>
              <w:t xml:space="preserve">? </w:t>
            </w:r>
          </w:p>
        </w:tc>
        <w:tc>
          <w:tcPr>
            <w:tcW w:w="2245" w:type="dxa"/>
          </w:tcPr>
          <w:p w14:paraId="63A9C82E"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Local server (electronic storage)</w:t>
            </w:r>
          </w:p>
        </w:tc>
      </w:tr>
      <w:tr w:rsidR="00BA3A57" w14:paraId="1FC686BB"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Pr>
          <w:p w14:paraId="32F6242F"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27D6FE4F"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1.2.6 Does your State have any of the following mechanisms for sharing </w:t>
            </w:r>
            <w:r w:rsidRPr="004329BF">
              <w:rPr>
                <w:rFonts w:asciiTheme="majorHAnsi" w:hAnsiTheme="majorHAnsi" w:cstheme="majorHAnsi"/>
                <w:b/>
                <w:sz w:val="18"/>
                <w:szCs w:val="18"/>
              </w:rPr>
              <w:t>crash data</w:t>
            </w:r>
            <w:r w:rsidRPr="00131C56">
              <w:rPr>
                <w:rFonts w:asciiTheme="majorHAnsi" w:hAnsiTheme="majorHAnsi" w:cstheme="majorHAnsi"/>
                <w:sz w:val="18"/>
                <w:szCs w:val="18"/>
              </w:rPr>
              <w:t xml:space="preserve"> with FMCSA? </w:t>
            </w:r>
          </w:p>
        </w:tc>
        <w:tc>
          <w:tcPr>
            <w:tcW w:w="2245" w:type="dxa"/>
          </w:tcPr>
          <w:p w14:paraId="7DE6F15D"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Web service OR Data export</w:t>
            </w:r>
          </w:p>
        </w:tc>
      </w:tr>
      <w:tr w:rsidR="00BA3A57" w14:paraId="24C3D26C"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030" w:type="dxa"/>
          </w:tcPr>
          <w:p w14:paraId="1E2B76D9"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047B1E2E"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1.2.9 How does your agency store </w:t>
            </w:r>
            <w:r w:rsidRPr="004329BF">
              <w:rPr>
                <w:rFonts w:asciiTheme="majorHAnsi" w:hAnsiTheme="majorHAnsi" w:cstheme="majorHAnsi"/>
                <w:b/>
                <w:sz w:val="18"/>
                <w:szCs w:val="18"/>
              </w:rPr>
              <w:t>post-crash investigation</w:t>
            </w:r>
            <w:r w:rsidRPr="00131C56">
              <w:rPr>
                <w:rFonts w:asciiTheme="majorHAnsi" w:hAnsiTheme="majorHAnsi" w:cstheme="majorHAnsi"/>
                <w:sz w:val="18"/>
                <w:szCs w:val="18"/>
              </w:rPr>
              <w:t xml:space="preserve"> </w:t>
            </w:r>
            <w:r w:rsidRPr="004329BF">
              <w:rPr>
                <w:rFonts w:asciiTheme="majorHAnsi" w:hAnsiTheme="majorHAnsi" w:cstheme="majorHAnsi"/>
                <w:b/>
                <w:sz w:val="18"/>
                <w:szCs w:val="18"/>
              </w:rPr>
              <w:t>data</w:t>
            </w:r>
            <w:r w:rsidRPr="00131C56">
              <w:rPr>
                <w:rFonts w:asciiTheme="majorHAnsi" w:hAnsiTheme="majorHAnsi" w:cstheme="majorHAnsi"/>
                <w:sz w:val="18"/>
                <w:szCs w:val="18"/>
              </w:rPr>
              <w:t xml:space="preserve">? </w:t>
            </w:r>
          </w:p>
        </w:tc>
        <w:tc>
          <w:tcPr>
            <w:tcW w:w="2245" w:type="dxa"/>
          </w:tcPr>
          <w:p w14:paraId="024178CC"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Electronic State crash data repository OR Local server (electronic storage)</w:t>
            </w:r>
          </w:p>
        </w:tc>
      </w:tr>
      <w:tr w:rsidR="00BA3A57" w14:paraId="62F7329C"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30" w:type="dxa"/>
          </w:tcPr>
          <w:p w14:paraId="076C4871"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w:t>
            </w:r>
          </w:p>
        </w:tc>
        <w:tc>
          <w:tcPr>
            <w:tcW w:w="6030" w:type="dxa"/>
          </w:tcPr>
          <w:p w14:paraId="6023BAF1"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 xml:space="preserve">1.2.13 Does your agency have any of the following mechanisms for sharing </w:t>
            </w:r>
            <w:r w:rsidRPr="004329BF">
              <w:rPr>
                <w:rFonts w:asciiTheme="majorHAnsi" w:hAnsiTheme="majorHAnsi" w:cstheme="majorHAnsi"/>
                <w:b/>
                <w:sz w:val="18"/>
                <w:szCs w:val="18"/>
              </w:rPr>
              <w:t>crash reconstruction data</w:t>
            </w:r>
            <w:r w:rsidRPr="00131C56">
              <w:rPr>
                <w:rFonts w:asciiTheme="majorHAnsi" w:hAnsiTheme="majorHAnsi" w:cstheme="majorHAnsi"/>
                <w:sz w:val="18"/>
                <w:szCs w:val="18"/>
              </w:rPr>
              <w:t xml:space="preserve"> with FMCSA? </w:t>
            </w:r>
          </w:p>
        </w:tc>
        <w:tc>
          <w:tcPr>
            <w:tcW w:w="2245" w:type="dxa"/>
          </w:tcPr>
          <w:p w14:paraId="55C7899D"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Web Service OR Data Export</w:t>
            </w:r>
          </w:p>
        </w:tc>
      </w:tr>
    </w:tbl>
    <w:p w14:paraId="405D7E10" w14:textId="77777777" w:rsidR="00BA3A57" w:rsidRDefault="00BA3A57" w:rsidP="00BA3A57">
      <w:pPr>
        <w:pStyle w:val="BodyText"/>
      </w:pPr>
      <w:r w:rsidRPr="006D6E48">
        <w:t>With these criteria, the minimal possible ICS is 0 and the maximal is 11.5.</w:t>
      </w:r>
    </w:p>
    <w:p w14:paraId="5DB9FB29" w14:textId="77777777" w:rsidR="00BA3A57" w:rsidRDefault="00BA3A57" w:rsidP="00BA3A57">
      <w:pPr>
        <w:pStyle w:val="Heading2"/>
      </w:pPr>
      <w:bookmarkStart w:id="99" w:name="_Toc191042326"/>
      <w:r>
        <w:t>Survey Scoring Results</w:t>
      </w:r>
      <w:bookmarkEnd w:id="99"/>
    </w:p>
    <w:p w14:paraId="42E53B72" w14:textId="77777777" w:rsidR="00BA3A57" w:rsidRDefault="00BA3A57" w:rsidP="00BA3A57">
      <w:pPr>
        <w:pStyle w:val="BodyText"/>
      </w:pPr>
      <w:r w:rsidRPr="006D6E48">
        <w:t>Descriptives statistics for the ICS are in</w:t>
      </w:r>
      <w:r>
        <w:t xml:space="preserve"> </w:t>
      </w:r>
      <w:r>
        <w:fldChar w:fldCharType="begin"/>
      </w:r>
      <w:r>
        <w:instrText xml:space="preserve"> REF _Ref180662551 \h </w:instrText>
      </w:r>
      <w:r>
        <w:fldChar w:fldCharType="separate"/>
      </w:r>
      <w:r>
        <w:t xml:space="preserve">Table </w:t>
      </w:r>
      <w:r>
        <w:rPr>
          <w:noProof/>
        </w:rPr>
        <w:t>4</w:t>
      </w:r>
      <w:r>
        <w:fldChar w:fldCharType="end"/>
      </w:r>
      <w:r w:rsidRPr="006D6E48">
        <w:t>.</w:t>
      </w:r>
    </w:p>
    <w:p w14:paraId="6F265F4D" w14:textId="77777777" w:rsidR="00BA3A57" w:rsidRDefault="00BA3A57" w:rsidP="00BA3A57">
      <w:pPr>
        <w:pStyle w:val="Caption"/>
        <w:keepNext/>
      </w:pPr>
      <w:bookmarkStart w:id="100" w:name="_Ref180662551"/>
      <w:r>
        <w:t xml:space="preserve">Table </w:t>
      </w:r>
      <w:fldSimple w:instr=" SEQ Table \* ARABIC ">
        <w:r>
          <w:rPr>
            <w:noProof/>
          </w:rPr>
          <w:t>4</w:t>
        </w:r>
      </w:fldSimple>
      <w:bookmarkEnd w:id="100"/>
      <w:r>
        <w:t>. Statistics for ICS across all States</w:t>
      </w:r>
    </w:p>
    <w:tbl>
      <w:tblPr>
        <w:tblStyle w:val="GridTable4-Accent6"/>
        <w:tblW w:w="0" w:type="auto"/>
        <w:tblLook w:val="0480" w:firstRow="0" w:lastRow="0" w:firstColumn="1" w:lastColumn="0" w:noHBand="0" w:noVBand="1"/>
      </w:tblPr>
      <w:tblGrid>
        <w:gridCol w:w="6197"/>
        <w:gridCol w:w="1529"/>
      </w:tblGrid>
      <w:tr w:rsidR="00BA3A57" w14:paraId="654F3DB5"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197" w:type="dxa"/>
          </w:tcPr>
          <w:p w14:paraId="2E22F37A"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Mean</w:t>
            </w:r>
          </w:p>
        </w:tc>
        <w:tc>
          <w:tcPr>
            <w:tcW w:w="1529" w:type="dxa"/>
          </w:tcPr>
          <w:p w14:paraId="0DE35562"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6.928</w:t>
            </w:r>
          </w:p>
        </w:tc>
      </w:tr>
      <w:tr w:rsidR="00BA3A57" w14:paraId="320E8EC2"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6197" w:type="dxa"/>
          </w:tcPr>
          <w:p w14:paraId="2BFF2FEF"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Standard deviation</w:t>
            </w:r>
          </w:p>
        </w:tc>
        <w:tc>
          <w:tcPr>
            <w:tcW w:w="1529" w:type="dxa"/>
          </w:tcPr>
          <w:p w14:paraId="77DE9BDE"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2.838</w:t>
            </w:r>
          </w:p>
        </w:tc>
      </w:tr>
      <w:tr w:rsidR="00BA3A57" w14:paraId="56A78B1C"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197" w:type="dxa"/>
          </w:tcPr>
          <w:p w14:paraId="73876CBC"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Minimum</w:t>
            </w:r>
          </w:p>
        </w:tc>
        <w:tc>
          <w:tcPr>
            <w:tcW w:w="1529" w:type="dxa"/>
          </w:tcPr>
          <w:p w14:paraId="2D635458"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0.700</w:t>
            </w:r>
          </w:p>
        </w:tc>
      </w:tr>
      <w:tr w:rsidR="00BA3A57" w14:paraId="0D1E716C"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6197" w:type="dxa"/>
          </w:tcPr>
          <w:p w14:paraId="74909486"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1st Quartile</w:t>
            </w:r>
          </w:p>
        </w:tc>
        <w:tc>
          <w:tcPr>
            <w:tcW w:w="1529" w:type="dxa"/>
          </w:tcPr>
          <w:p w14:paraId="699ED356"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4.900</w:t>
            </w:r>
          </w:p>
        </w:tc>
      </w:tr>
      <w:tr w:rsidR="00BA3A57" w14:paraId="1A545C1B"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197" w:type="dxa"/>
          </w:tcPr>
          <w:p w14:paraId="63F1F447"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Median</w:t>
            </w:r>
          </w:p>
        </w:tc>
        <w:tc>
          <w:tcPr>
            <w:tcW w:w="1529" w:type="dxa"/>
          </w:tcPr>
          <w:p w14:paraId="543542E6"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7.600</w:t>
            </w:r>
          </w:p>
        </w:tc>
      </w:tr>
      <w:tr w:rsidR="00BA3A57" w14:paraId="747279C9"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6197" w:type="dxa"/>
          </w:tcPr>
          <w:p w14:paraId="315E3686"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3rd Quartile</w:t>
            </w:r>
          </w:p>
        </w:tc>
        <w:tc>
          <w:tcPr>
            <w:tcW w:w="1529" w:type="dxa"/>
          </w:tcPr>
          <w:p w14:paraId="065E8DCC"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9.400</w:t>
            </w:r>
          </w:p>
        </w:tc>
      </w:tr>
      <w:tr w:rsidR="00BA3A57" w14:paraId="19E2974C"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197" w:type="dxa"/>
          </w:tcPr>
          <w:p w14:paraId="66B71A70"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lastRenderedPageBreak/>
              <w:t>Maximum</w:t>
            </w:r>
          </w:p>
        </w:tc>
        <w:tc>
          <w:tcPr>
            <w:tcW w:w="1529" w:type="dxa"/>
          </w:tcPr>
          <w:p w14:paraId="197E35CC"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10.600</w:t>
            </w:r>
          </w:p>
        </w:tc>
      </w:tr>
      <w:tr w:rsidR="00BA3A57" w14:paraId="25DAE9C0"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6197" w:type="dxa"/>
          </w:tcPr>
          <w:p w14:paraId="24D2FD54"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Skewness</w:t>
            </w:r>
          </w:p>
        </w:tc>
        <w:tc>
          <w:tcPr>
            <w:tcW w:w="1529" w:type="dxa"/>
          </w:tcPr>
          <w:p w14:paraId="4D4D3444" w14:textId="77777777" w:rsidR="00BA3A57" w:rsidRPr="00131C56"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-0.664</w:t>
            </w:r>
          </w:p>
        </w:tc>
      </w:tr>
      <w:tr w:rsidR="00BA3A57" w14:paraId="6B4D6F56"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197" w:type="dxa"/>
          </w:tcPr>
          <w:p w14:paraId="5A462472"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Kurtosis</w:t>
            </w:r>
          </w:p>
        </w:tc>
        <w:tc>
          <w:tcPr>
            <w:tcW w:w="1529" w:type="dxa"/>
          </w:tcPr>
          <w:p w14:paraId="4FF0FE02" w14:textId="77777777" w:rsidR="00BA3A57" w:rsidRPr="00131C56"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-0.655</w:t>
            </w:r>
          </w:p>
        </w:tc>
      </w:tr>
    </w:tbl>
    <w:p w14:paraId="14B52391" w14:textId="77777777" w:rsidR="00BA3A57" w:rsidRPr="006D6E48" w:rsidRDefault="00BA3A57" w:rsidP="00BA3A57">
      <w:pPr>
        <w:pStyle w:val="BodyText"/>
      </w:pPr>
      <w:r w:rsidRPr="006D6E48">
        <w:t xml:space="preserve">States’ ICSs vary over almost the entire range of possible values. The distribution of ICS is generally bell-shaped while somewhat skewed toward higher scores. The average intercorrelation among the criteria scores was fairly low (0.283), with values ranging from –0.104 to 0.744, consistent with ICS being a composite score of investigative capability on several dimensions. These statistics suggest that ICS will be effective in distinguishing </w:t>
      </w:r>
      <w:r>
        <w:t>S/J</w:t>
      </w:r>
      <w:r w:rsidRPr="006D6E48">
        <w:t xml:space="preserve">s on investigative capability. </w:t>
      </w:r>
    </w:p>
    <w:p w14:paraId="042225C1" w14:textId="77777777" w:rsidR="00BA3A57" w:rsidRPr="006D6E48" w:rsidRDefault="00BA3A57" w:rsidP="00BA3A57">
      <w:pPr>
        <w:pStyle w:val="BodyText"/>
      </w:pPr>
      <w:r w:rsidRPr="006D6E48">
        <w:t>ICS is not significantly correlated with the States’ fatality crash rate of CMVs per vehicle-mile traveled (</w:t>
      </w:r>
      <w:r w:rsidRPr="006D6E48">
        <w:rPr>
          <w:i/>
          <w:iCs/>
        </w:rPr>
        <w:t>r</w:t>
      </w:r>
      <w:r w:rsidRPr="006D6E48">
        <w:t xml:space="preserve"> = –0.228, Fisher </w:t>
      </w:r>
      <w:r w:rsidRPr="006D6E48">
        <w:rPr>
          <w:i/>
          <w:iCs/>
        </w:rPr>
        <w:t>z</w:t>
      </w:r>
      <w:r w:rsidRPr="006D6E48">
        <w:t xml:space="preserve"> = –1.57, </w:t>
      </w:r>
      <w:r w:rsidRPr="006D6E48">
        <w:rPr>
          <w:i/>
          <w:iCs/>
        </w:rPr>
        <w:t>p</w:t>
      </w:r>
      <w:r w:rsidRPr="006D6E48">
        <w:t xml:space="preserve"> = 0.116), indicating that recruiting States by ICS does not necessarily bias the sample towards </w:t>
      </w:r>
      <w:r>
        <w:t>S/J</w:t>
      </w:r>
      <w:r w:rsidRPr="006D6E48">
        <w:t xml:space="preserve">s with better or worse crash records. A plan for thorough assessment of the sample for bias is detailed in </w:t>
      </w:r>
      <w:r>
        <w:fldChar w:fldCharType="begin"/>
      </w:r>
      <w:r>
        <w:instrText xml:space="preserve"> REF _Ref180659485 \h </w:instrText>
      </w:r>
      <w:r>
        <w:fldChar w:fldCharType="separate"/>
      </w:r>
      <w:r w:rsidRPr="006D6E48">
        <w:t>Coverage Bias Measurement and Correction</w:t>
      </w:r>
      <w:r>
        <w:fldChar w:fldCharType="end"/>
      </w:r>
      <w:r>
        <w:t xml:space="preserve">, page </w:t>
      </w:r>
      <w:r>
        <w:fldChar w:fldCharType="begin"/>
      </w:r>
      <w:r>
        <w:instrText xml:space="preserve"> PAGEREF _Ref180659485 \h </w:instrText>
      </w:r>
      <w:r>
        <w:fldChar w:fldCharType="separate"/>
      </w:r>
      <w:r>
        <w:rPr>
          <w:noProof/>
        </w:rPr>
        <w:t>57</w:t>
      </w:r>
      <w:r>
        <w:fldChar w:fldCharType="end"/>
      </w:r>
      <w:r>
        <w:t>.</w:t>
      </w:r>
    </w:p>
    <w:p w14:paraId="2D0F19CF" w14:textId="77777777" w:rsidR="00BA3A57" w:rsidRPr="006D6E48" w:rsidRDefault="00BA3A57" w:rsidP="00BA3A57">
      <w:pPr>
        <w:pStyle w:val="Heading1"/>
      </w:pPr>
      <w:bookmarkStart w:id="101" w:name="_Toc152146222"/>
      <w:bookmarkStart w:id="102" w:name="_Toc179381202"/>
      <w:bookmarkStart w:id="103" w:name="_Toc191042327"/>
      <w:r w:rsidRPr="006D6E48">
        <w:t>Regional Stratification</w:t>
      </w:r>
      <w:bookmarkEnd w:id="101"/>
      <w:bookmarkEnd w:id="102"/>
      <w:bookmarkEnd w:id="103"/>
    </w:p>
    <w:p w14:paraId="375DD29F" w14:textId="77777777" w:rsidR="00BA3A57" w:rsidRPr="006D6E48" w:rsidRDefault="00BA3A57" w:rsidP="00BA3A57">
      <w:pPr>
        <w:pStyle w:val="BodyText"/>
      </w:pPr>
      <w:r w:rsidRPr="006D6E48">
        <w:t xml:space="preserve">To assist in obtaining a broad, nationally representative sample of crashes and to control for variability among regions of the country, the sample is stratified by geographic region. All States are grouped into one of the regions of the U.S. </w:t>
      </w:r>
      <w:r>
        <w:t xml:space="preserve">as </w:t>
      </w:r>
      <w:r w:rsidRPr="006D6E48">
        <w:t>defined in</w:t>
      </w:r>
      <w:r>
        <w:t xml:space="preserve"> </w:t>
      </w:r>
      <w:r>
        <w:fldChar w:fldCharType="begin"/>
      </w:r>
      <w:r>
        <w:instrText xml:space="preserve"> REF _Ref180662571 \h </w:instrText>
      </w:r>
      <w:r>
        <w:fldChar w:fldCharType="separate"/>
      </w:r>
      <w:r>
        <w:t xml:space="preserve">Table </w:t>
      </w:r>
      <w:r>
        <w:rPr>
          <w:noProof/>
        </w:rPr>
        <w:t>5</w:t>
      </w:r>
      <w:r>
        <w:fldChar w:fldCharType="end"/>
      </w:r>
      <w:r>
        <w:t xml:space="preserve"> </w:t>
      </w:r>
      <w:r w:rsidRPr="006D6E48">
        <w:t>and shown i</w:t>
      </w:r>
      <w:r>
        <w:t xml:space="preserve">n </w:t>
      </w:r>
      <w:r>
        <w:fldChar w:fldCharType="begin"/>
      </w:r>
      <w:r>
        <w:instrText xml:space="preserve"> REF _Ref180662626 \h </w:instrText>
      </w:r>
      <w:r>
        <w:fldChar w:fldCharType="separate"/>
      </w:r>
      <w:r>
        <w:t xml:space="preserve">Figure </w:t>
      </w:r>
      <w:r>
        <w:rPr>
          <w:noProof/>
        </w:rPr>
        <w:t>1</w:t>
      </w:r>
      <w:r>
        <w:fldChar w:fldCharType="end"/>
      </w:r>
      <w:r w:rsidRPr="006D6E48">
        <w:t xml:space="preserve">. Data from NHTSA’s FARS for 2020 and 2021 indicates that these regions historically contain approximately the same number of either medium- or heavy-duty trucks involved in fatal crashes and are thus suitable for both the </w:t>
      </w:r>
      <w:r>
        <w:t>Heavy-Duty Truck Study</w:t>
      </w:r>
      <w:r w:rsidRPr="006D6E48">
        <w:t xml:space="preserve"> and a proposed follow-on study for</w:t>
      </w:r>
      <w:r>
        <w:t xml:space="preserve"> crashes involving</w:t>
      </w:r>
      <w:r w:rsidRPr="006D6E48">
        <w:t xml:space="preserve"> medium-duty trucks (see</w:t>
      </w:r>
      <w:r>
        <w:t xml:space="preserve"> </w:t>
      </w:r>
      <w:r>
        <w:fldChar w:fldCharType="begin"/>
      </w:r>
      <w:r>
        <w:instrText xml:space="preserve"> REF _Ref180651592 \h </w:instrText>
      </w:r>
      <w:r>
        <w:fldChar w:fldCharType="separate"/>
      </w:r>
      <w:r>
        <w:t xml:space="preserve">Table </w:t>
      </w:r>
      <w:r>
        <w:rPr>
          <w:noProof/>
        </w:rPr>
        <w:t>6</w:t>
      </w:r>
      <w:r>
        <w:fldChar w:fldCharType="end"/>
      </w:r>
      <w:r w:rsidRPr="006D6E48">
        <w:t xml:space="preserve">). </w:t>
      </w:r>
    </w:p>
    <w:p w14:paraId="2565EEFC" w14:textId="77777777" w:rsidR="00BA3A57" w:rsidRPr="006D6E48" w:rsidRDefault="00BA3A57" w:rsidP="00BA3A57">
      <w:pPr>
        <w:pStyle w:val="BodyText"/>
      </w:pPr>
      <w:r w:rsidRPr="006D6E48">
        <w:t xml:space="preserve">To stratify the sample by region, States are recruited for </w:t>
      </w:r>
      <w:r>
        <w:t>Heavy-Duty Truck Study</w:t>
      </w:r>
      <w:r w:rsidRPr="006D6E48">
        <w:t xml:space="preserve"> participation such that the sample of qualifying crashes from each region is predicted to be approximately equal. The predicted number of qualifying crashes during the data collection period is indicated by the FARS 2020-2021 data, so stratification is performed by recruiting States such that the total </w:t>
      </w:r>
      <w:r>
        <w:t xml:space="preserve">number </w:t>
      </w:r>
      <w:r w:rsidRPr="006D6E48">
        <w:t>of 2020-2021 qualifying crashes from each region is about the same. Recent data suggest the predicted number of crashes will be within a few percent of historic averages</w:t>
      </w:r>
      <w:sdt>
        <w:sdtPr>
          <w:id w:val="-687055327"/>
          <w:citation/>
        </w:sdtPr>
        <w:sdtContent>
          <w:r w:rsidRPr="006D6E48">
            <w:fldChar w:fldCharType="begin"/>
          </w:r>
          <w:r w:rsidRPr="006D6E48">
            <w:instrText xml:space="preserve">CITATION FMC20 \l 1033 </w:instrText>
          </w:r>
          <w:r w:rsidRPr="006D6E48">
            <w:fldChar w:fldCharType="separate"/>
          </w:r>
          <w:r>
            <w:rPr>
              <w:noProof/>
            </w:rPr>
            <w:t xml:space="preserve"> </w:t>
          </w:r>
          <w:r w:rsidRPr="00777ECF">
            <w:rPr>
              <w:noProof/>
            </w:rPr>
            <w:t>[10]</w:t>
          </w:r>
          <w:r w:rsidRPr="006D6E48">
            <w:fldChar w:fldCharType="end"/>
          </w:r>
        </w:sdtContent>
      </w:sdt>
      <w:r w:rsidRPr="006D6E48">
        <w:t xml:space="preserve">. </w:t>
      </w:r>
    </w:p>
    <w:p w14:paraId="528E0F7D" w14:textId="77777777" w:rsidR="00BA3A57" w:rsidRPr="006D6E48" w:rsidRDefault="00BA3A57" w:rsidP="00BA3A57">
      <w:pPr>
        <w:pStyle w:val="BodyText"/>
      </w:pPr>
      <w:r w:rsidRPr="006D6E48">
        <w:t>As seen in</w:t>
      </w:r>
      <w:r>
        <w:t xml:space="preserve"> </w:t>
      </w:r>
      <w:r>
        <w:fldChar w:fldCharType="begin"/>
      </w:r>
      <w:r>
        <w:instrText xml:space="preserve"> REF _Ref180662571 \h </w:instrText>
      </w:r>
      <w:r>
        <w:fldChar w:fldCharType="separate"/>
      </w:r>
      <w:r>
        <w:t xml:space="preserve">Table </w:t>
      </w:r>
      <w:r>
        <w:rPr>
          <w:noProof/>
        </w:rPr>
        <w:t>5</w:t>
      </w:r>
      <w:r>
        <w:fldChar w:fldCharType="end"/>
      </w:r>
      <w:r>
        <w:t>,</w:t>
      </w:r>
      <w:r w:rsidRPr="006D6E48">
        <w:t xml:space="preserve"> the number of States per region varies considerably, with 18 and 19 States in the North and West regions, respectively</w:t>
      </w:r>
      <w:r>
        <w:t>,</w:t>
      </w:r>
      <w:r w:rsidRPr="006D6E48">
        <w:t xml:space="preserve"> and only 6 or 7 in the South and Southeast regions</w:t>
      </w:r>
      <w:r>
        <w:t>,</w:t>
      </w:r>
      <w:r w:rsidRPr="006D6E48">
        <w:t xml:space="preserve"> respectively. This is because the frequency of qualifying crashes across States varies considerably, with fewer crashes per State on average in the North and West than the South and Southeast. This implies that the number of States recruited per region will vary. For example, the West region may have more </w:t>
      </w:r>
      <w:r>
        <w:t>S</w:t>
      </w:r>
      <w:r w:rsidRPr="006D6E48">
        <w:t>tates recruited than the South region because proportionally more of the West States have a relatively low frequency of qualifying crashes, so more States must be recruited to have</w:t>
      </w:r>
      <w:r>
        <w:t xml:space="preserve"> an</w:t>
      </w:r>
      <w:r w:rsidRPr="006D6E48">
        <w:t xml:space="preserve"> approximately equal predicted number of qualifying crashes for the regions.</w:t>
      </w:r>
    </w:p>
    <w:p w14:paraId="2EF5155D" w14:textId="77777777" w:rsidR="00BA3A57" w:rsidRDefault="00BA3A57" w:rsidP="00BA3A57">
      <w:pPr>
        <w:pStyle w:val="Caption"/>
        <w:keepNext/>
      </w:pPr>
      <w:bookmarkStart w:id="104" w:name="_Ref180662571"/>
      <w:r>
        <w:lastRenderedPageBreak/>
        <w:t xml:space="preserve">Table </w:t>
      </w:r>
      <w:fldSimple w:instr=" SEQ Table \* ARABIC ">
        <w:r>
          <w:rPr>
            <w:noProof/>
          </w:rPr>
          <w:t>5</w:t>
        </w:r>
      </w:fldSimple>
      <w:bookmarkEnd w:id="104"/>
      <w:r>
        <w:t>. States within each proposed region of stratification</w:t>
      </w:r>
    </w:p>
    <w:tbl>
      <w:tblPr>
        <w:tblStyle w:val="GridTable4-Accent6"/>
        <w:tblW w:w="0" w:type="auto"/>
        <w:tblLook w:val="04A0" w:firstRow="1" w:lastRow="0" w:firstColumn="1" w:lastColumn="0" w:noHBand="0" w:noVBand="1"/>
      </w:tblPr>
      <w:tblGrid>
        <w:gridCol w:w="2473"/>
        <w:gridCol w:w="8"/>
        <w:gridCol w:w="2466"/>
        <w:gridCol w:w="16"/>
        <w:gridCol w:w="2458"/>
        <w:gridCol w:w="23"/>
        <w:gridCol w:w="2451"/>
        <w:gridCol w:w="31"/>
      </w:tblGrid>
      <w:tr w:rsidR="00BA3A57" w14:paraId="21AB54E2" w14:textId="77777777" w:rsidTr="00BF7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1" w:type="dxa"/>
            <w:gridSpan w:val="2"/>
            <w:tcBorders>
              <w:bottom w:val="nil"/>
            </w:tcBorders>
            <w:shd w:val="clear" w:color="auto" w:fill="001646" w:themeFill="accent1"/>
          </w:tcPr>
          <w:p w14:paraId="0B415A4B"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North</w:t>
            </w:r>
          </w:p>
        </w:tc>
        <w:tc>
          <w:tcPr>
            <w:tcW w:w="2482" w:type="dxa"/>
            <w:gridSpan w:val="2"/>
            <w:tcBorders>
              <w:bottom w:val="nil"/>
            </w:tcBorders>
            <w:shd w:val="clear" w:color="auto" w:fill="001646" w:themeFill="accent1"/>
          </w:tcPr>
          <w:p w14:paraId="6531A9FD"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South</w:t>
            </w:r>
          </w:p>
        </w:tc>
        <w:tc>
          <w:tcPr>
            <w:tcW w:w="2481" w:type="dxa"/>
            <w:gridSpan w:val="2"/>
            <w:tcBorders>
              <w:bottom w:val="nil"/>
            </w:tcBorders>
            <w:shd w:val="clear" w:color="auto" w:fill="001646" w:themeFill="accent1"/>
          </w:tcPr>
          <w:p w14:paraId="3D533856"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Southeast</w:t>
            </w:r>
          </w:p>
        </w:tc>
        <w:tc>
          <w:tcPr>
            <w:tcW w:w="2482" w:type="dxa"/>
            <w:gridSpan w:val="2"/>
            <w:tcBorders>
              <w:bottom w:val="nil"/>
            </w:tcBorders>
            <w:shd w:val="clear" w:color="auto" w:fill="001646" w:themeFill="accent1"/>
          </w:tcPr>
          <w:p w14:paraId="3CA50486" w14:textId="77777777" w:rsidR="00BA3A57" w:rsidRPr="00131C56"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West</w:t>
            </w:r>
          </w:p>
        </w:tc>
      </w:tr>
      <w:tr w:rsidR="00BA3A57" w14:paraId="1367C671" w14:textId="77777777" w:rsidTr="00BF72F0">
        <w:trPr>
          <w:gridAfter w:val="1"/>
          <w:cnfStyle w:val="000000100000" w:firstRow="0" w:lastRow="0" w:firstColumn="0" w:lastColumn="0" w:oddVBand="0" w:evenVBand="0" w:oddHBand="1" w:evenHBand="0" w:firstRowFirstColumn="0" w:firstRowLastColumn="0" w:lastRowFirstColumn="0" w:lastRowLastColumn="0"/>
          <w:wAfter w:w="31" w:type="dxa"/>
        </w:trPr>
        <w:tc>
          <w:tcPr>
            <w:cnfStyle w:val="001000000000" w:firstRow="0" w:lastRow="0" w:firstColumn="1" w:lastColumn="0" w:oddVBand="0" w:evenVBand="0" w:oddHBand="0" w:evenHBand="0" w:firstRowFirstColumn="0" w:firstRowLastColumn="0" w:lastRowFirstColumn="0" w:lastRowLastColumn="0"/>
            <w:tcW w:w="2473" w:type="dxa"/>
            <w:tcBorders>
              <w:top w:val="nil"/>
              <w:left w:val="single" w:sz="4" w:space="0" w:color="808080" w:themeColor="background2" w:themeShade="80"/>
              <w:bottom w:val="nil"/>
              <w:right w:val="single" w:sz="4" w:space="0" w:color="808080" w:themeColor="background2" w:themeShade="80"/>
            </w:tcBorders>
          </w:tcPr>
          <w:p w14:paraId="44E43187" w14:textId="77777777" w:rsidR="00BA3A57" w:rsidRPr="00131C56" w:rsidRDefault="00BA3A57" w:rsidP="00BF72F0">
            <w:pPr>
              <w:pStyle w:val="BodyText"/>
              <w:spacing w:after="0"/>
              <w:rPr>
                <w:rFonts w:asciiTheme="majorHAnsi" w:hAnsiTheme="majorHAnsi" w:cstheme="majorHAnsi"/>
                <w:b w:val="0"/>
                <w:sz w:val="18"/>
                <w:szCs w:val="18"/>
              </w:rPr>
            </w:pPr>
            <w:r w:rsidRPr="00131C56">
              <w:rPr>
                <w:rFonts w:asciiTheme="majorHAnsi" w:hAnsiTheme="majorHAnsi" w:cstheme="majorHAnsi"/>
                <w:b w:val="0"/>
                <w:sz w:val="18"/>
                <w:szCs w:val="18"/>
              </w:rPr>
              <w:t>Connecticut</w:t>
            </w:r>
          </w:p>
          <w:p w14:paraId="014CD034"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Delaware</w:t>
            </w:r>
          </w:p>
          <w:p w14:paraId="7ADC0B4B"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District of Columbia</w:t>
            </w:r>
          </w:p>
          <w:p w14:paraId="66AA231F"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Illinois</w:t>
            </w:r>
          </w:p>
          <w:p w14:paraId="281250C7"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Indiana</w:t>
            </w:r>
          </w:p>
          <w:p w14:paraId="61B1A713"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Maine</w:t>
            </w:r>
          </w:p>
          <w:p w14:paraId="77637A5C"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Maryland</w:t>
            </w:r>
          </w:p>
          <w:p w14:paraId="3E5A224B"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Massachusetts</w:t>
            </w:r>
          </w:p>
          <w:p w14:paraId="22E26F4A"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Michigan</w:t>
            </w:r>
          </w:p>
          <w:p w14:paraId="63D42DC4"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Missouri</w:t>
            </w:r>
          </w:p>
          <w:p w14:paraId="5DECA7C5"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New Hampshire</w:t>
            </w:r>
          </w:p>
          <w:p w14:paraId="5AED1C2A"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New Jersey</w:t>
            </w:r>
          </w:p>
          <w:p w14:paraId="555E4ACD"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New York</w:t>
            </w:r>
          </w:p>
          <w:p w14:paraId="1D68889F"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Ohio</w:t>
            </w:r>
          </w:p>
          <w:p w14:paraId="4E4DEFB0"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Pennsylvania</w:t>
            </w:r>
          </w:p>
          <w:p w14:paraId="1EF1080F"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Rhode Island</w:t>
            </w:r>
          </w:p>
          <w:p w14:paraId="1FCEE81D" w14:textId="77777777" w:rsidR="00BA3A57" w:rsidRPr="00131C56" w:rsidRDefault="00BA3A57" w:rsidP="00BF72F0">
            <w:pPr>
              <w:pStyle w:val="BodyText"/>
              <w:spacing w:before="0" w:after="0"/>
              <w:rPr>
                <w:rFonts w:asciiTheme="majorHAnsi" w:hAnsiTheme="majorHAnsi" w:cstheme="majorHAnsi"/>
                <w:b w:val="0"/>
                <w:sz w:val="18"/>
                <w:szCs w:val="18"/>
              </w:rPr>
            </w:pPr>
            <w:r w:rsidRPr="00131C56">
              <w:rPr>
                <w:rFonts w:asciiTheme="majorHAnsi" w:hAnsiTheme="majorHAnsi" w:cstheme="majorHAnsi"/>
                <w:b w:val="0"/>
                <w:sz w:val="18"/>
                <w:szCs w:val="18"/>
              </w:rPr>
              <w:t>Vermont</w:t>
            </w:r>
          </w:p>
          <w:p w14:paraId="5FAB7102" w14:textId="77777777" w:rsidR="00BA3A57" w:rsidRPr="00131C56" w:rsidRDefault="00BA3A57" w:rsidP="00BF72F0">
            <w:pPr>
              <w:pStyle w:val="BodyText"/>
              <w:spacing w:before="0"/>
              <w:rPr>
                <w:rFonts w:asciiTheme="majorHAnsi" w:hAnsiTheme="majorHAnsi" w:cstheme="majorHAnsi"/>
                <w:b w:val="0"/>
                <w:i/>
                <w:sz w:val="18"/>
                <w:szCs w:val="18"/>
              </w:rPr>
            </w:pPr>
            <w:r w:rsidRPr="00131C56">
              <w:rPr>
                <w:rFonts w:asciiTheme="majorHAnsi" w:hAnsiTheme="majorHAnsi" w:cstheme="majorHAnsi"/>
                <w:b w:val="0"/>
                <w:sz w:val="18"/>
                <w:szCs w:val="18"/>
              </w:rPr>
              <w:t>Wisconsin</w:t>
            </w:r>
          </w:p>
        </w:tc>
        <w:tc>
          <w:tcPr>
            <w:tcW w:w="2474" w:type="dxa"/>
            <w:gridSpan w:val="2"/>
            <w:tcBorders>
              <w:top w:val="nil"/>
              <w:left w:val="single" w:sz="4" w:space="0" w:color="808080" w:themeColor="background2" w:themeShade="80"/>
              <w:bottom w:val="nil"/>
              <w:right w:val="single" w:sz="4" w:space="0" w:color="808080" w:themeColor="background2" w:themeShade="80"/>
            </w:tcBorders>
          </w:tcPr>
          <w:p w14:paraId="4F1B36B6" w14:textId="77777777" w:rsidR="00BA3A57" w:rsidRPr="00131C56" w:rsidRDefault="00BA3A57" w:rsidP="00BF72F0">
            <w:pPr>
              <w:pStyle w:val="BodyText"/>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Alabama</w:t>
            </w:r>
          </w:p>
          <w:p w14:paraId="620ECDEA"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Arkansas</w:t>
            </w:r>
          </w:p>
          <w:p w14:paraId="6CFE7620"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Louisiana</w:t>
            </w:r>
          </w:p>
          <w:p w14:paraId="7906ADF2"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Mississippi</w:t>
            </w:r>
          </w:p>
          <w:p w14:paraId="104C14BA"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Oklahoma</w:t>
            </w:r>
          </w:p>
          <w:p w14:paraId="51C3E821" w14:textId="77777777" w:rsidR="00BA3A57" w:rsidRPr="00131C56" w:rsidRDefault="00BA3A57" w:rsidP="00BF72F0">
            <w:pPr>
              <w:pStyle w:val="BodyText"/>
              <w:spacing w:before="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Texas</w:t>
            </w:r>
          </w:p>
        </w:tc>
        <w:tc>
          <w:tcPr>
            <w:tcW w:w="2474" w:type="dxa"/>
            <w:gridSpan w:val="2"/>
            <w:tcBorders>
              <w:top w:val="nil"/>
              <w:left w:val="single" w:sz="4" w:space="0" w:color="808080" w:themeColor="background2" w:themeShade="80"/>
              <w:bottom w:val="nil"/>
              <w:right w:val="single" w:sz="4" w:space="0" w:color="808080" w:themeColor="background2" w:themeShade="80"/>
            </w:tcBorders>
          </w:tcPr>
          <w:p w14:paraId="63AD1B8B" w14:textId="77777777" w:rsidR="00BA3A57" w:rsidRPr="00131C56" w:rsidRDefault="00BA3A57" w:rsidP="00BF72F0">
            <w:pPr>
              <w:pStyle w:val="BodyText"/>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Florida</w:t>
            </w:r>
          </w:p>
          <w:p w14:paraId="0306905F"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Georgia</w:t>
            </w:r>
          </w:p>
          <w:p w14:paraId="2DDD3D11"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Kentucky</w:t>
            </w:r>
          </w:p>
          <w:p w14:paraId="1B7C83A1"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North Carolina</w:t>
            </w:r>
          </w:p>
          <w:p w14:paraId="12D288CA"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South Carolina</w:t>
            </w:r>
          </w:p>
          <w:p w14:paraId="31D663EF"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Tennessee</w:t>
            </w:r>
          </w:p>
          <w:p w14:paraId="08C4844C"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Virginia</w:t>
            </w:r>
          </w:p>
          <w:p w14:paraId="7613FB1F" w14:textId="77777777" w:rsidR="00BA3A57" w:rsidRPr="00131C56" w:rsidRDefault="00BA3A57" w:rsidP="00BF72F0">
            <w:pPr>
              <w:pStyle w:val="BodyText"/>
              <w:spacing w:before="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18"/>
                <w:szCs w:val="18"/>
              </w:rPr>
            </w:pPr>
            <w:r w:rsidRPr="00131C56">
              <w:rPr>
                <w:rFonts w:asciiTheme="majorHAnsi" w:hAnsiTheme="majorHAnsi" w:cstheme="majorHAnsi"/>
                <w:sz w:val="18"/>
                <w:szCs w:val="18"/>
              </w:rPr>
              <w:t>West Virginia</w:t>
            </w:r>
          </w:p>
        </w:tc>
        <w:tc>
          <w:tcPr>
            <w:tcW w:w="2474" w:type="dxa"/>
            <w:gridSpan w:val="2"/>
            <w:tcBorders>
              <w:top w:val="nil"/>
              <w:left w:val="single" w:sz="4" w:space="0" w:color="808080" w:themeColor="background2" w:themeShade="80"/>
              <w:bottom w:val="nil"/>
              <w:right w:val="single" w:sz="4" w:space="0" w:color="808080" w:themeColor="background2" w:themeShade="80"/>
            </w:tcBorders>
          </w:tcPr>
          <w:p w14:paraId="7795D835" w14:textId="77777777" w:rsidR="00BA3A57" w:rsidRPr="00131C56" w:rsidRDefault="00BA3A57" w:rsidP="00BF72F0">
            <w:pPr>
              <w:pStyle w:val="BodyText"/>
              <w:spacing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Alaska</w:t>
            </w:r>
          </w:p>
          <w:p w14:paraId="4A946483"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Arizona</w:t>
            </w:r>
          </w:p>
          <w:p w14:paraId="39E0C7C9"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California</w:t>
            </w:r>
          </w:p>
          <w:p w14:paraId="7F5D4DD2"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Colorado</w:t>
            </w:r>
          </w:p>
          <w:p w14:paraId="397F6F65"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Hawaii</w:t>
            </w:r>
          </w:p>
          <w:p w14:paraId="68E14424"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Idaho</w:t>
            </w:r>
          </w:p>
          <w:p w14:paraId="24FFF9BD"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Iowa</w:t>
            </w:r>
          </w:p>
          <w:p w14:paraId="0B1C8747"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Kansas</w:t>
            </w:r>
          </w:p>
          <w:p w14:paraId="607E6A6F"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Minnesota</w:t>
            </w:r>
          </w:p>
          <w:p w14:paraId="6CC614A4"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Montana</w:t>
            </w:r>
          </w:p>
          <w:p w14:paraId="0612BC23"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Nebraska</w:t>
            </w:r>
          </w:p>
          <w:p w14:paraId="17C83534"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Nevada</w:t>
            </w:r>
          </w:p>
          <w:p w14:paraId="76ADBEFD"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New Mexico</w:t>
            </w:r>
          </w:p>
          <w:p w14:paraId="0284EB79"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North Dakota</w:t>
            </w:r>
          </w:p>
          <w:p w14:paraId="404A224D"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Oregon</w:t>
            </w:r>
          </w:p>
          <w:p w14:paraId="7712B74B"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South Dakota</w:t>
            </w:r>
          </w:p>
          <w:p w14:paraId="240EA87E"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Utah</w:t>
            </w:r>
          </w:p>
          <w:p w14:paraId="6162A125" w14:textId="77777777" w:rsidR="00BA3A57" w:rsidRPr="00131C56" w:rsidRDefault="00BA3A57" w:rsidP="00BF72F0">
            <w:pPr>
              <w:pStyle w:val="Body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Washington</w:t>
            </w:r>
          </w:p>
          <w:p w14:paraId="1FCCEB33" w14:textId="77777777" w:rsidR="00BA3A57" w:rsidRPr="00131C56" w:rsidRDefault="00BA3A57" w:rsidP="00BF72F0">
            <w:pPr>
              <w:pStyle w:val="BodyText"/>
              <w:spacing w:before="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Wyoming</w:t>
            </w:r>
          </w:p>
        </w:tc>
      </w:tr>
    </w:tbl>
    <w:p w14:paraId="0F349866" w14:textId="77777777" w:rsidR="00BA3A57" w:rsidRDefault="00BA3A57" w:rsidP="00BA3A57">
      <w:pPr>
        <w:pStyle w:val="BodyText"/>
        <w:keepNext/>
      </w:pPr>
      <w:r w:rsidRPr="006D6E48">
        <w:rPr>
          <w:noProof/>
        </w:rPr>
        <w:drawing>
          <wp:inline distT="0" distB="0" distL="0" distR="0" wp14:anchorId="35A15F98" wp14:editId="0ADD1BBF">
            <wp:extent cx="5943600" cy="3735705"/>
            <wp:effectExtent l="0" t="0" r="0" b="0"/>
            <wp:docPr id="6" name="Picture 6" descr="Political map of the United States, with regions demarcated according to Tab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olitical map of the United States, with regions demarcated according to Tabl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35705"/>
                    </a:xfrm>
                    <a:prstGeom prst="rect">
                      <a:avLst/>
                    </a:prstGeom>
                  </pic:spPr>
                </pic:pic>
              </a:graphicData>
            </a:graphic>
          </wp:inline>
        </w:drawing>
      </w:r>
    </w:p>
    <w:p w14:paraId="6FC72F22" w14:textId="77777777" w:rsidR="00BA3A57" w:rsidRDefault="00BA3A57" w:rsidP="00BA3A57">
      <w:pPr>
        <w:pStyle w:val="Caption"/>
      </w:pPr>
      <w:bookmarkStart w:id="105" w:name="_Ref180662626"/>
      <w:bookmarkStart w:id="106" w:name="_Ref180662580"/>
      <w:r>
        <w:t xml:space="preserve">Figure </w:t>
      </w:r>
      <w:fldSimple w:instr=" SEQ Figure \* ARABIC ">
        <w:r>
          <w:rPr>
            <w:noProof/>
          </w:rPr>
          <w:t>1</w:t>
        </w:r>
      </w:fldSimple>
      <w:bookmarkEnd w:id="105"/>
      <w:r>
        <w:t>. Regions for stratification</w:t>
      </w:r>
      <w:bookmarkEnd w:id="106"/>
    </w:p>
    <w:p w14:paraId="47682064" w14:textId="77777777" w:rsidR="00BA3A57" w:rsidRDefault="00BA3A57" w:rsidP="00BA3A57">
      <w:pPr>
        <w:pStyle w:val="Caption"/>
        <w:keepNext/>
      </w:pPr>
      <w:bookmarkStart w:id="107" w:name="_Ref180651592"/>
      <w:r>
        <w:lastRenderedPageBreak/>
        <w:t xml:space="preserve">Table </w:t>
      </w:r>
      <w:fldSimple w:instr=" SEQ Table \* ARABIC ">
        <w:r>
          <w:rPr>
            <w:noProof/>
          </w:rPr>
          <w:t>6</w:t>
        </w:r>
      </w:fldSimple>
      <w:bookmarkEnd w:id="107"/>
      <w:r>
        <w:t>. Average number of trucks involved in fatal crashes per region from NHTSA FARS 2020</w:t>
      </w:r>
      <w:r>
        <w:rPr>
          <w:rFonts w:cs="Arial"/>
        </w:rPr>
        <w:t>–</w:t>
      </w:r>
      <w:r>
        <w:t>2021</w:t>
      </w:r>
      <w:r>
        <w:rPr>
          <w:rStyle w:val="FootnoteReference"/>
        </w:rPr>
        <w:footnoteReference w:id="3"/>
      </w:r>
    </w:p>
    <w:tbl>
      <w:tblPr>
        <w:tblStyle w:val="GridTable4-Accent6"/>
        <w:tblW w:w="8100" w:type="dxa"/>
        <w:tblInd w:w="-5" w:type="dxa"/>
        <w:tblLook w:val="04A0" w:firstRow="1" w:lastRow="0" w:firstColumn="1" w:lastColumn="0" w:noHBand="0" w:noVBand="1"/>
      </w:tblPr>
      <w:tblGrid>
        <w:gridCol w:w="1530"/>
        <w:gridCol w:w="1586"/>
        <w:gridCol w:w="2492"/>
        <w:gridCol w:w="2492"/>
      </w:tblGrid>
      <w:tr w:rsidR="00BA3A57" w14:paraId="1C692AF2" w14:textId="77777777" w:rsidTr="00BF72F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116" w:type="dxa"/>
            <w:gridSpan w:val="2"/>
            <w:shd w:val="clear" w:color="auto" w:fill="FFFFFF" w:themeFill="background1"/>
          </w:tcPr>
          <w:p w14:paraId="00AF6BAE" w14:textId="77777777" w:rsidR="00BA3A57" w:rsidRPr="00131C56" w:rsidRDefault="00BA3A57" w:rsidP="00BF72F0">
            <w:pPr>
              <w:pStyle w:val="Chartheader"/>
              <w:rPr>
                <w:rFonts w:asciiTheme="majorHAnsi" w:hAnsiTheme="majorHAnsi" w:cstheme="majorHAnsi"/>
                <w:sz w:val="18"/>
                <w:szCs w:val="18"/>
              </w:rPr>
            </w:pPr>
          </w:p>
        </w:tc>
        <w:tc>
          <w:tcPr>
            <w:tcW w:w="4984" w:type="dxa"/>
            <w:gridSpan w:val="2"/>
            <w:shd w:val="clear" w:color="auto" w:fill="001646" w:themeFill="accent1"/>
          </w:tcPr>
          <w:p w14:paraId="64C2B366" w14:textId="77777777" w:rsidR="00BA3A57" w:rsidRPr="00131C56" w:rsidRDefault="00BA3A57" w:rsidP="00BF72F0">
            <w:pPr>
              <w:pStyle w:val="Chartheader"/>
              <w:jc w:val="righ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sz w:val="18"/>
                <w:szCs w:val="18"/>
              </w:rPr>
            </w:pPr>
            <w:r w:rsidRPr="00131C56">
              <w:rPr>
                <w:rFonts w:asciiTheme="majorHAnsi" w:hAnsiTheme="majorHAnsi" w:cstheme="majorHAnsi"/>
                <w:b/>
                <w:sz w:val="18"/>
                <w:szCs w:val="18"/>
              </w:rPr>
              <w:t>2020-2021 Average Number of Trucks in Fatal Crashes Annually</w:t>
            </w:r>
          </w:p>
        </w:tc>
      </w:tr>
      <w:tr w:rsidR="00BA3A57" w14:paraId="6FDA4A27"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530" w:type="dxa"/>
            <w:shd w:val="clear" w:color="auto" w:fill="001646" w:themeFill="accent1"/>
          </w:tcPr>
          <w:p w14:paraId="09A15185" w14:textId="77777777" w:rsidR="00BA3A57" w:rsidRPr="00131C56" w:rsidRDefault="00BA3A57" w:rsidP="00BF72F0">
            <w:pPr>
              <w:pStyle w:val="Chartheader"/>
              <w:rPr>
                <w:rFonts w:asciiTheme="majorHAnsi" w:hAnsiTheme="majorHAnsi" w:cstheme="majorHAnsi"/>
                <w:sz w:val="18"/>
                <w:szCs w:val="18"/>
              </w:rPr>
            </w:pPr>
            <w:r w:rsidRPr="00131C56">
              <w:rPr>
                <w:rFonts w:asciiTheme="majorHAnsi" w:hAnsiTheme="majorHAnsi" w:cstheme="majorHAnsi"/>
                <w:sz w:val="18"/>
                <w:szCs w:val="18"/>
              </w:rPr>
              <w:t>Region</w:t>
            </w:r>
          </w:p>
        </w:tc>
        <w:tc>
          <w:tcPr>
            <w:tcW w:w="1586" w:type="dxa"/>
            <w:shd w:val="clear" w:color="auto" w:fill="001646" w:themeFill="accent1"/>
          </w:tcPr>
          <w:p w14:paraId="0CC1195C" w14:textId="77777777" w:rsidR="00BA3A57" w:rsidRPr="00131C56" w:rsidRDefault="00BA3A57" w:rsidP="00BF72F0">
            <w:pPr>
              <w:pStyle w:val="Chartheader"/>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val="0"/>
                <w:sz w:val="18"/>
                <w:szCs w:val="18"/>
              </w:rPr>
            </w:pPr>
            <w:r w:rsidRPr="00131C56">
              <w:rPr>
                <w:rFonts w:asciiTheme="majorHAnsi" w:hAnsiTheme="majorHAnsi" w:cstheme="majorHAnsi"/>
                <w:b w:val="0"/>
                <w:sz w:val="18"/>
                <w:szCs w:val="18"/>
              </w:rPr>
              <w:t>Number of States</w:t>
            </w:r>
          </w:p>
        </w:tc>
        <w:tc>
          <w:tcPr>
            <w:tcW w:w="2492" w:type="dxa"/>
            <w:shd w:val="clear" w:color="auto" w:fill="001646" w:themeFill="accent1"/>
          </w:tcPr>
          <w:p w14:paraId="66F6A12E" w14:textId="77777777" w:rsidR="00BA3A57" w:rsidRPr="00131C56" w:rsidRDefault="00BA3A57" w:rsidP="00BF72F0">
            <w:pPr>
              <w:pStyle w:val="Chartheader"/>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val="0"/>
                <w:sz w:val="18"/>
                <w:szCs w:val="18"/>
              </w:rPr>
            </w:pPr>
            <w:r w:rsidRPr="00131C56">
              <w:rPr>
                <w:rFonts w:asciiTheme="majorHAnsi" w:hAnsiTheme="majorHAnsi" w:cstheme="majorHAnsi"/>
                <w:b w:val="0"/>
                <w:sz w:val="18"/>
                <w:szCs w:val="18"/>
              </w:rPr>
              <w:t>Heavy-Duty Trucks</w:t>
            </w:r>
          </w:p>
        </w:tc>
        <w:tc>
          <w:tcPr>
            <w:tcW w:w="2492" w:type="dxa"/>
            <w:shd w:val="clear" w:color="auto" w:fill="001646" w:themeFill="accent1"/>
          </w:tcPr>
          <w:p w14:paraId="1E925BD9" w14:textId="77777777" w:rsidR="00BA3A57" w:rsidRPr="00131C56" w:rsidRDefault="00BA3A57" w:rsidP="00BF72F0">
            <w:pPr>
              <w:pStyle w:val="Chartheader"/>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val="0"/>
                <w:sz w:val="18"/>
                <w:szCs w:val="18"/>
              </w:rPr>
            </w:pPr>
            <w:r w:rsidRPr="00131C56">
              <w:rPr>
                <w:rFonts w:asciiTheme="majorHAnsi" w:hAnsiTheme="majorHAnsi" w:cstheme="majorHAnsi"/>
                <w:b w:val="0"/>
                <w:sz w:val="18"/>
                <w:szCs w:val="18"/>
              </w:rPr>
              <w:t>Medium-Duty Trucks</w:t>
            </w:r>
          </w:p>
        </w:tc>
      </w:tr>
      <w:tr w:rsidR="00BA3A57" w14:paraId="7CB3AB53"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530" w:type="dxa"/>
          </w:tcPr>
          <w:p w14:paraId="245BAE75"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North</w:t>
            </w:r>
          </w:p>
        </w:tc>
        <w:tc>
          <w:tcPr>
            <w:tcW w:w="1586" w:type="dxa"/>
          </w:tcPr>
          <w:p w14:paraId="6C4094BE" w14:textId="77777777" w:rsidR="00BA3A57" w:rsidRPr="00131C56"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18</w:t>
            </w:r>
          </w:p>
        </w:tc>
        <w:tc>
          <w:tcPr>
            <w:tcW w:w="2492" w:type="dxa"/>
          </w:tcPr>
          <w:p w14:paraId="04973FDA" w14:textId="77777777" w:rsidR="00BA3A57" w:rsidRPr="00131C56"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1,010.0</w:t>
            </w:r>
          </w:p>
        </w:tc>
        <w:tc>
          <w:tcPr>
            <w:tcW w:w="2492" w:type="dxa"/>
          </w:tcPr>
          <w:p w14:paraId="3979475E" w14:textId="77777777" w:rsidR="00BA3A57" w:rsidRPr="00131C56"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368.0</w:t>
            </w:r>
          </w:p>
        </w:tc>
      </w:tr>
      <w:tr w:rsidR="00BA3A57" w14:paraId="09D78E10"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530" w:type="dxa"/>
          </w:tcPr>
          <w:p w14:paraId="13C0889D"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South</w:t>
            </w:r>
          </w:p>
        </w:tc>
        <w:tc>
          <w:tcPr>
            <w:tcW w:w="1586" w:type="dxa"/>
          </w:tcPr>
          <w:p w14:paraId="5C45B371" w14:textId="77777777" w:rsidR="00BA3A57" w:rsidRPr="00131C56"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6</w:t>
            </w:r>
          </w:p>
        </w:tc>
        <w:tc>
          <w:tcPr>
            <w:tcW w:w="2492" w:type="dxa"/>
          </w:tcPr>
          <w:p w14:paraId="7901F008" w14:textId="77777777" w:rsidR="00BA3A57" w:rsidRPr="00131C56"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971.0</w:t>
            </w:r>
          </w:p>
        </w:tc>
        <w:tc>
          <w:tcPr>
            <w:tcW w:w="2492" w:type="dxa"/>
          </w:tcPr>
          <w:p w14:paraId="5A625805" w14:textId="77777777" w:rsidR="00BA3A57" w:rsidRPr="00131C56"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350.5</w:t>
            </w:r>
          </w:p>
        </w:tc>
      </w:tr>
      <w:tr w:rsidR="00BA3A57" w14:paraId="5DE8A206"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530" w:type="dxa"/>
          </w:tcPr>
          <w:p w14:paraId="2D71B1EA"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Southeast</w:t>
            </w:r>
          </w:p>
        </w:tc>
        <w:tc>
          <w:tcPr>
            <w:tcW w:w="1586" w:type="dxa"/>
          </w:tcPr>
          <w:p w14:paraId="7DC31706" w14:textId="77777777" w:rsidR="00BA3A57" w:rsidRPr="00131C56"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8</w:t>
            </w:r>
          </w:p>
        </w:tc>
        <w:tc>
          <w:tcPr>
            <w:tcW w:w="2492" w:type="dxa"/>
          </w:tcPr>
          <w:p w14:paraId="40574A26" w14:textId="77777777" w:rsidR="00BA3A57" w:rsidRPr="00131C56"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1,002.0</w:t>
            </w:r>
          </w:p>
        </w:tc>
        <w:tc>
          <w:tcPr>
            <w:tcW w:w="2492" w:type="dxa"/>
          </w:tcPr>
          <w:p w14:paraId="6FC46F24" w14:textId="77777777" w:rsidR="00BA3A57" w:rsidRPr="00131C56"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401.0</w:t>
            </w:r>
          </w:p>
        </w:tc>
      </w:tr>
      <w:tr w:rsidR="00BA3A57" w14:paraId="4CB17F2F"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530" w:type="dxa"/>
          </w:tcPr>
          <w:p w14:paraId="409CBA63" w14:textId="77777777" w:rsidR="00BA3A57" w:rsidRPr="00131C56" w:rsidRDefault="00BA3A57" w:rsidP="00BF72F0">
            <w:pPr>
              <w:pStyle w:val="BodyText"/>
              <w:rPr>
                <w:rFonts w:asciiTheme="majorHAnsi" w:hAnsiTheme="majorHAnsi" w:cstheme="majorHAnsi"/>
                <w:sz w:val="18"/>
                <w:szCs w:val="18"/>
              </w:rPr>
            </w:pPr>
            <w:r w:rsidRPr="00131C56">
              <w:rPr>
                <w:rFonts w:asciiTheme="majorHAnsi" w:hAnsiTheme="majorHAnsi" w:cstheme="majorHAnsi"/>
                <w:sz w:val="18"/>
                <w:szCs w:val="18"/>
              </w:rPr>
              <w:t>West</w:t>
            </w:r>
          </w:p>
        </w:tc>
        <w:tc>
          <w:tcPr>
            <w:tcW w:w="1586" w:type="dxa"/>
          </w:tcPr>
          <w:p w14:paraId="57A74B9E" w14:textId="77777777" w:rsidR="00BA3A57" w:rsidRPr="00131C56"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19</w:t>
            </w:r>
          </w:p>
        </w:tc>
        <w:tc>
          <w:tcPr>
            <w:tcW w:w="2492" w:type="dxa"/>
          </w:tcPr>
          <w:p w14:paraId="480CDC91" w14:textId="77777777" w:rsidR="00BA3A57" w:rsidRPr="00131C56"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1,019.0</w:t>
            </w:r>
          </w:p>
        </w:tc>
        <w:tc>
          <w:tcPr>
            <w:tcW w:w="2492" w:type="dxa"/>
          </w:tcPr>
          <w:p w14:paraId="30767D4B" w14:textId="77777777" w:rsidR="00BA3A57" w:rsidRPr="00131C56"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131C56">
              <w:rPr>
                <w:rFonts w:asciiTheme="majorHAnsi" w:hAnsiTheme="majorHAnsi" w:cstheme="majorHAnsi"/>
                <w:sz w:val="18"/>
                <w:szCs w:val="18"/>
              </w:rPr>
              <w:t>409.0</w:t>
            </w:r>
          </w:p>
        </w:tc>
      </w:tr>
    </w:tbl>
    <w:p w14:paraId="50691F37" w14:textId="77777777" w:rsidR="00BA3A57" w:rsidRDefault="00BA3A57" w:rsidP="00BA3A57">
      <w:pPr>
        <w:pStyle w:val="Heading1"/>
      </w:pPr>
      <w:bookmarkStart w:id="108" w:name="_Ref180662504"/>
      <w:bookmarkStart w:id="109" w:name="_Ref180662512"/>
      <w:bookmarkStart w:id="110" w:name="_Toc191042328"/>
      <w:r>
        <w:t>State Recruitment</w:t>
      </w:r>
      <w:bookmarkEnd w:id="108"/>
      <w:bookmarkEnd w:id="109"/>
      <w:bookmarkEnd w:id="110"/>
    </w:p>
    <w:p w14:paraId="6BDF6575" w14:textId="77777777" w:rsidR="00BA3A57" w:rsidRDefault="00BA3A57" w:rsidP="00BA3A57">
      <w:pPr>
        <w:pStyle w:val="Heading2"/>
      </w:pPr>
      <w:bookmarkStart w:id="111" w:name="_Toc191042329"/>
      <w:r>
        <w:t>Initial Elimination</w:t>
      </w:r>
      <w:bookmarkEnd w:id="111"/>
    </w:p>
    <w:p w14:paraId="74442998" w14:textId="77777777" w:rsidR="00BA3A57" w:rsidRPr="006D6E48" w:rsidRDefault="00BA3A57" w:rsidP="00BA3A57">
      <w:pPr>
        <w:pStyle w:val="BodyText"/>
      </w:pPr>
      <w:r w:rsidRPr="006D6E48">
        <w:t xml:space="preserve">State recruitment is the process of selecting States for participation in the </w:t>
      </w:r>
      <w:r>
        <w:t>Heavy-Duty Truck Study</w:t>
      </w:r>
      <w:r w:rsidRPr="006D6E48">
        <w:t>. Two of the study</w:t>
      </w:r>
      <w:r>
        <w:t>’s restrictions</w:t>
      </w:r>
      <w:r w:rsidRPr="006D6E48">
        <w:t xml:space="preserve"> (see</w:t>
      </w:r>
      <w:r>
        <w:t xml:space="preserve"> </w:t>
      </w:r>
      <w:r>
        <w:fldChar w:fldCharType="begin"/>
      </w:r>
      <w:r>
        <w:instrText xml:space="preserve"> REF _Ref180652370 \h </w:instrText>
      </w:r>
      <w:r>
        <w:fldChar w:fldCharType="separate"/>
      </w:r>
      <w:r>
        <w:t>Summary</w:t>
      </w:r>
      <w:r>
        <w:fldChar w:fldCharType="end"/>
      </w:r>
      <w:r>
        <w:t xml:space="preserve">, page </w:t>
      </w:r>
      <w:r>
        <w:fldChar w:fldCharType="begin"/>
      </w:r>
      <w:r>
        <w:instrText xml:space="preserve"> PAGEREF _Ref180652370 \h </w:instrText>
      </w:r>
      <w:r>
        <w:fldChar w:fldCharType="separate"/>
      </w:r>
      <w:r>
        <w:rPr>
          <w:noProof/>
        </w:rPr>
        <w:t>15</w:t>
      </w:r>
      <w:r>
        <w:fldChar w:fldCharType="end"/>
      </w:r>
      <w:r w:rsidRPr="006D6E48">
        <w:t xml:space="preserve">) apply quantifiable criteria for </w:t>
      </w:r>
      <w:r>
        <w:t>eliminating States</w:t>
      </w:r>
      <w:r w:rsidRPr="006D6E48">
        <w:t xml:space="preserve"> from consideration for recruitment:</w:t>
      </w:r>
    </w:p>
    <w:p w14:paraId="75FCA23A" w14:textId="77777777" w:rsidR="00BA3A57" w:rsidRDefault="00BA3A57" w:rsidP="00BA3A57">
      <w:pPr>
        <w:pStyle w:val="BodyText"/>
        <w:numPr>
          <w:ilvl w:val="0"/>
          <w:numId w:val="58"/>
        </w:numPr>
      </w:pPr>
      <w:r>
        <w:fldChar w:fldCharType="begin"/>
      </w:r>
      <w:r>
        <w:instrText xml:space="preserve"> REF _Ref180595663 \h </w:instrText>
      </w:r>
      <w:r>
        <w:fldChar w:fldCharType="separate"/>
      </w:r>
      <w:r>
        <w:t>Investigation Team Capabilities: Best Data Collection Capability</w:t>
      </w:r>
      <w:r>
        <w:fldChar w:fldCharType="end"/>
      </w:r>
      <w:r>
        <w:t xml:space="preserve"> (page </w:t>
      </w:r>
      <w:r>
        <w:fldChar w:fldCharType="begin"/>
      </w:r>
      <w:r>
        <w:instrText xml:space="preserve"> PAGEREF _Ref180595663 \h </w:instrText>
      </w:r>
      <w:r>
        <w:fldChar w:fldCharType="separate"/>
      </w:r>
      <w:r>
        <w:rPr>
          <w:noProof/>
        </w:rPr>
        <w:t>26</w:t>
      </w:r>
      <w:r>
        <w:fldChar w:fldCharType="end"/>
      </w:r>
      <w:r>
        <w:t>)</w:t>
      </w:r>
    </w:p>
    <w:p w14:paraId="77E88E91" w14:textId="77777777" w:rsidR="00BA3A57" w:rsidRPr="006D6E48" w:rsidRDefault="00BA3A57" w:rsidP="00BA3A57">
      <w:pPr>
        <w:pStyle w:val="BodyText"/>
        <w:numPr>
          <w:ilvl w:val="0"/>
          <w:numId w:val="58"/>
        </w:numPr>
      </w:pPr>
      <w:r>
        <w:fldChar w:fldCharType="begin"/>
      </w:r>
      <w:r>
        <w:instrText xml:space="preserve"> REF _Ref180595529 \h </w:instrText>
      </w:r>
      <w:r>
        <w:fldChar w:fldCharType="separate"/>
      </w:r>
      <w:r>
        <w:t>Crashes in Each S/J per Year: At Least Six</w:t>
      </w:r>
      <w:r>
        <w:fldChar w:fldCharType="end"/>
      </w:r>
      <w:r>
        <w:t xml:space="preserve"> (page </w:t>
      </w:r>
      <w:r>
        <w:fldChar w:fldCharType="begin"/>
      </w:r>
      <w:r>
        <w:instrText xml:space="preserve"> PAGEREF _Ref180595529 \h </w:instrText>
      </w:r>
      <w:r>
        <w:fldChar w:fldCharType="separate"/>
      </w:r>
      <w:r>
        <w:rPr>
          <w:noProof/>
        </w:rPr>
        <w:t>27</w:t>
      </w:r>
      <w:r>
        <w:fldChar w:fldCharType="end"/>
      </w:r>
      <w:r>
        <w:t>)</w:t>
      </w:r>
    </w:p>
    <w:p w14:paraId="6CAA8305" w14:textId="06399028" w:rsidR="00BA3A57" w:rsidRPr="006D6E48" w:rsidRDefault="00BA3A57" w:rsidP="00336DB2">
      <w:pPr>
        <w:pStyle w:val="BodyText"/>
      </w:pPr>
      <w:r w:rsidRPr="006D6E48">
        <w:t xml:space="preserve">ICS indicates a State’s investigative capabilities. The number of qualifying crashes in FARS 2020-2021 data indicates a State’s historic number of crashes per year. These values are shown in </w:t>
      </w:r>
      <w:r>
        <w:rPr>
          <w:rFonts w:eastAsia="Times New Roman" w:cs="Times New Roman"/>
          <w:i/>
          <w:iCs/>
          <w:color w:val="000000"/>
          <w:sz w:val="18"/>
          <w:szCs w:val="18"/>
        </w:rPr>
        <w:fldChar w:fldCharType="begin"/>
      </w:r>
      <w:r>
        <w:instrText xml:space="preserve"> REF _Ref180653480 \h </w:instrText>
      </w:r>
      <w:r>
        <w:rPr>
          <w:rFonts w:eastAsia="Times New Roman" w:cs="Times New Roman"/>
          <w:i/>
          <w:iCs/>
          <w:color w:val="000000"/>
          <w:sz w:val="18"/>
          <w:szCs w:val="18"/>
        </w:rPr>
      </w:r>
      <w:r>
        <w:rPr>
          <w:rFonts w:eastAsia="Times New Roman" w:cs="Times New Roman"/>
          <w:i/>
          <w:iCs/>
          <w:color w:val="000000"/>
          <w:sz w:val="18"/>
          <w:szCs w:val="18"/>
        </w:rPr>
        <w:fldChar w:fldCharType="separate"/>
      </w:r>
      <w:r>
        <w:t xml:space="preserve">Table </w:t>
      </w:r>
      <w:r>
        <w:rPr>
          <w:noProof/>
        </w:rPr>
        <w:t>7</w:t>
      </w:r>
      <w:r>
        <w:fldChar w:fldCharType="end"/>
      </w:r>
      <w:r>
        <w:t xml:space="preserve"> </w:t>
      </w:r>
      <w:r w:rsidRPr="006D6E48">
        <w:t>for the contiguous U</w:t>
      </w:r>
      <w:r>
        <w:t>.</w:t>
      </w:r>
      <w:r w:rsidRPr="006D6E48">
        <w:t>S</w:t>
      </w:r>
      <w:r>
        <w:t>.</w:t>
      </w:r>
      <w:r w:rsidRPr="006D6E48">
        <w:t xml:space="preserve"> States and the District of Columbia. The table is sorted by region and then ICS.</w:t>
      </w:r>
      <w:r w:rsidR="00336DB2">
        <w:t xml:space="preserve"> </w:t>
      </w:r>
      <w:r w:rsidRPr="006D6E48">
        <w:t xml:space="preserve">To </w:t>
      </w:r>
      <w:r w:rsidRPr="006D6E48">
        <w:lastRenderedPageBreak/>
        <w:t>apply the restriction regarding investigative capability, the study eliminates States in the bottom quartile of ICS scores (less than 4.90). This excludes the following States in</w:t>
      </w:r>
      <w:r>
        <w:t xml:space="preserve"> </w:t>
      </w:r>
      <w:r>
        <w:rPr>
          <w:rFonts w:eastAsia="Times New Roman" w:cs="Times New Roman"/>
          <w:i/>
          <w:iCs/>
          <w:color w:val="000000"/>
          <w:sz w:val="18"/>
          <w:szCs w:val="18"/>
        </w:rPr>
        <w:fldChar w:fldCharType="begin"/>
      </w:r>
      <w:r>
        <w:instrText xml:space="preserve"> REF _Ref180653480 \h </w:instrText>
      </w:r>
      <w:r>
        <w:rPr>
          <w:rFonts w:eastAsia="Times New Roman" w:cs="Times New Roman"/>
          <w:i/>
          <w:iCs/>
          <w:color w:val="000000"/>
          <w:sz w:val="18"/>
          <w:szCs w:val="18"/>
        </w:rPr>
      </w:r>
      <w:r>
        <w:rPr>
          <w:rFonts w:eastAsia="Times New Roman" w:cs="Times New Roman"/>
          <w:i/>
          <w:iCs/>
          <w:color w:val="000000"/>
          <w:sz w:val="18"/>
          <w:szCs w:val="18"/>
        </w:rPr>
        <w:fldChar w:fldCharType="separate"/>
      </w:r>
      <w:r>
        <w:t xml:space="preserve">Table </w:t>
      </w:r>
      <w:r>
        <w:rPr>
          <w:noProof/>
        </w:rPr>
        <w:t>7</w:t>
      </w:r>
      <w:r>
        <w:fldChar w:fldCharType="end"/>
      </w:r>
      <w:r w:rsidRPr="006D6E48">
        <w:rPr>
          <w:noProof/>
        </w:rPr>
        <w:t>:</w:t>
      </w:r>
    </w:p>
    <w:p w14:paraId="647159B7" w14:textId="77777777" w:rsidR="00BA3A57" w:rsidRPr="006D6E48" w:rsidRDefault="00BA3A57" w:rsidP="00BA3A57">
      <w:pPr>
        <w:pStyle w:val="BodyText"/>
        <w:numPr>
          <w:ilvl w:val="0"/>
          <w:numId w:val="60"/>
        </w:numPr>
      </w:pPr>
      <w:r w:rsidRPr="006D6E48">
        <w:t>Wisconsin</w:t>
      </w:r>
    </w:p>
    <w:p w14:paraId="6B8BA7E8" w14:textId="77777777" w:rsidR="00BA3A57" w:rsidRPr="006D6E48" w:rsidRDefault="00BA3A57" w:rsidP="00BA3A57">
      <w:pPr>
        <w:pStyle w:val="BodyText"/>
        <w:numPr>
          <w:ilvl w:val="0"/>
          <w:numId w:val="60"/>
        </w:numPr>
      </w:pPr>
      <w:r w:rsidRPr="006D6E48">
        <w:t>Illinois</w:t>
      </w:r>
    </w:p>
    <w:p w14:paraId="67B554BB" w14:textId="77777777" w:rsidR="00BA3A57" w:rsidRPr="006D6E48" w:rsidRDefault="00BA3A57" w:rsidP="00BA3A57">
      <w:pPr>
        <w:pStyle w:val="BodyText"/>
        <w:numPr>
          <w:ilvl w:val="0"/>
          <w:numId w:val="60"/>
        </w:numPr>
      </w:pPr>
      <w:r w:rsidRPr="006D6E48">
        <w:t>Michigan</w:t>
      </w:r>
    </w:p>
    <w:p w14:paraId="3280880A" w14:textId="77777777" w:rsidR="00BA3A57" w:rsidRPr="006D6E48" w:rsidRDefault="00BA3A57" w:rsidP="00BA3A57">
      <w:pPr>
        <w:pStyle w:val="BodyText"/>
        <w:numPr>
          <w:ilvl w:val="0"/>
          <w:numId w:val="60"/>
        </w:numPr>
      </w:pPr>
      <w:r w:rsidRPr="006D6E48">
        <w:t>Arkansas</w:t>
      </w:r>
    </w:p>
    <w:p w14:paraId="07EFB603" w14:textId="77777777" w:rsidR="00BA3A57" w:rsidRPr="006D6E48" w:rsidRDefault="00BA3A57" w:rsidP="00BA3A57">
      <w:pPr>
        <w:pStyle w:val="BodyText"/>
        <w:numPr>
          <w:ilvl w:val="0"/>
          <w:numId w:val="60"/>
        </w:numPr>
      </w:pPr>
      <w:r w:rsidRPr="006D6E48">
        <w:t>Louisiana</w:t>
      </w:r>
    </w:p>
    <w:p w14:paraId="1226446B" w14:textId="77777777" w:rsidR="00BA3A57" w:rsidRPr="006D6E48" w:rsidRDefault="00BA3A57" w:rsidP="00BA3A57">
      <w:pPr>
        <w:pStyle w:val="BodyText"/>
        <w:numPr>
          <w:ilvl w:val="0"/>
          <w:numId w:val="60"/>
        </w:numPr>
      </w:pPr>
      <w:r w:rsidRPr="006D6E48">
        <w:t>Tennessee</w:t>
      </w:r>
    </w:p>
    <w:p w14:paraId="611B809B" w14:textId="77777777" w:rsidR="00BA3A57" w:rsidRPr="006D6E48" w:rsidRDefault="00BA3A57" w:rsidP="00BA3A57">
      <w:pPr>
        <w:pStyle w:val="BodyText"/>
        <w:numPr>
          <w:ilvl w:val="0"/>
          <w:numId w:val="60"/>
        </w:numPr>
      </w:pPr>
      <w:r w:rsidRPr="006D6E48">
        <w:t>Montana</w:t>
      </w:r>
    </w:p>
    <w:p w14:paraId="77219BF0" w14:textId="77777777" w:rsidR="00BA3A57" w:rsidRPr="006D6E48" w:rsidRDefault="00BA3A57" w:rsidP="00BA3A57">
      <w:pPr>
        <w:pStyle w:val="BodyText"/>
        <w:numPr>
          <w:ilvl w:val="0"/>
          <w:numId w:val="60"/>
        </w:numPr>
      </w:pPr>
      <w:r w:rsidRPr="006D6E48">
        <w:t>Colorado</w:t>
      </w:r>
    </w:p>
    <w:p w14:paraId="5F683A06" w14:textId="77777777" w:rsidR="00BA3A57" w:rsidRPr="006D6E48" w:rsidRDefault="00BA3A57" w:rsidP="00BA3A57">
      <w:pPr>
        <w:pStyle w:val="BodyText"/>
        <w:numPr>
          <w:ilvl w:val="0"/>
          <w:numId w:val="60"/>
        </w:numPr>
      </w:pPr>
      <w:r w:rsidRPr="006D6E48">
        <w:t>North Dakota</w:t>
      </w:r>
    </w:p>
    <w:p w14:paraId="3C86F17D" w14:textId="77777777" w:rsidR="00BA3A57" w:rsidRPr="006D6E48" w:rsidRDefault="00BA3A57" w:rsidP="00BA3A57">
      <w:pPr>
        <w:pStyle w:val="BodyText"/>
        <w:numPr>
          <w:ilvl w:val="0"/>
          <w:numId w:val="60"/>
        </w:numPr>
      </w:pPr>
      <w:r w:rsidRPr="006D6E48">
        <w:t>Oregon</w:t>
      </w:r>
    </w:p>
    <w:p w14:paraId="1FEB252C" w14:textId="77777777" w:rsidR="00BA3A57" w:rsidRPr="006D6E48" w:rsidRDefault="00BA3A57" w:rsidP="00BA3A57">
      <w:pPr>
        <w:pStyle w:val="BodyText"/>
        <w:numPr>
          <w:ilvl w:val="0"/>
          <w:numId w:val="60"/>
        </w:numPr>
      </w:pPr>
      <w:r w:rsidRPr="006D6E48">
        <w:t>Wyoming</w:t>
      </w:r>
    </w:p>
    <w:p w14:paraId="1AFDDDE1" w14:textId="77777777" w:rsidR="00BA3A57" w:rsidRPr="006D6E48" w:rsidRDefault="00BA3A57" w:rsidP="00BA3A57">
      <w:pPr>
        <w:pStyle w:val="BodyText"/>
        <w:numPr>
          <w:ilvl w:val="0"/>
          <w:numId w:val="60"/>
        </w:numPr>
      </w:pPr>
      <w:r w:rsidRPr="006D6E48">
        <w:t>California</w:t>
      </w:r>
    </w:p>
    <w:p w14:paraId="1835D2DD" w14:textId="77777777" w:rsidR="00BA3A57" w:rsidRPr="006D6E48" w:rsidRDefault="00BA3A57" w:rsidP="00BA3A57">
      <w:pPr>
        <w:pStyle w:val="BodyText"/>
        <w:rPr>
          <w:noProof/>
        </w:rPr>
      </w:pPr>
      <w:r w:rsidRPr="006D6E48">
        <w:t xml:space="preserve">To apply the restriction regarding </w:t>
      </w:r>
      <w:r>
        <w:t>c</w:t>
      </w:r>
      <w:r w:rsidRPr="006D6E48">
        <w:t xml:space="preserve">rashes per </w:t>
      </w:r>
      <w:r>
        <w:t>y</w:t>
      </w:r>
      <w:r w:rsidRPr="006D6E48">
        <w:t xml:space="preserve">ear, the study eliminates States with </w:t>
      </w:r>
      <w:r>
        <w:t>fewer</w:t>
      </w:r>
      <w:r w:rsidRPr="006D6E48">
        <w:t xml:space="preserve"> than 12 qualifying crashes in 2020-2021 (</w:t>
      </w:r>
      <w:r>
        <w:t>six</w:t>
      </w:r>
      <w:r w:rsidRPr="006D6E48">
        <w:t xml:space="preserve"> per year on average). This excludes the following additional States shown in</w:t>
      </w:r>
      <w:r>
        <w:t xml:space="preserve"> </w:t>
      </w:r>
      <w:r>
        <w:fldChar w:fldCharType="begin"/>
      </w:r>
      <w:r>
        <w:instrText xml:space="preserve"> REF _Ref180654991 \h </w:instrText>
      </w:r>
      <w:r>
        <w:fldChar w:fldCharType="separate"/>
      </w:r>
      <w:r>
        <w:t xml:space="preserve">Table </w:t>
      </w:r>
      <w:r>
        <w:rPr>
          <w:noProof/>
        </w:rPr>
        <w:t>8</w:t>
      </w:r>
      <w:r>
        <w:fldChar w:fldCharType="end"/>
      </w:r>
      <w:r w:rsidRPr="006D6E48">
        <w:t>, all from the North region</w:t>
      </w:r>
      <w:r w:rsidRPr="006D6E48">
        <w:rPr>
          <w:noProof/>
        </w:rPr>
        <w:t>:</w:t>
      </w:r>
    </w:p>
    <w:p w14:paraId="63E71EC2" w14:textId="77777777" w:rsidR="00BA3A57" w:rsidRPr="006D6E48" w:rsidRDefault="00BA3A57" w:rsidP="00BA3A57">
      <w:pPr>
        <w:pStyle w:val="BodyText"/>
        <w:numPr>
          <w:ilvl w:val="0"/>
          <w:numId w:val="62"/>
        </w:numPr>
      </w:pPr>
      <w:r w:rsidRPr="006D6E48">
        <w:t>Vermont</w:t>
      </w:r>
    </w:p>
    <w:p w14:paraId="3493D457" w14:textId="77777777" w:rsidR="00BA3A57" w:rsidRPr="006D6E48" w:rsidRDefault="00BA3A57" w:rsidP="00BA3A57">
      <w:pPr>
        <w:pStyle w:val="BodyText"/>
        <w:numPr>
          <w:ilvl w:val="0"/>
          <w:numId w:val="62"/>
        </w:numPr>
      </w:pPr>
      <w:r w:rsidRPr="006D6E48">
        <w:t>New Hampshire</w:t>
      </w:r>
    </w:p>
    <w:p w14:paraId="2645DB9C" w14:textId="77777777" w:rsidR="00BA3A57" w:rsidRPr="006D6E48" w:rsidRDefault="00BA3A57" w:rsidP="00BA3A57">
      <w:pPr>
        <w:pStyle w:val="BodyText"/>
        <w:numPr>
          <w:ilvl w:val="0"/>
          <w:numId w:val="62"/>
        </w:numPr>
      </w:pPr>
      <w:r w:rsidRPr="006D6E48">
        <w:t>District of Columbia</w:t>
      </w:r>
    </w:p>
    <w:p w14:paraId="6106A685" w14:textId="77777777" w:rsidR="00BA3A57" w:rsidRPr="006D6E48" w:rsidRDefault="00BA3A57" w:rsidP="00BA3A57">
      <w:pPr>
        <w:pStyle w:val="BodyText"/>
        <w:numPr>
          <w:ilvl w:val="0"/>
          <w:numId w:val="62"/>
        </w:numPr>
      </w:pPr>
      <w:r w:rsidRPr="006D6E48">
        <w:t>Rhode Island</w:t>
      </w:r>
    </w:p>
    <w:p w14:paraId="572F14A8" w14:textId="77777777" w:rsidR="00BA3A57" w:rsidRDefault="00BA3A57" w:rsidP="00BA3A57">
      <w:pPr>
        <w:pStyle w:val="Caption"/>
        <w:keepNext/>
      </w:pPr>
      <w:bookmarkStart w:id="112" w:name="_Ref180653480"/>
    </w:p>
    <w:p w14:paraId="443850CA" w14:textId="77777777" w:rsidR="00BA3A57" w:rsidRDefault="00BA3A57" w:rsidP="00BA3A57">
      <w:pPr>
        <w:pStyle w:val="Caption"/>
        <w:keepNext/>
      </w:pPr>
    </w:p>
    <w:p w14:paraId="3F803478" w14:textId="77777777" w:rsidR="00BA3A57" w:rsidRDefault="00BA3A57" w:rsidP="00BA3A57">
      <w:pPr>
        <w:pStyle w:val="Caption"/>
        <w:keepNext/>
      </w:pPr>
      <w:r>
        <w:t xml:space="preserve">Table </w:t>
      </w:r>
      <w:fldSimple w:instr=" SEQ Table \* ARABIC ">
        <w:r>
          <w:rPr>
            <w:noProof/>
          </w:rPr>
          <w:t>7</w:t>
        </w:r>
      </w:fldSimple>
      <w:bookmarkEnd w:id="112"/>
      <w:r>
        <w:t>. State ICS and frequency of qualifying crashes</w:t>
      </w:r>
    </w:p>
    <w:tbl>
      <w:tblPr>
        <w:tblStyle w:val="GridTable4-Accent6"/>
        <w:tblW w:w="0" w:type="auto"/>
        <w:tblLook w:val="04A0" w:firstRow="1" w:lastRow="0" w:firstColumn="1" w:lastColumn="0" w:noHBand="0" w:noVBand="1"/>
      </w:tblPr>
      <w:tblGrid>
        <w:gridCol w:w="2014"/>
        <w:gridCol w:w="2751"/>
        <w:gridCol w:w="1768"/>
        <w:gridCol w:w="1768"/>
        <w:gridCol w:w="1769"/>
      </w:tblGrid>
      <w:tr w:rsidR="00BA3A57" w14:paraId="21FF7FA0" w14:textId="77777777" w:rsidTr="00BF72F0">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2014" w:type="dxa"/>
            <w:shd w:val="clear" w:color="auto" w:fill="001646" w:themeFill="accent1"/>
          </w:tcPr>
          <w:p w14:paraId="3469A654" w14:textId="77777777" w:rsidR="00BA3A57" w:rsidRPr="00316CD2" w:rsidRDefault="00BA3A57" w:rsidP="00BF72F0">
            <w:pPr>
              <w:pStyle w:val="Chartheader"/>
              <w:rPr>
                <w:rFonts w:asciiTheme="majorHAnsi" w:hAnsiTheme="majorHAnsi" w:cstheme="majorHAnsi"/>
                <w:sz w:val="18"/>
                <w:szCs w:val="18"/>
              </w:rPr>
            </w:pPr>
            <w:r w:rsidRPr="00316CD2">
              <w:rPr>
                <w:rFonts w:asciiTheme="majorHAnsi" w:hAnsiTheme="majorHAnsi" w:cstheme="majorHAnsi"/>
                <w:sz w:val="18"/>
                <w:szCs w:val="18"/>
              </w:rPr>
              <w:t>Region</w:t>
            </w:r>
          </w:p>
        </w:tc>
        <w:tc>
          <w:tcPr>
            <w:tcW w:w="2751" w:type="dxa"/>
            <w:shd w:val="clear" w:color="auto" w:fill="001646" w:themeFill="accent1"/>
          </w:tcPr>
          <w:p w14:paraId="541EA9F9"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State</w:t>
            </w:r>
          </w:p>
        </w:tc>
        <w:tc>
          <w:tcPr>
            <w:tcW w:w="1768" w:type="dxa"/>
            <w:shd w:val="clear" w:color="auto" w:fill="001646" w:themeFill="accent1"/>
          </w:tcPr>
          <w:p w14:paraId="376B9DE8"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ICS</w:t>
            </w:r>
          </w:p>
        </w:tc>
        <w:tc>
          <w:tcPr>
            <w:tcW w:w="1768" w:type="dxa"/>
            <w:shd w:val="clear" w:color="auto" w:fill="001646" w:themeFill="accent1"/>
          </w:tcPr>
          <w:p w14:paraId="3695AF10"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Qualifying Crashes</w:t>
            </w:r>
          </w:p>
        </w:tc>
        <w:tc>
          <w:tcPr>
            <w:tcW w:w="1769" w:type="dxa"/>
            <w:shd w:val="clear" w:color="auto" w:fill="001646" w:themeFill="accent1"/>
          </w:tcPr>
          <w:p w14:paraId="2769D43A"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Eliminate</w:t>
            </w:r>
          </w:p>
        </w:tc>
      </w:tr>
      <w:tr w:rsidR="00BA3A57" w14:paraId="7A20F9B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61CFECB2" w14:textId="77777777" w:rsidR="00BA3A57" w:rsidRPr="00316CD2" w:rsidRDefault="00BA3A57" w:rsidP="00BF72F0">
            <w:pPr>
              <w:pStyle w:val="BodyText"/>
              <w:rPr>
                <w:rFonts w:asciiTheme="majorHAnsi" w:hAnsiTheme="majorHAnsi" w:cstheme="majorHAnsi"/>
                <w:sz w:val="18"/>
                <w:szCs w:val="18"/>
              </w:rPr>
            </w:pPr>
            <w:bookmarkStart w:id="113" w:name="_Hlk180652894"/>
            <w:r w:rsidRPr="00316CD2">
              <w:rPr>
                <w:rFonts w:asciiTheme="majorHAnsi" w:hAnsiTheme="majorHAnsi" w:cstheme="majorHAnsi"/>
                <w:sz w:val="18"/>
                <w:szCs w:val="18"/>
              </w:rPr>
              <w:t>North</w:t>
            </w:r>
          </w:p>
        </w:tc>
        <w:tc>
          <w:tcPr>
            <w:tcW w:w="2751" w:type="dxa"/>
          </w:tcPr>
          <w:p w14:paraId="00B86520"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Vermont</w:t>
            </w:r>
          </w:p>
        </w:tc>
        <w:tc>
          <w:tcPr>
            <w:tcW w:w="1768" w:type="dxa"/>
          </w:tcPr>
          <w:p w14:paraId="3D0C24C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768" w:type="dxa"/>
          </w:tcPr>
          <w:p w14:paraId="15EC1AA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color w:val="C00000"/>
                <w:sz w:val="18"/>
                <w:szCs w:val="18"/>
              </w:rPr>
              <w:t>7</w:t>
            </w:r>
          </w:p>
        </w:tc>
        <w:tc>
          <w:tcPr>
            <w:tcW w:w="1769" w:type="dxa"/>
          </w:tcPr>
          <w:p w14:paraId="1DC71944"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14:paraId="6498D630"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E184A7A"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64EE0D4C"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Massachusetts</w:t>
            </w:r>
          </w:p>
        </w:tc>
        <w:tc>
          <w:tcPr>
            <w:tcW w:w="1768" w:type="dxa"/>
          </w:tcPr>
          <w:p w14:paraId="1B811AC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10.10</w:t>
            </w:r>
          </w:p>
        </w:tc>
        <w:tc>
          <w:tcPr>
            <w:tcW w:w="1768" w:type="dxa"/>
          </w:tcPr>
          <w:p w14:paraId="42ED8CBA"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42</w:t>
            </w:r>
          </w:p>
        </w:tc>
        <w:tc>
          <w:tcPr>
            <w:tcW w:w="1769" w:type="dxa"/>
          </w:tcPr>
          <w:p w14:paraId="2E3C9124"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14:paraId="26093546"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65DCD8C"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67A35317"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Hampshire</w:t>
            </w:r>
          </w:p>
        </w:tc>
        <w:tc>
          <w:tcPr>
            <w:tcW w:w="1768" w:type="dxa"/>
          </w:tcPr>
          <w:p w14:paraId="7FB79462"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9.90</w:t>
            </w:r>
          </w:p>
        </w:tc>
        <w:tc>
          <w:tcPr>
            <w:tcW w:w="1768" w:type="dxa"/>
          </w:tcPr>
          <w:p w14:paraId="40C47D8B"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color w:val="C00000"/>
                <w:sz w:val="18"/>
                <w:szCs w:val="18"/>
              </w:rPr>
              <w:t>11</w:t>
            </w:r>
          </w:p>
        </w:tc>
        <w:tc>
          <w:tcPr>
            <w:tcW w:w="1769" w:type="dxa"/>
          </w:tcPr>
          <w:p w14:paraId="4D1126C5"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14:paraId="4A27C79F"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4A4D92E0"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1D086A0D"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York</w:t>
            </w:r>
          </w:p>
        </w:tc>
        <w:tc>
          <w:tcPr>
            <w:tcW w:w="1768" w:type="dxa"/>
          </w:tcPr>
          <w:p w14:paraId="66D943E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9.65</w:t>
            </w:r>
          </w:p>
        </w:tc>
        <w:tc>
          <w:tcPr>
            <w:tcW w:w="1768" w:type="dxa"/>
          </w:tcPr>
          <w:p w14:paraId="380F8E5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182</w:t>
            </w:r>
          </w:p>
        </w:tc>
        <w:tc>
          <w:tcPr>
            <w:tcW w:w="1769" w:type="dxa"/>
          </w:tcPr>
          <w:p w14:paraId="47D4CF76"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14:paraId="536A2F5F"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7321EBDC"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77625399"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Missouri</w:t>
            </w:r>
          </w:p>
        </w:tc>
        <w:tc>
          <w:tcPr>
            <w:tcW w:w="1768" w:type="dxa"/>
          </w:tcPr>
          <w:p w14:paraId="122E1E61"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768" w:type="dxa"/>
          </w:tcPr>
          <w:p w14:paraId="0E50243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181</w:t>
            </w:r>
          </w:p>
        </w:tc>
        <w:tc>
          <w:tcPr>
            <w:tcW w:w="1769" w:type="dxa"/>
          </w:tcPr>
          <w:p w14:paraId="338A1591"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14:paraId="0A28C94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2BA8253B"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6CA91A7A"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Jersey</w:t>
            </w:r>
          </w:p>
        </w:tc>
        <w:tc>
          <w:tcPr>
            <w:tcW w:w="1768" w:type="dxa"/>
          </w:tcPr>
          <w:p w14:paraId="2E69B68E"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768" w:type="dxa"/>
          </w:tcPr>
          <w:p w14:paraId="288D1F5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110</w:t>
            </w:r>
          </w:p>
        </w:tc>
        <w:tc>
          <w:tcPr>
            <w:tcW w:w="1769" w:type="dxa"/>
          </w:tcPr>
          <w:p w14:paraId="48F8C19F"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14:paraId="20F86E8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9BD89F2" w14:textId="77777777" w:rsidR="00BA3A57" w:rsidRPr="00316CD2" w:rsidRDefault="00BA3A57" w:rsidP="00BF72F0">
            <w:pPr>
              <w:pStyle w:val="BodyText"/>
              <w:rPr>
                <w:rFonts w:asciiTheme="majorHAnsi" w:hAnsiTheme="majorHAnsi" w:cstheme="majorHAnsi"/>
                <w:sz w:val="18"/>
                <w:szCs w:val="18"/>
              </w:rPr>
            </w:pPr>
            <w:bookmarkStart w:id="114" w:name="_Hlk180653069"/>
            <w:r w:rsidRPr="00316CD2">
              <w:rPr>
                <w:rFonts w:asciiTheme="majorHAnsi" w:hAnsiTheme="majorHAnsi" w:cstheme="majorHAnsi"/>
                <w:sz w:val="18"/>
                <w:szCs w:val="18"/>
              </w:rPr>
              <w:t>North</w:t>
            </w:r>
          </w:p>
        </w:tc>
        <w:tc>
          <w:tcPr>
            <w:tcW w:w="2751" w:type="dxa"/>
          </w:tcPr>
          <w:p w14:paraId="5761DFC1"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Maine</w:t>
            </w:r>
          </w:p>
        </w:tc>
        <w:tc>
          <w:tcPr>
            <w:tcW w:w="1768" w:type="dxa"/>
          </w:tcPr>
          <w:p w14:paraId="60D1DCF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8.90</w:t>
            </w:r>
          </w:p>
        </w:tc>
        <w:tc>
          <w:tcPr>
            <w:tcW w:w="1768" w:type="dxa"/>
          </w:tcPr>
          <w:p w14:paraId="6E1687C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26</w:t>
            </w:r>
          </w:p>
        </w:tc>
        <w:tc>
          <w:tcPr>
            <w:tcW w:w="1769" w:type="dxa"/>
          </w:tcPr>
          <w:p w14:paraId="7163E942"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14:paraId="66977A10"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75B4297F"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1BA8D6CA"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District of Columbia</w:t>
            </w:r>
          </w:p>
        </w:tc>
        <w:tc>
          <w:tcPr>
            <w:tcW w:w="1768" w:type="dxa"/>
          </w:tcPr>
          <w:p w14:paraId="3744BB5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8.60</w:t>
            </w:r>
          </w:p>
        </w:tc>
        <w:tc>
          <w:tcPr>
            <w:tcW w:w="1768" w:type="dxa"/>
          </w:tcPr>
          <w:p w14:paraId="62D45FD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color w:val="C00000"/>
                <w:sz w:val="18"/>
                <w:szCs w:val="18"/>
              </w:rPr>
              <w:t>4</w:t>
            </w:r>
          </w:p>
        </w:tc>
        <w:tc>
          <w:tcPr>
            <w:tcW w:w="1769" w:type="dxa"/>
          </w:tcPr>
          <w:p w14:paraId="086D5D0D"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14:paraId="5B362A9F"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C32967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1BC27D11"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Connecticut</w:t>
            </w:r>
          </w:p>
        </w:tc>
        <w:tc>
          <w:tcPr>
            <w:tcW w:w="1768" w:type="dxa"/>
          </w:tcPr>
          <w:p w14:paraId="0F44AD0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8.20</w:t>
            </w:r>
          </w:p>
        </w:tc>
        <w:tc>
          <w:tcPr>
            <w:tcW w:w="1768" w:type="dxa"/>
          </w:tcPr>
          <w:p w14:paraId="58AD98D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36</w:t>
            </w:r>
          </w:p>
        </w:tc>
        <w:tc>
          <w:tcPr>
            <w:tcW w:w="1769" w:type="dxa"/>
          </w:tcPr>
          <w:p w14:paraId="16CD40A8"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14:paraId="720129CA"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480DFB70"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5B73E42F"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Maryland</w:t>
            </w:r>
          </w:p>
        </w:tc>
        <w:tc>
          <w:tcPr>
            <w:tcW w:w="1768" w:type="dxa"/>
          </w:tcPr>
          <w:p w14:paraId="0805B98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7.70</w:t>
            </w:r>
          </w:p>
        </w:tc>
        <w:tc>
          <w:tcPr>
            <w:tcW w:w="1768" w:type="dxa"/>
          </w:tcPr>
          <w:p w14:paraId="5EAAB9A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75</w:t>
            </w:r>
          </w:p>
        </w:tc>
        <w:tc>
          <w:tcPr>
            <w:tcW w:w="1769" w:type="dxa"/>
          </w:tcPr>
          <w:p w14:paraId="56A0CDBA"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14:paraId="5FC4AA0D"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31AD26B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5AB214F6"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Pennsylvania</w:t>
            </w:r>
          </w:p>
        </w:tc>
        <w:tc>
          <w:tcPr>
            <w:tcW w:w="1768" w:type="dxa"/>
          </w:tcPr>
          <w:p w14:paraId="7CDB1833"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7.65</w:t>
            </w:r>
          </w:p>
        </w:tc>
        <w:tc>
          <w:tcPr>
            <w:tcW w:w="1768" w:type="dxa"/>
          </w:tcPr>
          <w:p w14:paraId="7C3C5FE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248</w:t>
            </w:r>
          </w:p>
        </w:tc>
        <w:tc>
          <w:tcPr>
            <w:tcW w:w="1769" w:type="dxa"/>
          </w:tcPr>
          <w:p w14:paraId="3336FE40"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14:paraId="25A3FE9E"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16BC9588"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5BC14FF5"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Indiana</w:t>
            </w:r>
          </w:p>
        </w:tc>
        <w:tc>
          <w:tcPr>
            <w:tcW w:w="1768" w:type="dxa"/>
          </w:tcPr>
          <w:p w14:paraId="222543C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7.15</w:t>
            </w:r>
          </w:p>
        </w:tc>
        <w:tc>
          <w:tcPr>
            <w:tcW w:w="1768" w:type="dxa"/>
          </w:tcPr>
          <w:p w14:paraId="0AA5A74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276</w:t>
            </w:r>
          </w:p>
        </w:tc>
        <w:tc>
          <w:tcPr>
            <w:tcW w:w="1769" w:type="dxa"/>
          </w:tcPr>
          <w:p w14:paraId="100EDF95"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14:paraId="3B04E8AB"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1F6BC2A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04182112"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Rhode Island</w:t>
            </w:r>
          </w:p>
        </w:tc>
        <w:tc>
          <w:tcPr>
            <w:tcW w:w="1768" w:type="dxa"/>
          </w:tcPr>
          <w:p w14:paraId="2CB9683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6.90</w:t>
            </w:r>
          </w:p>
        </w:tc>
        <w:tc>
          <w:tcPr>
            <w:tcW w:w="1768" w:type="dxa"/>
          </w:tcPr>
          <w:p w14:paraId="5FDEB933"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color w:val="C00000"/>
                <w:sz w:val="18"/>
                <w:szCs w:val="18"/>
              </w:rPr>
              <w:t>4</w:t>
            </w:r>
          </w:p>
        </w:tc>
        <w:tc>
          <w:tcPr>
            <w:tcW w:w="1769" w:type="dxa"/>
          </w:tcPr>
          <w:p w14:paraId="7E73C977"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14:paraId="723E6D56"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465ECD80"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3DFE7820"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Ohio</w:t>
            </w:r>
          </w:p>
        </w:tc>
        <w:tc>
          <w:tcPr>
            <w:tcW w:w="1768" w:type="dxa"/>
          </w:tcPr>
          <w:p w14:paraId="6653282F"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6.70</w:t>
            </w:r>
          </w:p>
        </w:tc>
        <w:tc>
          <w:tcPr>
            <w:tcW w:w="1768" w:type="dxa"/>
          </w:tcPr>
          <w:p w14:paraId="1F3974A2"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263</w:t>
            </w:r>
          </w:p>
        </w:tc>
        <w:tc>
          <w:tcPr>
            <w:tcW w:w="1769" w:type="dxa"/>
          </w:tcPr>
          <w:p w14:paraId="7A3C315B"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14:paraId="0C69002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FF5710E"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Pr>
          <w:p w14:paraId="65FF06D1"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Delaware</w:t>
            </w:r>
          </w:p>
        </w:tc>
        <w:tc>
          <w:tcPr>
            <w:tcW w:w="1768" w:type="dxa"/>
          </w:tcPr>
          <w:p w14:paraId="03B56CE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6.10</w:t>
            </w:r>
          </w:p>
        </w:tc>
        <w:tc>
          <w:tcPr>
            <w:tcW w:w="1768" w:type="dxa"/>
          </w:tcPr>
          <w:p w14:paraId="621E84E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16</w:t>
            </w:r>
          </w:p>
        </w:tc>
        <w:tc>
          <w:tcPr>
            <w:tcW w:w="1769" w:type="dxa"/>
          </w:tcPr>
          <w:p w14:paraId="47DD35E2"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14:paraId="3554369C"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3336FACF"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lastRenderedPageBreak/>
              <w:t>North</w:t>
            </w:r>
          </w:p>
        </w:tc>
        <w:tc>
          <w:tcPr>
            <w:tcW w:w="2751" w:type="dxa"/>
          </w:tcPr>
          <w:p w14:paraId="5F40A499"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Wisconsin</w:t>
            </w:r>
          </w:p>
        </w:tc>
        <w:tc>
          <w:tcPr>
            <w:tcW w:w="1768" w:type="dxa"/>
          </w:tcPr>
          <w:p w14:paraId="4DF773C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4.65</w:t>
            </w:r>
          </w:p>
        </w:tc>
        <w:tc>
          <w:tcPr>
            <w:tcW w:w="1768" w:type="dxa"/>
          </w:tcPr>
          <w:p w14:paraId="292145E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130</w:t>
            </w:r>
          </w:p>
        </w:tc>
        <w:tc>
          <w:tcPr>
            <w:tcW w:w="1769" w:type="dxa"/>
          </w:tcPr>
          <w:p w14:paraId="7C827F22"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14:paraId="774308D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Borders>
              <w:bottom w:val="nil"/>
            </w:tcBorders>
          </w:tcPr>
          <w:p w14:paraId="7ABFD0D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Borders>
              <w:bottom w:val="nil"/>
            </w:tcBorders>
          </w:tcPr>
          <w:p w14:paraId="2BBCB874"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Illinois</w:t>
            </w:r>
          </w:p>
        </w:tc>
        <w:tc>
          <w:tcPr>
            <w:tcW w:w="1768" w:type="dxa"/>
            <w:tcBorders>
              <w:bottom w:val="nil"/>
            </w:tcBorders>
          </w:tcPr>
          <w:p w14:paraId="01FD11E3"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3.60</w:t>
            </w:r>
          </w:p>
        </w:tc>
        <w:tc>
          <w:tcPr>
            <w:tcW w:w="1768" w:type="dxa"/>
            <w:tcBorders>
              <w:bottom w:val="nil"/>
            </w:tcBorders>
          </w:tcPr>
          <w:p w14:paraId="64A3D97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276</w:t>
            </w:r>
          </w:p>
        </w:tc>
        <w:tc>
          <w:tcPr>
            <w:tcW w:w="1769" w:type="dxa"/>
            <w:tcBorders>
              <w:bottom w:val="nil"/>
            </w:tcBorders>
          </w:tcPr>
          <w:p w14:paraId="7CDAF702"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14:paraId="22764A9E"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Borders>
              <w:bottom w:val="single" w:sz="4" w:space="0" w:color="auto"/>
            </w:tcBorders>
          </w:tcPr>
          <w:p w14:paraId="61B685A7"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751" w:type="dxa"/>
            <w:tcBorders>
              <w:bottom w:val="single" w:sz="4" w:space="0" w:color="auto"/>
            </w:tcBorders>
          </w:tcPr>
          <w:p w14:paraId="32325360"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Michigan</w:t>
            </w:r>
          </w:p>
        </w:tc>
        <w:tc>
          <w:tcPr>
            <w:tcW w:w="1768" w:type="dxa"/>
            <w:tcBorders>
              <w:bottom w:val="single" w:sz="4" w:space="0" w:color="auto"/>
            </w:tcBorders>
          </w:tcPr>
          <w:p w14:paraId="4FB55F7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2.15</w:t>
            </w:r>
          </w:p>
        </w:tc>
        <w:tc>
          <w:tcPr>
            <w:tcW w:w="1768" w:type="dxa"/>
            <w:tcBorders>
              <w:bottom w:val="single" w:sz="4" w:space="0" w:color="auto"/>
            </w:tcBorders>
          </w:tcPr>
          <w:p w14:paraId="7C1B5C8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133</w:t>
            </w:r>
          </w:p>
        </w:tc>
        <w:tc>
          <w:tcPr>
            <w:tcW w:w="1769" w:type="dxa"/>
            <w:tcBorders>
              <w:bottom w:val="single" w:sz="4" w:space="0" w:color="auto"/>
            </w:tcBorders>
          </w:tcPr>
          <w:p w14:paraId="40B95ECA"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bookmarkEnd w:id="113"/>
      <w:bookmarkEnd w:id="114"/>
      <w:tr w:rsidR="00BA3A57" w14:paraId="221125EF"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auto"/>
            </w:tcBorders>
          </w:tcPr>
          <w:p w14:paraId="2F19641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751" w:type="dxa"/>
            <w:tcBorders>
              <w:top w:val="single" w:sz="4" w:space="0" w:color="auto"/>
            </w:tcBorders>
          </w:tcPr>
          <w:p w14:paraId="7C20C3C1"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Mississippi</w:t>
            </w:r>
          </w:p>
        </w:tc>
        <w:tc>
          <w:tcPr>
            <w:tcW w:w="1768" w:type="dxa"/>
            <w:tcBorders>
              <w:top w:val="single" w:sz="4" w:space="0" w:color="auto"/>
            </w:tcBorders>
          </w:tcPr>
          <w:p w14:paraId="1002AC51"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768" w:type="dxa"/>
            <w:tcBorders>
              <w:top w:val="single" w:sz="4" w:space="0" w:color="auto"/>
            </w:tcBorders>
          </w:tcPr>
          <w:p w14:paraId="519953C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160</w:t>
            </w:r>
          </w:p>
        </w:tc>
        <w:tc>
          <w:tcPr>
            <w:tcW w:w="1769" w:type="dxa"/>
            <w:tcBorders>
              <w:top w:val="single" w:sz="4" w:space="0" w:color="auto"/>
            </w:tcBorders>
          </w:tcPr>
          <w:p w14:paraId="0230B80B"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r>
      <w:tr w:rsidR="00BA3A57" w14:paraId="7FF6DB8E"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06E9148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751" w:type="dxa"/>
          </w:tcPr>
          <w:p w14:paraId="36C61DB8"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Texas</w:t>
            </w:r>
          </w:p>
        </w:tc>
        <w:tc>
          <w:tcPr>
            <w:tcW w:w="1768" w:type="dxa"/>
          </w:tcPr>
          <w:p w14:paraId="696EF40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768" w:type="dxa"/>
          </w:tcPr>
          <w:p w14:paraId="6094CF1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1080</w:t>
            </w:r>
          </w:p>
        </w:tc>
        <w:tc>
          <w:tcPr>
            <w:tcW w:w="1769" w:type="dxa"/>
          </w:tcPr>
          <w:p w14:paraId="47D98CAE"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r>
      <w:tr w:rsidR="00BA3A57" w14:paraId="45AE7809"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3C51C974"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751" w:type="dxa"/>
          </w:tcPr>
          <w:p w14:paraId="28AA2C27"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Oklahoma</w:t>
            </w:r>
          </w:p>
        </w:tc>
        <w:tc>
          <w:tcPr>
            <w:tcW w:w="1768" w:type="dxa"/>
          </w:tcPr>
          <w:p w14:paraId="236C92C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7.60</w:t>
            </w:r>
          </w:p>
        </w:tc>
        <w:tc>
          <w:tcPr>
            <w:tcW w:w="1768" w:type="dxa"/>
          </w:tcPr>
          <w:p w14:paraId="1748E35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163</w:t>
            </w:r>
          </w:p>
        </w:tc>
        <w:tc>
          <w:tcPr>
            <w:tcW w:w="1769" w:type="dxa"/>
          </w:tcPr>
          <w:p w14:paraId="62468022"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r>
      <w:tr w:rsidR="00BA3A57" w:rsidRPr="00506988" w14:paraId="166B8B15"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13FC96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751" w:type="dxa"/>
          </w:tcPr>
          <w:p w14:paraId="171DA5D2"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Alabama</w:t>
            </w:r>
          </w:p>
        </w:tc>
        <w:tc>
          <w:tcPr>
            <w:tcW w:w="1768" w:type="dxa"/>
          </w:tcPr>
          <w:p w14:paraId="676F2E5F"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6.60</w:t>
            </w:r>
          </w:p>
        </w:tc>
        <w:tc>
          <w:tcPr>
            <w:tcW w:w="1768" w:type="dxa"/>
          </w:tcPr>
          <w:p w14:paraId="2F52DE7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213</w:t>
            </w:r>
          </w:p>
        </w:tc>
        <w:tc>
          <w:tcPr>
            <w:tcW w:w="1769" w:type="dxa"/>
          </w:tcPr>
          <w:p w14:paraId="192E0B13"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06A4741B"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Borders>
              <w:bottom w:val="nil"/>
            </w:tcBorders>
          </w:tcPr>
          <w:p w14:paraId="36C35A6E"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751" w:type="dxa"/>
            <w:tcBorders>
              <w:bottom w:val="nil"/>
            </w:tcBorders>
          </w:tcPr>
          <w:p w14:paraId="7F70F178"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Arkansas</w:t>
            </w:r>
          </w:p>
        </w:tc>
        <w:tc>
          <w:tcPr>
            <w:tcW w:w="1768" w:type="dxa"/>
            <w:tcBorders>
              <w:bottom w:val="nil"/>
            </w:tcBorders>
          </w:tcPr>
          <w:p w14:paraId="2AEC7BA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1.35</w:t>
            </w:r>
          </w:p>
        </w:tc>
        <w:tc>
          <w:tcPr>
            <w:tcW w:w="1768" w:type="dxa"/>
            <w:tcBorders>
              <w:bottom w:val="nil"/>
            </w:tcBorders>
          </w:tcPr>
          <w:p w14:paraId="4D51C26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157</w:t>
            </w:r>
          </w:p>
        </w:tc>
        <w:tc>
          <w:tcPr>
            <w:tcW w:w="1769" w:type="dxa"/>
            <w:tcBorders>
              <w:bottom w:val="nil"/>
            </w:tcBorders>
          </w:tcPr>
          <w:p w14:paraId="549C2E2E"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7AA5C94A"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Borders>
              <w:bottom w:val="single" w:sz="4" w:space="0" w:color="auto"/>
            </w:tcBorders>
          </w:tcPr>
          <w:p w14:paraId="6E06D7AB"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751" w:type="dxa"/>
            <w:tcBorders>
              <w:bottom w:val="single" w:sz="4" w:space="0" w:color="auto"/>
            </w:tcBorders>
          </w:tcPr>
          <w:p w14:paraId="178CAD3D"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Louisiana</w:t>
            </w:r>
          </w:p>
        </w:tc>
        <w:tc>
          <w:tcPr>
            <w:tcW w:w="1768" w:type="dxa"/>
            <w:tcBorders>
              <w:bottom w:val="single" w:sz="4" w:space="0" w:color="auto"/>
            </w:tcBorders>
          </w:tcPr>
          <w:p w14:paraId="0ADEC93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0.70</w:t>
            </w:r>
          </w:p>
        </w:tc>
        <w:tc>
          <w:tcPr>
            <w:tcW w:w="1768" w:type="dxa"/>
            <w:tcBorders>
              <w:bottom w:val="single" w:sz="4" w:space="0" w:color="auto"/>
            </w:tcBorders>
          </w:tcPr>
          <w:p w14:paraId="1FDA047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169</w:t>
            </w:r>
          </w:p>
        </w:tc>
        <w:tc>
          <w:tcPr>
            <w:tcW w:w="1769" w:type="dxa"/>
            <w:tcBorders>
              <w:bottom w:val="single" w:sz="4" w:space="0" w:color="auto"/>
            </w:tcBorders>
          </w:tcPr>
          <w:p w14:paraId="09EA3FFF"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0A3B2F9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auto"/>
            </w:tcBorders>
          </w:tcPr>
          <w:p w14:paraId="452809C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Borders>
              <w:top w:val="single" w:sz="4" w:space="0" w:color="auto"/>
            </w:tcBorders>
          </w:tcPr>
          <w:p w14:paraId="2C0CE94C"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South Carolina</w:t>
            </w:r>
          </w:p>
        </w:tc>
        <w:tc>
          <w:tcPr>
            <w:tcW w:w="1768" w:type="dxa"/>
            <w:tcBorders>
              <w:top w:val="single" w:sz="4" w:space="0" w:color="auto"/>
            </w:tcBorders>
          </w:tcPr>
          <w:p w14:paraId="065ECAB3"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9.40</w:t>
            </w:r>
          </w:p>
        </w:tc>
        <w:tc>
          <w:tcPr>
            <w:tcW w:w="1768" w:type="dxa"/>
            <w:tcBorders>
              <w:top w:val="single" w:sz="4" w:space="0" w:color="auto"/>
            </w:tcBorders>
          </w:tcPr>
          <w:p w14:paraId="7D92F071"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198</w:t>
            </w:r>
          </w:p>
        </w:tc>
        <w:tc>
          <w:tcPr>
            <w:tcW w:w="1769" w:type="dxa"/>
            <w:tcBorders>
              <w:top w:val="single" w:sz="4" w:space="0" w:color="auto"/>
            </w:tcBorders>
          </w:tcPr>
          <w:p w14:paraId="091F20D5"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65EBFC1F"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1B9CC39E"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Pr>
          <w:p w14:paraId="68093420"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Kentucky</w:t>
            </w:r>
          </w:p>
        </w:tc>
        <w:tc>
          <w:tcPr>
            <w:tcW w:w="1768" w:type="dxa"/>
          </w:tcPr>
          <w:p w14:paraId="4421A483"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9.10</w:t>
            </w:r>
          </w:p>
        </w:tc>
        <w:tc>
          <w:tcPr>
            <w:tcW w:w="1768" w:type="dxa"/>
          </w:tcPr>
          <w:p w14:paraId="59B11D3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188</w:t>
            </w:r>
          </w:p>
        </w:tc>
        <w:tc>
          <w:tcPr>
            <w:tcW w:w="1769" w:type="dxa"/>
          </w:tcPr>
          <w:p w14:paraId="7ABAA8D5"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35D3B66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29341E2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Pr>
          <w:p w14:paraId="4F74D545"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Virginia</w:t>
            </w:r>
          </w:p>
        </w:tc>
        <w:tc>
          <w:tcPr>
            <w:tcW w:w="1768" w:type="dxa"/>
          </w:tcPr>
          <w:p w14:paraId="5026868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8.60</w:t>
            </w:r>
          </w:p>
        </w:tc>
        <w:tc>
          <w:tcPr>
            <w:tcW w:w="1768" w:type="dxa"/>
          </w:tcPr>
          <w:p w14:paraId="7103569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181</w:t>
            </w:r>
          </w:p>
        </w:tc>
        <w:tc>
          <w:tcPr>
            <w:tcW w:w="1769" w:type="dxa"/>
          </w:tcPr>
          <w:p w14:paraId="281E84A7"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43238AB8"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1608C4E4"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Pr>
          <w:p w14:paraId="697618E5"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North Carolina</w:t>
            </w:r>
          </w:p>
        </w:tc>
        <w:tc>
          <w:tcPr>
            <w:tcW w:w="1768" w:type="dxa"/>
          </w:tcPr>
          <w:p w14:paraId="72A600A0"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7.60</w:t>
            </w:r>
          </w:p>
        </w:tc>
        <w:tc>
          <w:tcPr>
            <w:tcW w:w="1768" w:type="dxa"/>
          </w:tcPr>
          <w:p w14:paraId="6572E87E"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238</w:t>
            </w:r>
          </w:p>
        </w:tc>
        <w:tc>
          <w:tcPr>
            <w:tcW w:w="1769" w:type="dxa"/>
          </w:tcPr>
          <w:p w14:paraId="044E190C"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16771C4C"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458D98DF"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Pr>
          <w:p w14:paraId="642E8FA8"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Florida</w:t>
            </w:r>
          </w:p>
        </w:tc>
        <w:tc>
          <w:tcPr>
            <w:tcW w:w="1768" w:type="dxa"/>
          </w:tcPr>
          <w:p w14:paraId="694A086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7.45</w:t>
            </w:r>
          </w:p>
        </w:tc>
        <w:tc>
          <w:tcPr>
            <w:tcW w:w="1768" w:type="dxa"/>
          </w:tcPr>
          <w:p w14:paraId="5831589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506</w:t>
            </w:r>
          </w:p>
        </w:tc>
        <w:tc>
          <w:tcPr>
            <w:tcW w:w="1769" w:type="dxa"/>
          </w:tcPr>
          <w:p w14:paraId="78209EC0"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00AB42E8"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72853C7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Pr>
          <w:p w14:paraId="7C6E800B"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Georgia</w:t>
            </w:r>
          </w:p>
        </w:tc>
        <w:tc>
          <w:tcPr>
            <w:tcW w:w="1768" w:type="dxa"/>
          </w:tcPr>
          <w:p w14:paraId="363310E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6.10</w:t>
            </w:r>
          </w:p>
        </w:tc>
        <w:tc>
          <w:tcPr>
            <w:tcW w:w="1768" w:type="dxa"/>
          </w:tcPr>
          <w:p w14:paraId="601CE900"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365</w:t>
            </w:r>
          </w:p>
        </w:tc>
        <w:tc>
          <w:tcPr>
            <w:tcW w:w="1769" w:type="dxa"/>
          </w:tcPr>
          <w:p w14:paraId="502398D7"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7259416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Borders>
              <w:bottom w:val="nil"/>
            </w:tcBorders>
          </w:tcPr>
          <w:p w14:paraId="453266BE"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Borders>
              <w:bottom w:val="nil"/>
            </w:tcBorders>
          </w:tcPr>
          <w:p w14:paraId="399C6429"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West Virginia</w:t>
            </w:r>
          </w:p>
        </w:tc>
        <w:tc>
          <w:tcPr>
            <w:tcW w:w="1768" w:type="dxa"/>
            <w:tcBorders>
              <w:bottom w:val="nil"/>
            </w:tcBorders>
          </w:tcPr>
          <w:p w14:paraId="3FBB55BB"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4.90</w:t>
            </w:r>
          </w:p>
        </w:tc>
        <w:tc>
          <w:tcPr>
            <w:tcW w:w="1768" w:type="dxa"/>
            <w:tcBorders>
              <w:bottom w:val="nil"/>
            </w:tcBorders>
          </w:tcPr>
          <w:p w14:paraId="10D4C2C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51</w:t>
            </w:r>
          </w:p>
        </w:tc>
        <w:tc>
          <w:tcPr>
            <w:tcW w:w="1769" w:type="dxa"/>
            <w:tcBorders>
              <w:bottom w:val="nil"/>
            </w:tcBorders>
          </w:tcPr>
          <w:p w14:paraId="4D41DA1C"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1DC224DC"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Borders>
              <w:bottom w:val="single" w:sz="4" w:space="0" w:color="auto"/>
            </w:tcBorders>
          </w:tcPr>
          <w:p w14:paraId="652E24F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751" w:type="dxa"/>
            <w:tcBorders>
              <w:bottom w:val="single" w:sz="4" w:space="0" w:color="auto"/>
            </w:tcBorders>
          </w:tcPr>
          <w:p w14:paraId="364C1163"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Tennessee</w:t>
            </w:r>
          </w:p>
        </w:tc>
        <w:tc>
          <w:tcPr>
            <w:tcW w:w="1768" w:type="dxa"/>
            <w:tcBorders>
              <w:bottom w:val="single" w:sz="4" w:space="0" w:color="auto"/>
            </w:tcBorders>
          </w:tcPr>
          <w:p w14:paraId="1F43C2A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color w:val="C00000"/>
                <w:sz w:val="18"/>
                <w:szCs w:val="18"/>
              </w:rPr>
              <w:t>2.65</w:t>
            </w:r>
          </w:p>
        </w:tc>
        <w:tc>
          <w:tcPr>
            <w:tcW w:w="1768" w:type="dxa"/>
            <w:tcBorders>
              <w:bottom w:val="single" w:sz="4" w:space="0" w:color="auto"/>
            </w:tcBorders>
          </w:tcPr>
          <w:p w14:paraId="058F69A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277</w:t>
            </w:r>
          </w:p>
        </w:tc>
        <w:tc>
          <w:tcPr>
            <w:tcW w:w="1769" w:type="dxa"/>
            <w:tcBorders>
              <w:bottom w:val="single" w:sz="4" w:space="0" w:color="auto"/>
            </w:tcBorders>
          </w:tcPr>
          <w:p w14:paraId="69D4A4C6"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5012934A"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auto"/>
            </w:tcBorders>
          </w:tcPr>
          <w:p w14:paraId="3C0CD919"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lastRenderedPageBreak/>
              <w:t>West</w:t>
            </w:r>
          </w:p>
        </w:tc>
        <w:tc>
          <w:tcPr>
            <w:tcW w:w="2751" w:type="dxa"/>
            <w:tcBorders>
              <w:top w:val="single" w:sz="4" w:space="0" w:color="auto"/>
            </w:tcBorders>
          </w:tcPr>
          <w:p w14:paraId="53F1715E"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Washington</w:t>
            </w:r>
          </w:p>
        </w:tc>
        <w:tc>
          <w:tcPr>
            <w:tcW w:w="1768" w:type="dxa"/>
            <w:tcBorders>
              <w:top w:val="single" w:sz="4" w:space="0" w:color="auto"/>
            </w:tcBorders>
          </w:tcPr>
          <w:p w14:paraId="7097027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10.60</w:t>
            </w:r>
          </w:p>
        </w:tc>
        <w:tc>
          <w:tcPr>
            <w:tcW w:w="1768" w:type="dxa"/>
            <w:tcBorders>
              <w:top w:val="single" w:sz="4" w:space="0" w:color="auto"/>
            </w:tcBorders>
          </w:tcPr>
          <w:p w14:paraId="6C461E2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111</w:t>
            </w:r>
          </w:p>
        </w:tc>
        <w:tc>
          <w:tcPr>
            <w:tcW w:w="1769" w:type="dxa"/>
            <w:tcBorders>
              <w:top w:val="single" w:sz="4" w:space="0" w:color="auto"/>
            </w:tcBorders>
          </w:tcPr>
          <w:p w14:paraId="58FF2A9C"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42CB2032"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73A957F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429FC57E"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South Dakota</w:t>
            </w:r>
          </w:p>
        </w:tc>
        <w:tc>
          <w:tcPr>
            <w:tcW w:w="1768" w:type="dxa"/>
          </w:tcPr>
          <w:p w14:paraId="06683FE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768" w:type="dxa"/>
          </w:tcPr>
          <w:p w14:paraId="68674AB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33</w:t>
            </w:r>
          </w:p>
        </w:tc>
        <w:tc>
          <w:tcPr>
            <w:tcW w:w="1769" w:type="dxa"/>
          </w:tcPr>
          <w:p w14:paraId="5DA94BBB"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22122C85"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059F0126"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3FFBC042"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Iowa</w:t>
            </w:r>
          </w:p>
        </w:tc>
        <w:tc>
          <w:tcPr>
            <w:tcW w:w="1768" w:type="dxa"/>
          </w:tcPr>
          <w:p w14:paraId="380B7952"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768" w:type="dxa"/>
          </w:tcPr>
          <w:p w14:paraId="2B3A145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125</w:t>
            </w:r>
          </w:p>
        </w:tc>
        <w:tc>
          <w:tcPr>
            <w:tcW w:w="1769" w:type="dxa"/>
          </w:tcPr>
          <w:p w14:paraId="6E2BD187"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44A5EF34"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2E42A330"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4D7B3D1B"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Kansas</w:t>
            </w:r>
          </w:p>
        </w:tc>
        <w:tc>
          <w:tcPr>
            <w:tcW w:w="1768" w:type="dxa"/>
          </w:tcPr>
          <w:p w14:paraId="0BE4186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9.40</w:t>
            </w:r>
          </w:p>
        </w:tc>
        <w:tc>
          <w:tcPr>
            <w:tcW w:w="1768" w:type="dxa"/>
          </w:tcPr>
          <w:p w14:paraId="4888772A"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131</w:t>
            </w:r>
          </w:p>
        </w:tc>
        <w:tc>
          <w:tcPr>
            <w:tcW w:w="1769" w:type="dxa"/>
          </w:tcPr>
          <w:p w14:paraId="365060FF"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2E6BE189"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2CD66C3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39016686"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Minnesota</w:t>
            </w:r>
          </w:p>
        </w:tc>
        <w:tc>
          <w:tcPr>
            <w:tcW w:w="1768" w:type="dxa"/>
          </w:tcPr>
          <w:p w14:paraId="05C6EA8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sz w:val="18"/>
                <w:szCs w:val="18"/>
              </w:rPr>
              <w:t>8.90</w:t>
            </w:r>
          </w:p>
        </w:tc>
        <w:tc>
          <w:tcPr>
            <w:tcW w:w="1768" w:type="dxa"/>
          </w:tcPr>
          <w:p w14:paraId="3B206B0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113</w:t>
            </w:r>
          </w:p>
        </w:tc>
        <w:tc>
          <w:tcPr>
            <w:tcW w:w="1769" w:type="dxa"/>
          </w:tcPr>
          <w:p w14:paraId="65B6BC8A"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693687FF"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7BB811B8"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5F8CAE96"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Utah</w:t>
            </w:r>
          </w:p>
        </w:tc>
        <w:tc>
          <w:tcPr>
            <w:tcW w:w="1768" w:type="dxa"/>
          </w:tcPr>
          <w:p w14:paraId="33129C5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sz w:val="18"/>
                <w:szCs w:val="18"/>
              </w:rPr>
              <w:t>8.60</w:t>
            </w:r>
          </w:p>
        </w:tc>
        <w:tc>
          <w:tcPr>
            <w:tcW w:w="1768" w:type="dxa"/>
          </w:tcPr>
          <w:p w14:paraId="6C039183"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67</w:t>
            </w:r>
          </w:p>
        </w:tc>
        <w:tc>
          <w:tcPr>
            <w:tcW w:w="1769" w:type="dxa"/>
          </w:tcPr>
          <w:p w14:paraId="5FF2305F"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5B261AB6"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6C0C3985"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2C079522"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Nevada</w:t>
            </w:r>
          </w:p>
        </w:tc>
        <w:tc>
          <w:tcPr>
            <w:tcW w:w="1768" w:type="dxa"/>
          </w:tcPr>
          <w:p w14:paraId="39F10FE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sz w:val="18"/>
                <w:szCs w:val="18"/>
              </w:rPr>
              <w:t>8.10</w:t>
            </w:r>
          </w:p>
        </w:tc>
        <w:tc>
          <w:tcPr>
            <w:tcW w:w="1768" w:type="dxa"/>
          </w:tcPr>
          <w:p w14:paraId="6FFB962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72</w:t>
            </w:r>
          </w:p>
        </w:tc>
        <w:tc>
          <w:tcPr>
            <w:tcW w:w="1769" w:type="dxa"/>
          </w:tcPr>
          <w:p w14:paraId="21BC9829"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0E6266D7"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FDB8C56"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04A39F61"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Nebraska</w:t>
            </w:r>
          </w:p>
        </w:tc>
        <w:tc>
          <w:tcPr>
            <w:tcW w:w="1768" w:type="dxa"/>
          </w:tcPr>
          <w:p w14:paraId="1426017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7.40</w:t>
            </w:r>
          </w:p>
        </w:tc>
        <w:tc>
          <w:tcPr>
            <w:tcW w:w="1768" w:type="dxa"/>
          </w:tcPr>
          <w:p w14:paraId="1111FE2E"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85</w:t>
            </w:r>
          </w:p>
        </w:tc>
        <w:tc>
          <w:tcPr>
            <w:tcW w:w="1769" w:type="dxa"/>
          </w:tcPr>
          <w:p w14:paraId="7A50F20A"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215C1B48"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70100DA9"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32E8F824"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Idaho</w:t>
            </w:r>
          </w:p>
        </w:tc>
        <w:tc>
          <w:tcPr>
            <w:tcW w:w="1768" w:type="dxa"/>
          </w:tcPr>
          <w:p w14:paraId="2E845EB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6.85</w:t>
            </w:r>
          </w:p>
        </w:tc>
        <w:tc>
          <w:tcPr>
            <w:tcW w:w="1768" w:type="dxa"/>
          </w:tcPr>
          <w:p w14:paraId="2732399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70</w:t>
            </w:r>
          </w:p>
        </w:tc>
        <w:tc>
          <w:tcPr>
            <w:tcW w:w="1769" w:type="dxa"/>
          </w:tcPr>
          <w:p w14:paraId="4CD84F04"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48FC5EDD"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658F4FE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45FA2ED5"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Arizona</w:t>
            </w:r>
          </w:p>
        </w:tc>
        <w:tc>
          <w:tcPr>
            <w:tcW w:w="1768" w:type="dxa"/>
          </w:tcPr>
          <w:p w14:paraId="29E38543"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6.40</w:t>
            </w:r>
          </w:p>
        </w:tc>
        <w:tc>
          <w:tcPr>
            <w:tcW w:w="1768" w:type="dxa"/>
          </w:tcPr>
          <w:p w14:paraId="187C13B0"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170</w:t>
            </w:r>
          </w:p>
        </w:tc>
        <w:tc>
          <w:tcPr>
            <w:tcW w:w="1769" w:type="dxa"/>
          </w:tcPr>
          <w:p w14:paraId="6B0C1130"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369C4C8A"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14D02B04"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110EED0E"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Mexico</w:t>
            </w:r>
          </w:p>
        </w:tc>
        <w:tc>
          <w:tcPr>
            <w:tcW w:w="1768" w:type="dxa"/>
          </w:tcPr>
          <w:p w14:paraId="04A8F932"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5.15</w:t>
            </w:r>
          </w:p>
        </w:tc>
        <w:tc>
          <w:tcPr>
            <w:tcW w:w="1768" w:type="dxa"/>
          </w:tcPr>
          <w:p w14:paraId="616CB51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126</w:t>
            </w:r>
          </w:p>
        </w:tc>
        <w:tc>
          <w:tcPr>
            <w:tcW w:w="1769" w:type="dxa"/>
          </w:tcPr>
          <w:p w14:paraId="226C7A4B"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0907308D"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253113F0"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66D6B4CD"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Montana</w:t>
            </w:r>
          </w:p>
        </w:tc>
        <w:tc>
          <w:tcPr>
            <w:tcW w:w="1768" w:type="dxa"/>
          </w:tcPr>
          <w:p w14:paraId="55E31BC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4.70</w:t>
            </w:r>
          </w:p>
        </w:tc>
        <w:tc>
          <w:tcPr>
            <w:tcW w:w="1768" w:type="dxa"/>
          </w:tcPr>
          <w:p w14:paraId="04AD6C13"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39</w:t>
            </w:r>
          </w:p>
        </w:tc>
        <w:tc>
          <w:tcPr>
            <w:tcW w:w="1769" w:type="dxa"/>
          </w:tcPr>
          <w:p w14:paraId="0C17D305"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118417DB"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73DE3A8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2F776A4A"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Colorado</w:t>
            </w:r>
          </w:p>
        </w:tc>
        <w:tc>
          <w:tcPr>
            <w:tcW w:w="1768" w:type="dxa"/>
          </w:tcPr>
          <w:p w14:paraId="13356371"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3.40</w:t>
            </w:r>
          </w:p>
        </w:tc>
        <w:tc>
          <w:tcPr>
            <w:tcW w:w="1768" w:type="dxa"/>
          </w:tcPr>
          <w:p w14:paraId="02348F4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125</w:t>
            </w:r>
          </w:p>
        </w:tc>
        <w:tc>
          <w:tcPr>
            <w:tcW w:w="1769" w:type="dxa"/>
          </w:tcPr>
          <w:p w14:paraId="3568D36F"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34837C4D"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1393DE77"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2ACA2DA9"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North Dakota</w:t>
            </w:r>
          </w:p>
        </w:tc>
        <w:tc>
          <w:tcPr>
            <w:tcW w:w="1768" w:type="dxa"/>
          </w:tcPr>
          <w:p w14:paraId="2946693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3.15</w:t>
            </w:r>
          </w:p>
        </w:tc>
        <w:tc>
          <w:tcPr>
            <w:tcW w:w="1768" w:type="dxa"/>
          </w:tcPr>
          <w:p w14:paraId="0D400F8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20</w:t>
            </w:r>
          </w:p>
        </w:tc>
        <w:tc>
          <w:tcPr>
            <w:tcW w:w="1769" w:type="dxa"/>
          </w:tcPr>
          <w:p w14:paraId="6DA02A4B"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15FB66A4"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334475F5"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646E05A1"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Oregon</w:t>
            </w:r>
          </w:p>
        </w:tc>
        <w:tc>
          <w:tcPr>
            <w:tcW w:w="1768" w:type="dxa"/>
          </w:tcPr>
          <w:p w14:paraId="6BDAD23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2.80</w:t>
            </w:r>
          </w:p>
        </w:tc>
        <w:tc>
          <w:tcPr>
            <w:tcW w:w="1768" w:type="dxa"/>
          </w:tcPr>
          <w:p w14:paraId="44BF9B4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101</w:t>
            </w:r>
          </w:p>
        </w:tc>
        <w:tc>
          <w:tcPr>
            <w:tcW w:w="1769" w:type="dxa"/>
          </w:tcPr>
          <w:p w14:paraId="05B543EC"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17ACBC2B"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2014" w:type="dxa"/>
          </w:tcPr>
          <w:p w14:paraId="689D540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76AC8D91"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Wyoming</w:t>
            </w:r>
          </w:p>
        </w:tc>
        <w:tc>
          <w:tcPr>
            <w:tcW w:w="1768" w:type="dxa"/>
          </w:tcPr>
          <w:p w14:paraId="54BFE06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2.40</w:t>
            </w:r>
          </w:p>
        </w:tc>
        <w:tc>
          <w:tcPr>
            <w:tcW w:w="1768" w:type="dxa"/>
          </w:tcPr>
          <w:p w14:paraId="6010721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43</w:t>
            </w:r>
          </w:p>
        </w:tc>
        <w:tc>
          <w:tcPr>
            <w:tcW w:w="1769" w:type="dxa"/>
          </w:tcPr>
          <w:p w14:paraId="71F679D4"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r w:rsidR="00BA3A57" w:rsidRPr="00506988" w14:paraId="7A987EA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dxa"/>
          </w:tcPr>
          <w:p w14:paraId="58BB84BA"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751" w:type="dxa"/>
          </w:tcPr>
          <w:p w14:paraId="2CDFBBDF"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California</w:t>
            </w:r>
          </w:p>
        </w:tc>
        <w:tc>
          <w:tcPr>
            <w:tcW w:w="1768" w:type="dxa"/>
          </w:tcPr>
          <w:p w14:paraId="1E372DD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1.20</w:t>
            </w:r>
          </w:p>
        </w:tc>
        <w:tc>
          <w:tcPr>
            <w:tcW w:w="1768" w:type="dxa"/>
          </w:tcPr>
          <w:p w14:paraId="45E70E3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591</w:t>
            </w:r>
          </w:p>
        </w:tc>
        <w:tc>
          <w:tcPr>
            <w:tcW w:w="1769" w:type="dxa"/>
          </w:tcPr>
          <w:p w14:paraId="4C191DC9"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b/>
                <w:color w:val="C00000"/>
                <w:sz w:val="18"/>
                <w:szCs w:val="18"/>
              </w:rPr>
              <w:t>X</w:t>
            </w:r>
          </w:p>
        </w:tc>
      </w:tr>
    </w:tbl>
    <w:p w14:paraId="0959FF4A" w14:textId="77777777" w:rsidR="00336DB2" w:rsidRDefault="00336DB2" w:rsidP="00BA3A57">
      <w:pPr>
        <w:pStyle w:val="Heading2"/>
      </w:pPr>
      <w:bookmarkStart w:id="115" w:name="_Toc191042330"/>
    </w:p>
    <w:p w14:paraId="473F0C28" w14:textId="66453DA0" w:rsidR="00BA3A57" w:rsidRDefault="00BA3A57" w:rsidP="00BA3A57">
      <w:pPr>
        <w:pStyle w:val="Heading2"/>
      </w:pPr>
      <w:r>
        <w:t>Achieving a Sample of 2,000 Crashes</w:t>
      </w:r>
      <w:bookmarkEnd w:id="115"/>
    </w:p>
    <w:p w14:paraId="58C22562" w14:textId="77777777" w:rsidR="00BA3A57" w:rsidRPr="006D6E48" w:rsidRDefault="00BA3A57" w:rsidP="00BA3A57">
      <w:pPr>
        <w:pStyle w:val="BodyText"/>
      </w:pPr>
      <w:r w:rsidRPr="006D6E48">
        <w:t xml:space="preserve">The goal of recruiting States is to produce a </w:t>
      </w:r>
      <w:r>
        <w:t xml:space="preserve">regionally stratified </w:t>
      </w:r>
      <w:r w:rsidRPr="006D6E48">
        <w:t xml:space="preserve">sample of States that will thoroughly investigate at least 2,000 qualifying crashes over two years (1,000 crashes per year). Not all qualifying crashes that occur </w:t>
      </w:r>
      <w:r w:rsidRPr="006D6E48">
        <w:rPr>
          <w:i/>
          <w:iCs/>
        </w:rPr>
        <w:t>within</w:t>
      </w:r>
      <w:r w:rsidRPr="006D6E48">
        <w:t xml:space="preserve"> a State are necessarily investigated </w:t>
      </w:r>
      <w:r w:rsidRPr="006D6E48">
        <w:rPr>
          <w:i/>
          <w:iCs/>
        </w:rPr>
        <w:t>by</w:t>
      </w:r>
      <w:r w:rsidRPr="006D6E48">
        <w:t xml:space="preserve"> the State. Some are investigated by local jurisdictions</w:t>
      </w:r>
      <w:r>
        <w:t xml:space="preserve"> </w:t>
      </w:r>
      <w:r w:rsidRPr="006D6E48">
        <w:t>(see</w:t>
      </w:r>
      <w:r>
        <w:t xml:space="preserve"> </w:t>
      </w:r>
      <w:r>
        <w:fldChar w:fldCharType="begin"/>
      </w:r>
      <w:r>
        <w:instrText xml:space="preserve"> REF _Ref180595659 \h </w:instrText>
      </w:r>
      <w:r>
        <w:fldChar w:fldCharType="separate"/>
      </w:r>
      <w:r>
        <w:t>Data Collection Workforce: Pre-Existing, In-Place Crash Investigation Agencies</w:t>
      </w:r>
      <w:r>
        <w:fldChar w:fldCharType="end"/>
      </w:r>
      <w:r w:rsidRPr="006D6E48">
        <w:t>)</w:t>
      </w:r>
      <w:r>
        <w:t xml:space="preserve">, and these are expected to provide relatively little data to the sample (see </w:t>
      </w:r>
      <w:r>
        <w:fldChar w:fldCharType="begin"/>
      </w:r>
      <w:r>
        <w:instrText xml:space="preserve"> REF _Ref180595661 \h </w:instrText>
      </w:r>
      <w:r>
        <w:fldChar w:fldCharType="separate"/>
      </w:r>
      <w:r>
        <w:t>Jurisdiction Level of Investigation Agencies: Generally State Level</w:t>
      </w:r>
      <w:r>
        <w:fldChar w:fldCharType="end"/>
      </w:r>
      <w:r>
        <w:t>)</w:t>
      </w:r>
      <w:r w:rsidRPr="006D6E48">
        <w:t xml:space="preserve">. To </w:t>
      </w:r>
      <w:r>
        <w:t xml:space="preserve">conservatively </w:t>
      </w:r>
      <w:r w:rsidRPr="006D6E48">
        <w:t xml:space="preserve">determine if the sample is predicted to yield at least 2,000 qualifying crashes, one considers only the historic number of </w:t>
      </w:r>
      <w:r w:rsidRPr="00262012">
        <w:rPr>
          <w:i/>
          <w:iCs/>
        </w:rPr>
        <w:t>State-investigated</w:t>
      </w:r>
      <w:r w:rsidRPr="006D6E48">
        <w:t xml:space="preserve"> qualifying crashes per State. </w:t>
      </w:r>
    </w:p>
    <w:p w14:paraId="2B210C0D" w14:textId="77777777" w:rsidR="00BA3A57" w:rsidRPr="006D6E48" w:rsidRDefault="00BA3A57" w:rsidP="00BA3A57">
      <w:pPr>
        <w:pStyle w:val="BodyText"/>
      </w:pPr>
      <w:r w:rsidRPr="006D6E48">
        <w:t xml:space="preserve">Furthermore, experience from the LTCCS and responses from the IC surveys indicate that not all qualifying crashes in a selected area get sampled or thoroughly investigated. There is also the risk (methodologically speaking) that the national frequency of crashes may decrease by the start of the data collection period. To assure full data collection of a sample size of at least 2,000 qualifying crashes, enough States should be recruited such that the historic (2020-2021) number of State-investigated qualifying crashes is substantially over 2,000. Experience from LTCCS and responses to the IC surveys, plus a “safety margin,” suggest a factor of 1.667 should be applied, and thus enough </w:t>
      </w:r>
      <w:r>
        <w:t>S</w:t>
      </w:r>
      <w:r w:rsidRPr="006D6E48">
        <w:t xml:space="preserve">tates should be recruited so that the number of State-investigated qualifying crashes </w:t>
      </w:r>
      <w:r>
        <w:t>from</w:t>
      </w:r>
      <w:r w:rsidRPr="006D6E48">
        <w:t xml:space="preserve"> 2020-2021 is about 3,333. Stratifying by the four regions, the recruited States </w:t>
      </w:r>
      <w:r>
        <w:t>from</w:t>
      </w:r>
      <w:r w:rsidRPr="006D6E48">
        <w:t xml:space="preserve"> each region </w:t>
      </w:r>
      <w:r>
        <w:t xml:space="preserve">should have </w:t>
      </w:r>
      <w:r w:rsidRPr="006D6E48">
        <w:t>investigated approximately 833 qualifying crashes</w:t>
      </w:r>
      <w:r>
        <w:t xml:space="preserve"> collectively</w:t>
      </w:r>
      <w:r w:rsidRPr="006D6E48">
        <w:t xml:space="preserve"> in 2020-2021</w:t>
      </w:r>
      <w:r>
        <w:t>.</w:t>
      </w:r>
    </w:p>
    <w:p w14:paraId="2DD81455" w14:textId="77777777" w:rsidR="00BA3A57" w:rsidRDefault="00BA3A57" w:rsidP="00BA3A57">
      <w:pPr>
        <w:pStyle w:val="Heading2"/>
      </w:pPr>
      <w:bookmarkStart w:id="116" w:name="_Toc191042331"/>
      <w:r>
        <w:t>Top-Ranked States by ICS</w:t>
      </w:r>
      <w:bookmarkEnd w:id="116"/>
    </w:p>
    <w:p w14:paraId="5590D0E7" w14:textId="77777777" w:rsidR="00BA3A57" w:rsidRPr="006D6E48" w:rsidRDefault="00BA3A57" w:rsidP="00BA3A57">
      <w:pPr>
        <w:pStyle w:val="BodyText"/>
      </w:pPr>
      <w:r w:rsidRPr="006D6E48">
        <w:t>In recruiting States from each region, priority goes to States capable of higher</w:t>
      </w:r>
      <w:r>
        <w:t>-</w:t>
      </w:r>
      <w:r w:rsidRPr="006D6E48">
        <w:t>quality investigations above and beyond having an ICS over the first quartile (see</w:t>
      </w:r>
      <w:r>
        <w:t xml:space="preserve"> </w:t>
      </w:r>
      <w:r>
        <w:fldChar w:fldCharType="begin"/>
      </w:r>
      <w:r>
        <w:instrText xml:space="preserve"> REF _Ref180653850 \h </w:instrText>
      </w:r>
      <w:r>
        <w:fldChar w:fldCharType="separate"/>
      </w:r>
      <w:r w:rsidRPr="006D6E48">
        <w:t xml:space="preserve">Quantifying </w:t>
      </w:r>
      <w:r>
        <w:t>S/J</w:t>
      </w:r>
      <w:r w:rsidRPr="006D6E48">
        <w:t>s</w:t>
      </w:r>
      <w:r>
        <w:t>’</w:t>
      </w:r>
      <w:r w:rsidRPr="006D6E48">
        <w:t xml:space="preserve"> Investigative Capability</w:t>
      </w:r>
      <w:r>
        <w:fldChar w:fldCharType="end"/>
      </w:r>
      <w:r w:rsidRPr="006D6E48">
        <w:t>, page</w:t>
      </w:r>
      <w:r>
        <w:t xml:space="preserve"> </w:t>
      </w:r>
      <w:r>
        <w:fldChar w:fldCharType="begin"/>
      </w:r>
      <w:r>
        <w:instrText xml:space="preserve"> PAGEREF _Ref180653870 \h </w:instrText>
      </w:r>
      <w:r>
        <w:fldChar w:fldCharType="separate"/>
      </w:r>
      <w:r>
        <w:rPr>
          <w:noProof/>
        </w:rPr>
        <w:t>33</w:t>
      </w:r>
      <w:r>
        <w:fldChar w:fldCharType="end"/>
      </w:r>
      <w:r w:rsidRPr="006D6E48">
        <w:t>). To give priority to high-ICS States while simultaneously stratifying by region, the States are ranked by ICS within each region, as shown</w:t>
      </w:r>
      <w:r>
        <w:t xml:space="preserve"> in </w:t>
      </w:r>
      <w:r>
        <w:fldChar w:fldCharType="begin"/>
      </w:r>
      <w:r>
        <w:instrText xml:space="preserve"> REF _Ref180654991 \h </w:instrText>
      </w:r>
      <w:r>
        <w:fldChar w:fldCharType="separate"/>
      </w:r>
      <w:r>
        <w:t xml:space="preserve">Table </w:t>
      </w:r>
      <w:r>
        <w:rPr>
          <w:noProof/>
        </w:rPr>
        <w:t>8</w:t>
      </w:r>
      <w:r>
        <w:fldChar w:fldCharType="end"/>
      </w:r>
      <w:r w:rsidRPr="006D6E48">
        <w:t>. The higher-scoring States are then recruited from each region until the cumulative number of 2020-2021 crashes investigated by the States in each region is about 833, as indicated by the checkmarks in</w:t>
      </w:r>
      <w:r>
        <w:t xml:space="preserve"> </w:t>
      </w:r>
      <w:r>
        <w:fldChar w:fldCharType="begin"/>
      </w:r>
      <w:r>
        <w:instrText xml:space="preserve"> REF _Ref180654991 \h </w:instrText>
      </w:r>
      <w:r>
        <w:fldChar w:fldCharType="separate"/>
      </w:r>
      <w:r>
        <w:t xml:space="preserve">Table </w:t>
      </w:r>
      <w:r>
        <w:rPr>
          <w:noProof/>
        </w:rPr>
        <w:t>8</w:t>
      </w:r>
      <w:r>
        <w:fldChar w:fldCharType="end"/>
      </w:r>
      <w:r w:rsidRPr="006D6E48">
        <w:t xml:space="preserve">. </w:t>
      </w:r>
    </w:p>
    <w:p w14:paraId="2FAB0775" w14:textId="77777777" w:rsidR="00BA3A57" w:rsidRDefault="00BA3A57" w:rsidP="00BA3A57">
      <w:pPr>
        <w:pStyle w:val="Caption"/>
        <w:keepNext/>
      </w:pPr>
      <w:bookmarkStart w:id="117" w:name="_Ref180654991"/>
      <w:bookmarkStart w:id="118" w:name="_Ref180658873"/>
      <w:r>
        <w:t xml:space="preserve">Table </w:t>
      </w:r>
      <w:fldSimple w:instr=" SEQ Table \* ARABIC ">
        <w:r>
          <w:rPr>
            <w:noProof/>
          </w:rPr>
          <w:t>8</w:t>
        </w:r>
      </w:fldSimple>
      <w:bookmarkEnd w:id="117"/>
      <w:r>
        <w:t>. States to target for recruitment based on ICS rank, stratified by region</w:t>
      </w:r>
      <w:bookmarkEnd w:id="118"/>
    </w:p>
    <w:tbl>
      <w:tblPr>
        <w:tblStyle w:val="GridTable4-Accent6"/>
        <w:tblW w:w="0" w:type="auto"/>
        <w:tblLayout w:type="fixed"/>
        <w:tblLook w:val="04A0" w:firstRow="1" w:lastRow="0" w:firstColumn="1" w:lastColumn="0" w:noHBand="0" w:noVBand="1"/>
      </w:tblPr>
      <w:tblGrid>
        <w:gridCol w:w="1255"/>
        <w:gridCol w:w="2160"/>
        <w:gridCol w:w="990"/>
        <w:gridCol w:w="1620"/>
        <w:gridCol w:w="268"/>
        <w:gridCol w:w="1888"/>
        <w:gridCol w:w="1889"/>
      </w:tblGrid>
      <w:tr w:rsidR="00BA3A57" w14:paraId="511DFAB4" w14:textId="77777777" w:rsidTr="00BF72F0">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1255" w:type="dxa"/>
            <w:shd w:val="clear" w:color="auto" w:fill="001646" w:themeFill="accent1"/>
          </w:tcPr>
          <w:p w14:paraId="4F49EFAA" w14:textId="77777777" w:rsidR="00BA3A57" w:rsidRPr="00316CD2" w:rsidRDefault="00BA3A57" w:rsidP="00BF72F0">
            <w:pPr>
              <w:pStyle w:val="Chartheader"/>
              <w:rPr>
                <w:rFonts w:asciiTheme="majorHAnsi" w:hAnsiTheme="majorHAnsi" w:cstheme="majorHAnsi"/>
                <w:sz w:val="18"/>
                <w:szCs w:val="18"/>
              </w:rPr>
            </w:pPr>
            <w:r w:rsidRPr="00316CD2">
              <w:rPr>
                <w:rFonts w:asciiTheme="majorHAnsi" w:hAnsiTheme="majorHAnsi" w:cstheme="majorHAnsi"/>
                <w:sz w:val="18"/>
                <w:szCs w:val="18"/>
              </w:rPr>
              <w:t>Region</w:t>
            </w:r>
          </w:p>
        </w:tc>
        <w:tc>
          <w:tcPr>
            <w:tcW w:w="2160" w:type="dxa"/>
            <w:shd w:val="clear" w:color="auto" w:fill="001646" w:themeFill="accent1"/>
          </w:tcPr>
          <w:p w14:paraId="627C36A1"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State</w:t>
            </w:r>
          </w:p>
        </w:tc>
        <w:tc>
          <w:tcPr>
            <w:tcW w:w="990" w:type="dxa"/>
            <w:shd w:val="clear" w:color="auto" w:fill="001646" w:themeFill="accent1"/>
          </w:tcPr>
          <w:p w14:paraId="5248B194"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ICS</w:t>
            </w:r>
          </w:p>
        </w:tc>
        <w:tc>
          <w:tcPr>
            <w:tcW w:w="1888" w:type="dxa"/>
            <w:gridSpan w:val="2"/>
            <w:shd w:val="clear" w:color="auto" w:fill="001646" w:themeFill="accent1"/>
          </w:tcPr>
          <w:p w14:paraId="49D1549B"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State-Investigated Qualifying Crashes</w:t>
            </w:r>
          </w:p>
        </w:tc>
        <w:tc>
          <w:tcPr>
            <w:tcW w:w="1888" w:type="dxa"/>
            <w:shd w:val="clear" w:color="auto" w:fill="001646" w:themeFill="accent1"/>
          </w:tcPr>
          <w:p w14:paraId="7EA78FFA"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Cumulative Crashes</w:t>
            </w:r>
          </w:p>
        </w:tc>
        <w:tc>
          <w:tcPr>
            <w:tcW w:w="1889" w:type="dxa"/>
            <w:shd w:val="clear" w:color="auto" w:fill="001646" w:themeFill="accent1"/>
          </w:tcPr>
          <w:p w14:paraId="7D4B6992"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Target for Recruitment</w:t>
            </w:r>
          </w:p>
        </w:tc>
      </w:tr>
      <w:tr w:rsidR="00BA3A57" w14:paraId="17EC717A"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6279E3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38EC6643"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Massachusetts</w:t>
            </w:r>
          </w:p>
        </w:tc>
        <w:tc>
          <w:tcPr>
            <w:tcW w:w="990" w:type="dxa"/>
          </w:tcPr>
          <w:p w14:paraId="601BF57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10.10</w:t>
            </w:r>
          </w:p>
        </w:tc>
        <w:tc>
          <w:tcPr>
            <w:tcW w:w="1620" w:type="dxa"/>
            <w:tcBorders>
              <w:bottom w:val="nil"/>
              <w:right w:val="nil"/>
            </w:tcBorders>
          </w:tcPr>
          <w:p w14:paraId="2BA51AB2"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28</w:t>
            </w:r>
          </w:p>
        </w:tc>
        <w:tc>
          <w:tcPr>
            <w:tcW w:w="268" w:type="dxa"/>
            <w:tcBorders>
              <w:left w:val="nil"/>
            </w:tcBorders>
          </w:tcPr>
          <w:p w14:paraId="77FDDC2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60F4AF6B"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28</w:t>
            </w:r>
          </w:p>
        </w:tc>
        <w:tc>
          <w:tcPr>
            <w:tcW w:w="1889" w:type="dxa"/>
          </w:tcPr>
          <w:p w14:paraId="25FA8C7D"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61A2AF1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64CA1588"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37A8F5CC"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York</w:t>
            </w:r>
          </w:p>
        </w:tc>
        <w:tc>
          <w:tcPr>
            <w:tcW w:w="990" w:type="dxa"/>
          </w:tcPr>
          <w:p w14:paraId="67EA627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9.65</w:t>
            </w:r>
          </w:p>
        </w:tc>
        <w:tc>
          <w:tcPr>
            <w:tcW w:w="1620" w:type="dxa"/>
            <w:tcBorders>
              <w:bottom w:val="nil"/>
              <w:right w:val="nil"/>
            </w:tcBorders>
          </w:tcPr>
          <w:p w14:paraId="25D00A0F"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123</w:t>
            </w:r>
          </w:p>
        </w:tc>
        <w:tc>
          <w:tcPr>
            <w:tcW w:w="268" w:type="dxa"/>
            <w:tcBorders>
              <w:left w:val="nil"/>
            </w:tcBorders>
          </w:tcPr>
          <w:p w14:paraId="391E95FA"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656C57F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154</w:t>
            </w:r>
          </w:p>
        </w:tc>
        <w:tc>
          <w:tcPr>
            <w:tcW w:w="1889" w:type="dxa"/>
          </w:tcPr>
          <w:p w14:paraId="08773E6E"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19D65CCF"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923065A"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0FB7891C"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Missouri</w:t>
            </w:r>
          </w:p>
        </w:tc>
        <w:tc>
          <w:tcPr>
            <w:tcW w:w="990" w:type="dxa"/>
          </w:tcPr>
          <w:p w14:paraId="0F13A58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620" w:type="dxa"/>
            <w:tcBorders>
              <w:bottom w:val="nil"/>
              <w:right w:val="nil"/>
            </w:tcBorders>
          </w:tcPr>
          <w:p w14:paraId="7FC2FCC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148</w:t>
            </w:r>
          </w:p>
        </w:tc>
        <w:tc>
          <w:tcPr>
            <w:tcW w:w="268" w:type="dxa"/>
            <w:tcBorders>
              <w:left w:val="nil"/>
            </w:tcBorders>
          </w:tcPr>
          <w:p w14:paraId="7667F6A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0D6DF322"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302</w:t>
            </w:r>
          </w:p>
        </w:tc>
        <w:tc>
          <w:tcPr>
            <w:tcW w:w="1889" w:type="dxa"/>
          </w:tcPr>
          <w:p w14:paraId="4E151513"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27745C88"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FB3420C"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lastRenderedPageBreak/>
              <w:t>North</w:t>
            </w:r>
          </w:p>
        </w:tc>
        <w:tc>
          <w:tcPr>
            <w:tcW w:w="2160" w:type="dxa"/>
          </w:tcPr>
          <w:p w14:paraId="2AF99FD3"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Jersey</w:t>
            </w:r>
          </w:p>
        </w:tc>
        <w:tc>
          <w:tcPr>
            <w:tcW w:w="990" w:type="dxa"/>
          </w:tcPr>
          <w:p w14:paraId="457536D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620" w:type="dxa"/>
            <w:tcBorders>
              <w:bottom w:val="nil"/>
              <w:right w:val="nil"/>
            </w:tcBorders>
          </w:tcPr>
          <w:p w14:paraId="3CC5EA7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41</w:t>
            </w:r>
          </w:p>
        </w:tc>
        <w:tc>
          <w:tcPr>
            <w:tcW w:w="268" w:type="dxa"/>
            <w:tcBorders>
              <w:left w:val="nil"/>
            </w:tcBorders>
          </w:tcPr>
          <w:p w14:paraId="0FC0A39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6C50687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343</w:t>
            </w:r>
          </w:p>
        </w:tc>
        <w:tc>
          <w:tcPr>
            <w:tcW w:w="1889" w:type="dxa"/>
          </w:tcPr>
          <w:p w14:paraId="63C569AF"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1F7E59CB"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60E8DD8"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67647966"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Maine</w:t>
            </w:r>
          </w:p>
        </w:tc>
        <w:tc>
          <w:tcPr>
            <w:tcW w:w="990" w:type="dxa"/>
          </w:tcPr>
          <w:p w14:paraId="1492276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8.90</w:t>
            </w:r>
          </w:p>
        </w:tc>
        <w:tc>
          <w:tcPr>
            <w:tcW w:w="1620" w:type="dxa"/>
            <w:tcBorders>
              <w:bottom w:val="nil"/>
              <w:right w:val="nil"/>
            </w:tcBorders>
          </w:tcPr>
          <w:p w14:paraId="45FE831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13</w:t>
            </w:r>
          </w:p>
        </w:tc>
        <w:tc>
          <w:tcPr>
            <w:tcW w:w="268" w:type="dxa"/>
            <w:tcBorders>
              <w:left w:val="nil"/>
            </w:tcBorders>
          </w:tcPr>
          <w:p w14:paraId="4FF8000B"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7826750B"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356</w:t>
            </w:r>
          </w:p>
        </w:tc>
        <w:tc>
          <w:tcPr>
            <w:tcW w:w="1889" w:type="dxa"/>
          </w:tcPr>
          <w:p w14:paraId="76651909"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6E03AD22"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D478D66"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4D0854ED"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Connecticut</w:t>
            </w:r>
          </w:p>
        </w:tc>
        <w:tc>
          <w:tcPr>
            <w:tcW w:w="990" w:type="dxa"/>
          </w:tcPr>
          <w:p w14:paraId="53AEDDE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8.20</w:t>
            </w:r>
          </w:p>
        </w:tc>
        <w:tc>
          <w:tcPr>
            <w:tcW w:w="1620" w:type="dxa"/>
            <w:tcBorders>
              <w:bottom w:val="nil"/>
              <w:right w:val="nil"/>
            </w:tcBorders>
          </w:tcPr>
          <w:p w14:paraId="76834CD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32</w:t>
            </w:r>
          </w:p>
        </w:tc>
        <w:tc>
          <w:tcPr>
            <w:tcW w:w="268" w:type="dxa"/>
            <w:tcBorders>
              <w:left w:val="nil"/>
            </w:tcBorders>
          </w:tcPr>
          <w:p w14:paraId="2627CC3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5FD23A6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388</w:t>
            </w:r>
          </w:p>
        </w:tc>
        <w:tc>
          <w:tcPr>
            <w:tcW w:w="1889" w:type="dxa"/>
          </w:tcPr>
          <w:p w14:paraId="1F17C595"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0D645A6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1E15E08C" w14:textId="77777777" w:rsidR="00BA3A57" w:rsidRPr="00316CD2" w:rsidRDefault="00BA3A57" w:rsidP="00BF72F0">
            <w:pPr>
              <w:pStyle w:val="BodyText"/>
              <w:rPr>
                <w:sz w:val="18"/>
                <w:szCs w:val="18"/>
              </w:rPr>
            </w:pPr>
            <w:r w:rsidRPr="00316CD2">
              <w:rPr>
                <w:sz w:val="18"/>
                <w:szCs w:val="18"/>
              </w:rPr>
              <w:t>North</w:t>
            </w:r>
          </w:p>
        </w:tc>
        <w:tc>
          <w:tcPr>
            <w:tcW w:w="2160" w:type="dxa"/>
          </w:tcPr>
          <w:p w14:paraId="4854239D"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16CD2">
              <w:rPr>
                <w:sz w:val="18"/>
                <w:szCs w:val="18"/>
              </w:rPr>
              <w:t>Maryland</w:t>
            </w:r>
          </w:p>
        </w:tc>
        <w:tc>
          <w:tcPr>
            <w:tcW w:w="990" w:type="dxa"/>
          </w:tcPr>
          <w:p w14:paraId="5EE7262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sz w:val="18"/>
                <w:szCs w:val="18"/>
              </w:rPr>
            </w:pPr>
            <w:r w:rsidRPr="00316CD2">
              <w:rPr>
                <w:sz w:val="18"/>
                <w:szCs w:val="18"/>
              </w:rPr>
              <w:t>7.70</w:t>
            </w:r>
          </w:p>
        </w:tc>
        <w:tc>
          <w:tcPr>
            <w:tcW w:w="1620" w:type="dxa"/>
            <w:tcBorders>
              <w:top w:val="nil"/>
              <w:right w:val="nil"/>
            </w:tcBorders>
          </w:tcPr>
          <w:p w14:paraId="64B0C55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sz w:val="18"/>
                <w:szCs w:val="18"/>
              </w:rPr>
            </w:pPr>
            <w:r w:rsidRPr="00316CD2">
              <w:rPr>
                <w:sz w:val="18"/>
                <w:szCs w:val="18"/>
              </w:rPr>
              <w:t>70</w:t>
            </w:r>
          </w:p>
        </w:tc>
        <w:tc>
          <w:tcPr>
            <w:tcW w:w="268" w:type="dxa"/>
            <w:tcBorders>
              <w:left w:val="nil"/>
            </w:tcBorders>
          </w:tcPr>
          <w:p w14:paraId="6C8FACD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1888" w:type="dxa"/>
          </w:tcPr>
          <w:p w14:paraId="5EE789B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b/>
                <w:color w:val="C00000"/>
                <w:sz w:val="18"/>
                <w:szCs w:val="18"/>
              </w:rPr>
            </w:pPr>
            <w:r w:rsidRPr="00316CD2">
              <w:rPr>
                <w:sz w:val="18"/>
                <w:szCs w:val="18"/>
              </w:rPr>
              <w:t>458</w:t>
            </w:r>
          </w:p>
        </w:tc>
        <w:tc>
          <w:tcPr>
            <w:tcW w:w="1889" w:type="dxa"/>
          </w:tcPr>
          <w:p w14:paraId="739A9C20" w14:textId="77777777" w:rsidR="00BA3A57" w:rsidRPr="00506988"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b/>
                <w:bCs/>
                <w:color w:val="C00000"/>
              </w:rPr>
            </w:pPr>
            <w:r w:rsidRPr="00316CD2">
              <w:rPr>
                <w:rFonts w:ascii="Segoe UI Symbol" w:hAnsi="Segoe UI Symbol" w:cs="Segoe UI Symbol"/>
                <w:b/>
                <w:color w:val="15386B" w:themeColor="accent6"/>
                <w:sz w:val="18"/>
                <w:szCs w:val="18"/>
              </w:rPr>
              <w:t>✓</w:t>
            </w:r>
          </w:p>
        </w:tc>
      </w:tr>
      <w:tr w:rsidR="00BA3A57" w14:paraId="238B942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5DEC24A9"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4747570A"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Pennsylvania</w:t>
            </w:r>
          </w:p>
        </w:tc>
        <w:tc>
          <w:tcPr>
            <w:tcW w:w="990" w:type="dxa"/>
          </w:tcPr>
          <w:p w14:paraId="16E2E6D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7.65</w:t>
            </w:r>
          </w:p>
        </w:tc>
        <w:tc>
          <w:tcPr>
            <w:tcW w:w="1620" w:type="dxa"/>
            <w:tcBorders>
              <w:right w:val="nil"/>
            </w:tcBorders>
          </w:tcPr>
          <w:p w14:paraId="19BE6F2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176</w:t>
            </w:r>
          </w:p>
        </w:tc>
        <w:tc>
          <w:tcPr>
            <w:tcW w:w="268" w:type="dxa"/>
            <w:tcBorders>
              <w:left w:val="nil"/>
            </w:tcBorders>
          </w:tcPr>
          <w:p w14:paraId="39BB8CC7"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t>
            </w:r>
          </w:p>
        </w:tc>
        <w:tc>
          <w:tcPr>
            <w:tcW w:w="1888" w:type="dxa"/>
          </w:tcPr>
          <w:p w14:paraId="6B14850F"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634</w:t>
            </w:r>
          </w:p>
        </w:tc>
        <w:tc>
          <w:tcPr>
            <w:tcW w:w="1889" w:type="dxa"/>
          </w:tcPr>
          <w:p w14:paraId="0D417754"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22698E00"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CBE7BD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72A10C37"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Indiana</w:t>
            </w:r>
          </w:p>
        </w:tc>
        <w:tc>
          <w:tcPr>
            <w:tcW w:w="990" w:type="dxa"/>
          </w:tcPr>
          <w:p w14:paraId="275E8D8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7.15</w:t>
            </w:r>
          </w:p>
        </w:tc>
        <w:tc>
          <w:tcPr>
            <w:tcW w:w="1620" w:type="dxa"/>
            <w:tcBorders>
              <w:right w:val="nil"/>
            </w:tcBorders>
          </w:tcPr>
          <w:p w14:paraId="716804C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128</w:t>
            </w:r>
          </w:p>
        </w:tc>
        <w:tc>
          <w:tcPr>
            <w:tcW w:w="268" w:type="dxa"/>
            <w:tcBorders>
              <w:left w:val="nil"/>
            </w:tcBorders>
          </w:tcPr>
          <w:p w14:paraId="3E8B26FF"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7B63D82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762</w:t>
            </w:r>
          </w:p>
        </w:tc>
        <w:tc>
          <w:tcPr>
            <w:tcW w:w="1889" w:type="dxa"/>
          </w:tcPr>
          <w:p w14:paraId="40694ADB"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14:paraId="6717FB6B"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67952B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37662F16"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Ohio</w:t>
            </w:r>
          </w:p>
        </w:tc>
        <w:tc>
          <w:tcPr>
            <w:tcW w:w="990" w:type="dxa"/>
          </w:tcPr>
          <w:p w14:paraId="6629303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6.70</w:t>
            </w:r>
          </w:p>
        </w:tc>
        <w:tc>
          <w:tcPr>
            <w:tcW w:w="1620" w:type="dxa"/>
            <w:tcBorders>
              <w:right w:val="nil"/>
            </w:tcBorders>
          </w:tcPr>
          <w:p w14:paraId="552B83E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162</w:t>
            </w:r>
          </w:p>
        </w:tc>
        <w:tc>
          <w:tcPr>
            <w:tcW w:w="268" w:type="dxa"/>
            <w:tcBorders>
              <w:left w:val="nil"/>
            </w:tcBorders>
          </w:tcPr>
          <w:p w14:paraId="0170DBB1"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61A8B87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924</w:t>
            </w:r>
          </w:p>
        </w:tc>
        <w:tc>
          <w:tcPr>
            <w:tcW w:w="1889" w:type="dxa"/>
          </w:tcPr>
          <w:p w14:paraId="20B8A829"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14:paraId="4666154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1E151F80"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2B662CFF"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Delaware</w:t>
            </w:r>
          </w:p>
        </w:tc>
        <w:tc>
          <w:tcPr>
            <w:tcW w:w="990" w:type="dxa"/>
          </w:tcPr>
          <w:p w14:paraId="09D8EEA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6.10</w:t>
            </w:r>
          </w:p>
        </w:tc>
        <w:tc>
          <w:tcPr>
            <w:tcW w:w="1620" w:type="dxa"/>
            <w:tcBorders>
              <w:right w:val="nil"/>
            </w:tcBorders>
          </w:tcPr>
          <w:p w14:paraId="6248697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11</w:t>
            </w:r>
          </w:p>
        </w:tc>
        <w:tc>
          <w:tcPr>
            <w:tcW w:w="268" w:type="dxa"/>
            <w:tcBorders>
              <w:left w:val="nil"/>
            </w:tcBorders>
          </w:tcPr>
          <w:p w14:paraId="0F02CA2F"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t>
            </w:r>
          </w:p>
        </w:tc>
        <w:tc>
          <w:tcPr>
            <w:tcW w:w="1888" w:type="dxa"/>
          </w:tcPr>
          <w:p w14:paraId="7913194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935</w:t>
            </w:r>
          </w:p>
        </w:tc>
        <w:tc>
          <w:tcPr>
            <w:tcW w:w="1889" w:type="dxa"/>
          </w:tcPr>
          <w:p w14:paraId="6CBDBF70"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14:paraId="5BA9F533"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tcBorders>
          </w:tcPr>
          <w:p w14:paraId="554A82A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Borders>
              <w:top w:val="single" w:sz="4" w:space="0" w:color="auto"/>
            </w:tcBorders>
          </w:tcPr>
          <w:p w14:paraId="26824BC8"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Mississippi</w:t>
            </w:r>
          </w:p>
        </w:tc>
        <w:tc>
          <w:tcPr>
            <w:tcW w:w="990" w:type="dxa"/>
            <w:tcBorders>
              <w:top w:val="single" w:sz="4" w:space="0" w:color="auto"/>
            </w:tcBorders>
          </w:tcPr>
          <w:p w14:paraId="6FA203B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620" w:type="dxa"/>
            <w:tcBorders>
              <w:top w:val="single" w:sz="4" w:space="0" w:color="auto"/>
              <w:right w:val="nil"/>
            </w:tcBorders>
          </w:tcPr>
          <w:p w14:paraId="35751E9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90</w:t>
            </w:r>
          </w:p>
        </w:tc>
        <w:tc>
          <w:tcPr>
            <w:tcW w:w="268" w:type="dxa"/>
            <w:tcBorders>
              <w:top w:val="single" w:sz="4" w:space="0" w:color="auto"/>
              <w:left w:val="nil"/>
            </w:tcBorders>
          </w:tcPr>
          <w:p w14:paraId="6923F0D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Borders>
              <w:top w:val="single" w:sz="4" w:space="0" w:color="auto"/>
            </w:tcBorders>
          </w:tcPr>
          <w:p w14:paraId="22DBE58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90</w:t>
            </w:r>
          </w:p>
        </w:tc>
        <w:tc>
          <w:tcPr>
            <w:tcW w:w="1889" w:type="dxa"/>
            <w:tcBorders>
              <w:top w:val="single" w:sz="4" w:space="0" w:color="auto"/>
            </w:tcBorders>
          </w:tcPr>
          <w:p w14:paraId="6900B844"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Segoe UI Symbol" w:hAnsi="Segoe UI Symbol" w:cs="Segoe UI Symbol"/>
                <w:b/>
                <w:color w:val="15386B" w:themeColor="accent6"/>
                <w:sz w:val="18"/>
                <w:szCs w:val="18"/>
              </w:rPr>
              <w:t>✓</w:t>
            </w:r>
          </w:p>
        </w:tc>
      </w:tr>
      <w:tr w:rsidR="00BA3A57" w14:paraId="34B6098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22307FF8"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Pr>
          <w:p w14:paraId="39AA09C9"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Texas</w:t>
            </w:r>
          </w:p>
        </w:tc>
        <w:tc>
          <w:tcPr>
            <w:tcW w:w="990" w:type="dxa"/>
          </w:tcPr>
          <w:p w14:paraId="4B4642C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620" w:type="dxa"/>
            <w:tcBorders>
              <w:right w:val="nil"/>
            </w:tcBorders>
          </w:tcPr>
          <w:p w14:paraId="617DAA0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659</w:t>
            </w:r>
          </w:p>
        </w:tc>
        <w:tc>
          <w:tcPr>
            <w:tcW w:w="268" w:type="dxa"/>
            <w:tcBorders>
              <w:left w:val="nil"/>
            </w:tcBorders>
          </w:tcPr>
          <w:p w14:paraId="2CF1D76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54E0FE4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749</w:t>
            </w:r>
          </w:p>
        </w:tc>
        <w:tc>
          <w:tcPr>
            <w:tcW w:w="1889" w:type="dxa"/>
          </w:tcPr>
          <w:p w14:paraId="5687D9A9"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Segoe UI Symbol" w:hAnsi="Segoe UI Symbol" w:cs="Segoe UI Symbol"/>
                <w:b/>
                <w:color w:val="15386B" w:themeColor="accent6"/>
                <w:sz w:val="18"/>
                <w:szCs w:val="18"/>
              </w:rPr>
              <w:t>✓</w:t>
            </w:r>
          </w:p>
        </w:tc>
      </w:tr>
      <w:tr w:rsidR="00BA3A57" w14:paraId="5ABA5F7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6975CE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Pr>
          <w:p w14:paraId="37D4B961"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Oklahoma</w:t>
            </w:r>
          </w:p>
        </w:tc>
        <w:tc>
          <w:tcPr>
            <w:tcW w:w="990" w:type="dxa"/>
          </w:tcPr>
          <w:p w14:paraId="76D88A70"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7.60</w:t>
            </w:r>
          </w:p>
        </w:tc>
        <w:tc>
          <w:tcPr>
            <w:tcW w:w="1620" w:type="dxa"/>
            <w:tcBorders>
              <w:right w:val="nil"/>
            </w:tcBorders>
          </w:tcPr>
          <w:p w14:paraId="6C43E07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151</w:t>
            </w:r>
          </w:p>
        </w:tc>
        <w:tc>
          <w:tcPr>
            <w:tcW w:w="268" w:type="dxa"/>
            <w:tcBorders>
              <w:left w:val="nil"/>
            </w:tcBorders>
          </w:tcPr>
          <w:p w14:paraId="0307707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4F72CF2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900</w:t>
            </w:r>
          </w:p>
        </w:tc>
        <w:tc>
          <w:tcPr>
            <w:tcW w:w="1889" w:type="dxa"/>
          </w:tcPr>
          <w:p w14:paraId="028245BF"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r>
      <w:tr w:rsidR="00BA3A57" w:rsidRPr="00506988" w14:paraId="38D763A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AEC4E97"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Pr>
          <w:p w14:paraId="168FCDDA"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Alabama</w:t>
            </w:r>
          </w:p>
        </w:tc>
        <w:tc>
          <w:tcPr>
            <w:tcW w:w="990" w:type="dxa"/>
          </w:tcPr>
          <w:p w14:paraId="25D8D341"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6.60</w:t>
            </w:r>
          </w:p>
        </w:tc>
        <w:tc>
          <w:tcPr>
            <w:tcW w:w="1620" w:type="dxa"/>
            <w:tcBorders>
              <w:right w:val="nil"/>
            </w:tcBorders>
          </w:tcPr>
          <w:p w14:paraId="0A2D1AC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156</w:t>
            </w:r>
          </w:p>
        </w:tc>
        <w:tc>
          <w:tcPr>
            <w:tcW w:w="268" w:type="dxa"/>
            <w:tcBorders>
              <w:left w:val="nil"/>
            </w:tcBorders>
          </w:tcPr>
          <w:p w14:paraId="7F69775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0C15560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1056</w:t>
            </w:r>
          </w:p>
        </w:tc>
        <w:tc>
          <w:tcPr>
            <w:tcW w:w="1889" w:type="dxa"/>
          </w:tcPr>
          <w:p w14:paraId="2990F36D"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59F648F9"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tcBorders>
          </w:tcPr>
          <w:p w14:paraId="3A15F8D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Borders>
              <w:top w:val="single" w:sz="4" w:space="0" w:color="auto"/>
            </w:tcBorders>
          </w:tcPr>
          <w:p w14:paraId="77F76840"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South Carolina</w:t>
            </w:r>
          </w:p>
        </w:tc>
        <w:tc>
          <w:tcPr>
            <w:tcW w:w="990" w:type="dxa"/>
            <w:tcBorders>
              <w:top w:val="single" w:sz="4" w:space="0" w:color="auto"/>
            </w:tcBorders>
          </w:tcPr>
          <w:p w14:paraId="696768E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9.40</w:t>
            </w:r>
          </w:p>
        </w:tc>
        <w:tc>
          <w:tcPr>
            <w:tcW w:w="1620" w:type="dxa"/>
            <w:tcBorders>
              <w:top w:val="single" w:sz="4" w:space="0" w:color="auto"/>
              <w:right w:val="nil"/>
            </w:tcBorders>
          </w:tcPr>
          <w:p w14:paraId="3F2FE69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176</w:t>
            </w:r>
          </w:p>
        </w:tc>
        <w:tc>
          <w:tcPr>
            <w:tcW w:w="268" w:type="dxa"/>
            <w:tcBorders>
              <w:top w:val="single" w:sz="4" w:space="0" w:color="auto"/>
              <w:left w:val="nil"/>
            </w:tcBorders>
          </w:tcPr>
          <w:p w14:paraId="2BAE210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Borders>
              <w:top w:val="single" w:sz="4" w:space="0" w:color="auto"/>
            </w:tcBorders>
          </w:tcPr>
          <w:p w14:paraId="52369C4E"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176</w:t>
            </w:r>
          </w:p>
        </w:tc>
        <w:tc>
          <w:tcPr>
            <w:tcW w:w="1889" w:type="dxa"/>
            <w:tcBorders>
              <w:top w:val="single" w:sz="4" w:space="0" w:color="auto"/>
            </w:tcBorders>
          </w:tcPr>
          <w:p w14:paraId="1417391A"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3A15F765"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585A70F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Pr>
          <w:p w14:paraId="20ABAA64"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Kentucky</w:t>
            </w:r>
          </w:p>
        </w:tc>
        <w:tc>
          <w:tcPr>
            <w:tcW w:w="990" w:type="dxa"/>
          </w:tcPr>
          <w:p w14:paraId="74B473D3"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9.10</w:t>
            </w:r>
          </w:p>
        </w:tc>
        <w:tc>
          <w:tcPr>
            <w:tcW w:w="1620" w:type="dxa"/>
            <w:tcBorders>
              <w:right w:val="nil"/>
            </w:tcBorders>
          </w:tcPr>
          <w:p w14:paraId="49CC5A0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88</w:t>
            </w:r>
          </w:p>
        </w:tc>
        <w:tc>
          <w:tcPr>
            <w:tcW w:w="268" w:type="dxa"/>
            <w:tcBorders>
              <w:left w:val="nil"/>
            </w:tcBorders>
          </w:tcPr>
          <w:p w14:paraId="3FA628B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6475B9F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264</w:t>
            </w:r>
          </w:p>
        </w:tc>
        <w:tc>
          <w:tcPr>
            <w:tcW w:w="1889" w:type="dxa"/>
          </w:tcPr>
          <w:p w14:paraId="136C3ABC"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132A9EAE"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77C0A0E6"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Pr>
          <w:p w14:paraId="33E99523"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Virginia</w:t>
            </w:r>
          </w:p>
        </w:tc>
        <w:tc>
          <w:tcPr>
            <w:tcW w:w="990" w:type="dxa"/>
          </w:tcPr>
          <w:p w14:paraId="230B23A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8.60</w:t>
            </w:r>
          </w:p>
        </w:tc>
        <w:tc>
          <w:tcPr>
            <w:tcW w:w="1620" w:type="dxa"/>
            <w:tcBorders>
              <w:right w:val="nil"/>
            </w:tcBorders>
          </w:tcPr>
          <w:p w14:paraId="7D64740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145</w:t>
            </w:r>
          </w:p>
        </w:tc>
        <w:tc>
          <w:tcPr>
            <w:tcW w:w="268" w:type="dxa"/>
            <w:tcBorders>
              <w:left w:val="nil"/>
            </w:tcBorders>
          </w:tcPr>
          <w:p w14:paraId="11C3CB4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1F5AD03E"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409</w:t>
            </w:r>
          </w:p>
        </w:tc>
        <w:tc>
          <w:tcPr>
            <w:tcW w:w="1889" w:type="dxa"/>
          </w:tcPr>
          <w:p w14:paraId="79F3A5C0"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22968A4E"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65162A49"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Pr>
          <w:p w14:paraId="1E6131C0"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North Carolina</w:t>
            </w:r>
          </w:p>
        </w:tc>
        <w:tc>
          <w:tcPr>
            <w:tcW w:w="990" w:type="dxa"/>
          </w:tcPr>
          <w:p w14:paraId="11BE569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7.60</w:t>
            </w:r>
          </w:p>
        </w:tc>
        <w:tc>
          <w:tcPr>
            <w:tcW w:w="1620" w:type="dxa"/>
            <w:tcBorders>
              <w:right w:val="nil"/>
            </w:tcBorders>
          </w:tcPr>
          <w:p w14:paraId="4E0B948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200</w:t>
            </w:r>
          </w:p>
        </w:tc>
        <w:tc>
          <w:tcPr>
            <w:tcW w:w="268" w:type="dxa"/>
            <w:tcBorders>
              <w:left w:val="nil"/>
            </w:tcBorders>
          </w:tcPr>
          <w:p w14:paraId="2D4EAE9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3E8C36F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609</w:t>
            </w:r>
          </w:p>
        </w:tc>
        <w:tc>
          <w:tcPr>
            <w:tcW w:w="1889" w:type="dxa"/>
          </w:tcPr>
          <w:p w14:paraId="2424607E"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511728C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444A596"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lastRenderedPageBreak/>
              <w:t>Southeast</w:t>
            </w:r>
          </w:p>
        </w:tc>
        <w:tc>
          <w:tcPr>
            <w:tcW w:w="2160" w:type="dxa"/>
          </w:tcPr>
          <w:p w14:paraId="58911766"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Florida</w:t>
            </w:r>
          </w:p>
        </w:tc>
        <w:tc>
          <w:tcPr>
            <w:tcW w:w="990" w:type="dxa"/>
          </w:tcPr>
          <w:p w14:paraId="513B8ED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7.45</w:t>
            </w:r>
          </w:p>
        </w:tc>
        <w:tc>
          <w:tcPr>
            <w:tcW w:w="1620" w:type="dxa"/>
            <w:tcBorders>
              <w:bottom w:val="nil"/>
              <w:right w:val="nil"/>
            </w:tcBorders>
          </w:tcPr>
          <w:p w14:paraId="74E32EA2"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399</w:t>
            </w:r>
          </w:p>
        </w:tc>
        <w:tc>
          <w:tcPr>
            <w:tcW w:w="268" w:type="dxa"/>
            <w:tcBorders>
              <w:left w:val="nil"/>
            </w:tcBorders>
          </w:tcPr>
          <w:p w14:paraId="4A80F1F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4FCF66F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1008</w:t>
            </w:r>
          </w:p>
        </w:tc>
        <w:tc>
          <w:tcPr>
            <w:tcW w:w="1889" w:type="dxa"/>
          </w:tcPr>
          <w:p w14:paraId="62AE3AEB"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5B472799"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08356B9"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Pr>
          <w:p w14:paraId="49A2AC2E"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Georgia</w:t>
            </w:r>
          </w:p>
        </w:tc>
        <w:tc>
          <w:tcPr>
            <w:tcW w:w="990" w:type="dxa"/>
          </w:tcPr>
          <w:p w14:paraId="00B44AA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6.10</w:t>
            </w:r>
          </w:p>
        </w:tc>
        <w:tc>
          <w:tcPr>
            <w:tcW w:w="1620" w:type="dxa"/>
            <w:tcBorders>
              <w:top w:val="nil"/>
              <w:right w:val="nil"/>
            </w:tcBorders>
          </w:tcPr>
          <w:p w14:paraId="1FA1148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259</w:t>
            </w:r>
          </w:p>
        </w:tc>
        <w:tc>
          <w:tcPr>
            <w:tcW w:w="268" w:type="dxa"/>
            <w:tcBorders>
              <w:left w:val="nil"/>
            </w:tcBorders>
          </w:tcPr>
          <w:p w14:paraId="019E594B"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t>
            </w:r>
          </w:p>
        </w:tc>
        <w:tc>
          <w:tcPr>
            <w:tcW w:w="1888" w:type="dxa"/>
          </w:tcPr>
          <w:p w14:paraId="32D438B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1267</w:t>
            </w:r>
          </w:p>
        </w:tc>
        <w:tc>
          <w:tcPr>
            <w:tcW w:w="1889" w:type="dxa"/>
          </w:tcPr>
          <w:p w14:paraId="1290E252"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63217644"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Borders>
              <w:bottom w:val="nil"/>
            </w:tcBorders>
          </w:tcPr>
          <w:p w14:paraId="53C7012E"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Borders>
              <w:bottom w:val="nil"/>
            </w:tcBorders>
          </w:tcPr>
          <w:p w14:paraId="1485316F"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West Virginia</w:t>
            </w:r>
          </w:p>
        </w:tc>
        <w:tc>
          <w:tcPr>
            <w:tcW w:w="990" w:type="dxa"/>
            <w:tcBorders>
              <w:bottom w:val="nil"/>
            </w:tcBorders>
          </w:tcPr>
          <w:p w14:paraId="54C61C2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4.90</w:t>
            </w:r>
          </w:p>
        </w:tc>
        <w:tc>
          <w:tcPr>
            <w:tcW w:w="1620" w:type="dxa"/>
            <w:tcBorders>
              <w:bottom w:val="nil"/>
              <w:right w:val="nil"/>
            </w:tcBorders>
          </w:tcPr>
          <w:p w14:paraId="4F320FA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36</w:t>
            </w:r>
          </w:p>
        </w:tc>
        <w:tc>
          <w:tcPr>
            <w:tcW w:w="268" w:type="dxa"/>
            <w:tcBorders>
              <w:left w:val="nil"/>
              <w:bottom w:val="nil"/>
            </w:tcBorders>
          </w:tcPr>
          <w:p w14:paraId="4E8F6890"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t>
            </w:r>
          </w:p>
        </w:tc>
        <w:tc>
          <w:tcPr>
            <w:tcW w:w="1888" w:type="dxa"/>
            <w:tcBorders>
              <w:bottom w:val="nil"/>
            </w:tcBorders>
          </w:tcPr>
          <w:p w14:paraId="6EAB2F8E"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1303</w:t>
            </w:r>
          </w:p>
        </w:tc>
        <w:tc>
          <w:tcPr>
            <w:tcW w:w="1889" w:type="dxa"/>
            <w:tcBorders>
              <w:bottom w:val="nil"/>
            </w:tcBorders>
          </w:tcPr>
          <w:p w14:paraId="384C5339"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p>
        </w:tc>
      </w:tr>
      <w:tr w:rsidR="00BA3A57" w:rsidRPr="00506988" w14:paraId="047EB8E4"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tcBorders>
          </w:tcPr>
          <w:p w14:paraId="15C2F043"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Borders>
              <w:top w:val="single" w:sz="4" w:space="0" w:color="auto"/>
            </w:tcBorders>
          </w:tcPr>
          <w:p w14:paraId="728800D8"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Washington</w:t>
            </w:r>
          </w:p>
        </w:tc>
        <w:tc>
          <w:tcPr>
            <w:tcW w:w="990" w:type="dxa"/>
            <w:tcBorders>
              <w:top w:val="single" w:sz="4" w:space="0" w:color="auto"/>
            </w:tcBorders>
          </w:tcPr>
          <w:p w14:paraId="66955BB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10.60</w:t>
            </w:r>
          </w:p>
        </w:tc>
        <w:tc>
          <w:tcPr>
            <w:tcW w:w="1620" w:type="dxa"/>
            <w:tcBorders>
              <w:top w:val="single" w:sz="4" w:space="0" w:color="auto"/>
              <w:right w:val="nil"/>
            </w:tcBorders>
          </w:tcPr>
          <w:p w14:paraId="0AEDA33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79</w:t>
            </w:r>
          </w:p>
        </w:tc>
        <w:tc>
          <w:tcPr>
            <w:tcW w:w="268" w:type="dxa"/>
            <w:tcBorders>
              <w:top w:val="single" w:sz="4" w:space="0" w:color="auto"/>
              <w:left w:val="nil"/>
            </w:tcBorders>
          </w:tcPr>
          <w:p w14:paraId="599ABC2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Borders>
              <w:top w:val="single" w:sz="4" w:space="0" w:color="auto"/>
            </w:tcBorders>
          </w:tcPr>
          <w:p w14:paraId="20323D0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79</w:t>
            </w:r>
          </w:p>
        </w:tc>
        <w:tc>
          <w:tcPr>
            <w:tcW w:w="1889" w:type="dxa"/>
            <w:tcBorders>
              <w:top w:val="single" w:sz="4" w:space="0" w:color="auto"/>
            </w:tcBorders>
          </w:tcPr>
          <w:p w14:paraId="425CFDBB"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3D2B1514"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C87C106"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4F04AD83"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South Dakota</w:t>
            </w:r>
          </w:p>
        </w:tc>
        <w:tc>
          <w:tcPr>
            <w:tcW w:w="990" w:type="dxa"/>
          </w:tcPr>
          <w:p w14:paraId="01816C7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620" w:type="dxa"/>
            <w:tcBorders>
              <w:right w:val="nil"/>
            </w:tcBorders>
          </w:tcPr>
          <w:p w14:paraId="5D2B881E"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31</w:t>
            </w:r>
          </w:p>
        </w:tc>
        <w:tc>
          <w:tcPr>
            <w:tcW w:w="268" w:type="dxa"/>
            <w:tcBorders>
              <w:left w:val="nil"/>
            </w:tcBorders>
          </w:tcPr>
          <w:p w14:paraId="6A11D42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49046E4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110</w:t>
            </w:r>
          </w:p>
        </w:tc>
        <w:tc>
          <w:tcPr>
            <w:tcW w:w="1889" w:type="dxa"/>
          </w:tcPr>
          <w:p w14:paraId="4A08582A"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3C921CC8"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8D48798"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4C629834"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Iowa</w:t>
            </w:r>
          </w:p>
        </w:tc>
        <w:tc>
          <w:tcPr>
            <w:tcW w:w="990" w:type="dxa"/>
          </w:tcPr>
          <w:p w14:paraId="7D75CF64"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620" w:type="dxa"/>
            <w:tcBorders>
              <w:right w:val="nil"/>
            </w:tcBorders>
          </w:tcPr>
          <w:p w14:paraId="2BA21AA1"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94</w:t>
            </w:r>
          </w:p>
        </w:tc>
        <w:tc>
          <w:tcPr>
            <w:tcW w:w="268" w:type="dxa"/>
            <w:tcBorders>
              <w:left w:val="nil"/>
            </w:tcBorders>
          </w:tcPr>
          <w:p w14:paraId="04E44A2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44FDDF2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204</w:t>
            </w:r>
          </w:p>
        </w:tc>
        <w:tc>
          <w:tcPr>
            <w:tcW w:w="1889" w:type="dxa"/>
          </w:tcPr>
          <w:p w14:paraId="5A6700AF"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41809EE4"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C66EB03"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2352C16F"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Kansas</w:t>
            </w:r>
          </w:p>
        </w:tc>
        <w:tc>
          <w:tcPr>
            <w:tcW w:w="990" w:type="dxa"/>
          </w:tcPr>
          <w:p w14:paraId="38D3960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9.40</w:t>
            </w:r>
          </w:p>
        </w:tc>
        <w:tc>
          <w:tcPr>
            <w:tcW w:w="1620" w:type="dxa"/>
            <w:tcBorders>
              <w:right w:val="nil"/>
            </w:tcBorders>
          </w:tcPr>
          <w:p w14:paraId="282EF75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124</w:t>
            </w:r>
          </w:p>
        </w:tc>
        <w:tc>
          <w:tcPr>
            <w:tcW w:w="268" w:type="dxa"/>
            <w:tcBorders>
              <w:left w:val="nil"/>
            </w:tcBorders>
          </w:tcPr>
          <w:p w14:paraId="2CD47172"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6D10E0E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328</w:t>
            </w:r>
          </w:p>
        </w:tc>
        <w:tc>
          <w:tcPr>
            <w:tcW w:w="1889" w:type="dxa"/>
          </w:tcPr>
          <w:p w14:paraId="3B90EA7D"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75A42E4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7E5C76BA"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3C43BEF9"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Minnesota</w:t>
            </w:r>
          </w:p>
        </w:tc>
        <w:tc>
          <w:tcPr>
            <w:tcW w:w="990" w:type="dxa"/>
          </w:tcPr>
          <w:p w14:paraId="0E02249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sz w:val="18"/>
                <w:szCs w:val="18"/>
              </w:rPr>
              <w:t>8.90</w:t>
            </w:r>
          </w:p>
        </w:tc>
        <w:tc>
          <w:tcPr>
            <w:tcW w:w="1620" w:type="dxa"/>
            <w:tcBorders>
              <w:right w:val="nil"/>
            </w:tcBorders>
          </w:tcPr>
          <w:p w14:paraId="0343397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88</w:t>
            </w:r>
          </w:p>
        </w:tc>
        <w:tc>
          <w:tcPr>
            <w:tcW w:w="268" w:type="dxa"/>
            <w:tcBorders>
              <w:left w:val="nil"/>
            </w:tcBorders>
          </w:tcPr>
          <w:p w14:paraId="45000D9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2E16AD7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416</w:t>
            </w:r>
          </w:p>
        </w:tc>
        <w:tc>
          <w:tcPr>
            <w:tcW w:w="1889" w:type="dxa"/>
          </w:tcPr>
          <w:p w14:paraId="37092A2F"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1F791E13"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68F6402"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35FC65E3"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Utah</w:t>
            </w:r>
          </w:p>
        </w:tc>
        <w:tc>
          <w:tcPr>
            <w:tcW w:w="990" w:type="dxa"/>
          </w:tcPr>
          <w:p w14:paraId="2EDD820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sz w:val="18"/>
                <w:szCs w:val="18"/>
              </w:rPr>
              <w:t>8.60</w:t>
            </w:r>
          </w:p>
        </w:tc>
        <w:tc>
          <w:tcPr>
            <w:tcW w:w="1620" w:type="dxa"/>
            <w:tcBorders>
              <w:right w:val="nil"/>
            </w:tcBorders>
          </w:tcPr>
          <w:p w14:paraId="02D2ABE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54</w:t>
            </w:r>
          </w:p>
        </w:tc>
        <w:tc>
          <w:tcPr>
            <w:tcW w:w="268" w:type="dxa"/>
            <w:tcBorders>
              <w:left w:val="nil"/>
            </w:tcBorders>
          </w:tcPr>
          <w:p w14:paraId="6719707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55FC843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470</w:t>
            </w:r>
          </w:p>
        </w:tc>
        <w:tc>
          <w:tcPr>
            <w:tcW w:w="1889" w:type="dxa"/>
          </w:tcPr>
          <w:p w14:paraId="5369DE11"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74270837"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48387F6"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45039FAA"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Nevada</w:t>
            </w:r>
          </w:p>
        </w:tc>
        <w:tc>
          <w:tcPr>
            <w:tcW w:w="990" w:type="dxa"/>
          </w:tcPr>
          <w:p w14:paraId="3711188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sz w:val="18"/>
                <w:szCs w:val="18"/>
              </w:rPr>
              <w:t>8.10</w:t>
            </w:r>
          </w:p>
        </w:tc>
        <w:tc>
          <w:tcPr>
            <w:tcW w:w="1620" w:type="dxa"/>
            <w:tcBorders>
              <w:right w:val="nil"/>
            </w:tcBorders>
          </w:tcPr>
          <w:p w14:paraId="25E779E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55</w:t>
            </w:r>
          </w:p>
        </w:tc>
        <w:tc>
          <w:tcPr>
            <w:tcW w:w="268" w:type="dxa"/>
            <w:tcBorders>
              <w:left w:val="nil"/>
            </w:tcBorders>
          </w:tcPr>
          <w:p w14:paraId="3C3C012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650559D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525</w:t>
            </w:r>
          </w:p>
        </w:tc>
        <w:tc>
          <w:tcPr>
            <w:tcW w:w="1889" w:type="dxa"/>
          </w:tcPr>
          <w:p w14:paraId="19553034"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649D4DD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18731135"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1167CF09"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Nebraska</w:t>
            </w:r>
          </w:p>
        </w:tc>
        <w:tc>
          <w:tcPr>
            <w:tcW w:w="990" w:type="dxa"/>
          </w:tcPr>
          <w:p w14:paraId="567E4943"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7.40</w:t>
            </w:r>
          </w:p>
        </w:tc>
        <w:tc>
          <w:tcPr>
            <w:tcW w:w="1620" w:type="dxa"/>
            <w:tcBorders>
              <w:right w:val="nil"/>
            </w:tcBorders>
          </w:tcPr>
          <w:p w14:paraId="45CD63A2"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32</w:t>
            </w:r>
          </w:p>
        </w:tc>
        <w:tc>
          <w:tcPr>
            <w:tcW w:w="268" w:type="dxa"/>
            <w:tcBorders>
              <w:left w:val="nil"/>
            </w:tcBorders>
          </w:tcPr>
          <w:p w14:paraId="737424F3"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49BA7C15"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557</w:t>
            </w:r>
          </w:p>
        </w:tc>
        <w:tc>
          <w:tcPr>
            <w:tcW w:w="1889" w:type="dxa"/>
          </w:tcPr>
          <w:p w14:paraId="12370A92"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568AED38"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1BF2F69"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1E8A7283"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Idaho</w:t>
            </w:r>
          </w:p>
        </w:tc>
        <w:tc>
          <w:tcPr>
            <w:tcW w:w="990" w:type="dxa"/>
          </w:tcPr>
          <w:p w14:paraId="4057DB3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6.85</w:t>
            </w:r>
          </w:p>
        </w:tc>
        <w:tc>
          <w:tcPr>
            <w:tcW w:w="1620" w:type="dxa"/>
            <w:tcBorders>
              <w:right w:val="nil"/>
            </w:tcBorders>
          </w:tcPr>
          <w:p w14:paraId="0582A73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57</w:t>
            </w:r>
          </w:p>
        </w:tc>
        <w:tc>
          <w:tcPr>
            <w:tcW w:w="268" w:type="dxa"/>
            <w:tcBorders>
              <w:left w:val="nil"/>
            </w:tcBorders>
          </w:tcPr>
          <w:p w14:paraId="00561D6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02B3079C"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614</w:t>
            </w:r>
          </w:p>
        </w:tc>
        <w:tc>
          <w:tcPr>
            <w:tcW w:w="1889" w:type="dxa"/>
          </w:tcPr>
          <w:p w14:paraId="2937A392"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22DC844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2ABB6B74"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731604B9"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Arizona</w:t>
            </w:r>
          </w:p>
        </w:tc>
        <w:tc>
          <w:tcPr>
            <w:tcW w:w="990" w:type="dxa"/>
          </w:tcPr>
          <w:p w14:paraId="2EC0274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6.40</w:t>
            </w:r>
          </w:p>
        </w:tc>
        <w:tc>
          <w:tcPr>
            <w:tcW w:w="1620" w:type="dxa"/>
            <w:tcBorders>
              <w:right w:val="nil"/>
            </w:tcBorders>
          </w:tcPr>
          <w:p w14:paraId="1CAF3180"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133</w:t>
            </w:r>
          </w:p>
        </w:tc>
        <w:tc>
          <w:tcPr>
            <w:tcW w:w="268" w:type="dxa"/>
            <w:tcBorders>
              <w:left w:val="nil"/>
            </w:tcBorders>
          </w:tcPr>
          <w:p w14:paraId="080AAE2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88" w:type="dxa"/>
          </w:tcPr>
          <w:p w14:paraId="1CC7DFE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747</w:t>
            </w:r>
          </w:p>
        </w:tc>
        <w:tc>
          <w:tcPr>
            <w:tcW w:w="1889" w:type="dxa"/>
          </w:tcPr>
          <w:p w14:paraId="3AE5F45E" w14:textId="77777777" w:rsidR="00BA3A57" w:rsidRPr="00316CD2" w:rsidRDefault="00BA3A57" w:rsidP="00BF72F0">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r w:rsidR="00BA3A57" w:rsidRPr="00506988" w14:paraId="116FAC06"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0CA7DBF"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West</w:t>
            </w:r>
          </w:p>
        </w:tc>
        <w:tc>
          <w:tcPr>
            <w:tcW w:w="2160" w:type="dxa"/>
          </w:tcPr>
          <w:p w14:paraId="7346AA7A"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Mexico</w:t>
            </w:r>
          </w:p>
        </w:tc>
        <w:tc>
          <w:tcPr>
            <w:tcW w:w="990" w:type="dxa"/>
          </w:tcPr>
          <w:p w14:paraId="7906FCF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5.15</w:t>
            </w:r>
          </w:p>
        </w:tc>
        <w:tc>
          <w:tcPr>
            <w:tcW w:w="1620" w:type="dxa"/>
            <w:tcBorders>
              <w:bottom w:val="single" w:sz="4" w:space="0" w:color="3F7DD9" w:themeColor="accent6" w:themeTint="99"/>
              <w:right w:val="nil"/>
            </w:tcBorders>
          </w:tcPr>
          <w:p w14:paraId="1C234B4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67</w:t>
            </w:r>
          </w:p>
        </w:tc>
        <w:tc>
          <w:tcPr>
            <w:tcW w:w="268" w:type="dxa"/>
            <w:tcBorders>
              <w:left w:val="nil"/>
            </w:tcBorders>
          </w:tcPr>
          <w:p w14:paraId="110C8C0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88" w:type="dxa"/>
          </w:tcPr>
          <w:p w14:paraId="2964FE8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814</w:t>
            </w:r>
          </w:p>
        </w:tc>
        <w:tc>
          <w:tcPr>
            <w:tcW w:w="1889" w:type="dxa"/>
          </w:tcPr>
          <w:p w14:paraId="2286336D" w14:textId="77777777" w:rsidR="00BA3A57" w:rsidRPr="00316CD2" w:rsidRDefault="00BA3A57" w:rsidP="00BF72F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Segoe UI Symbol" w:hAnsi="Segoe UI Symbol" w:cs="Segoe UI Symbol"/>
                <w:b/>
                <w:color w:val="15386B" w:themeColor="accent6"/>
                <w:sz w:val="18"/>
                <w:szCs w:val="18"/>
              </w:rPr>
              <w:t>✓</w:t>
            </w:r>
          </w:p>
        </w:tc>
      </w:tr>
    </w:tbl>
    <w:p w14:paraId="04272A57" w14:textId="77777777" w:rsidR="00BA3A57" w:rsidRDefault="00BA3A57" w:rsidP="00BA3A57">
      <w:pPr>
        <w:pStyle w:val="BodyText"/>
      </w:pPr>
      <w:r>
        <w:t>* Estimates based on national average proportion of State-investigated crashes.</w:t>
      </w:r>
    </w:p>
    <w:p w14:paraId="6D8FFC02" w14:textId="77777777" w:rsidR="00BA3A57" w:rsidRPr="006D6E48" w:rsidRDefault="00BA3A57" w:rsidP="00BA3A57">
      <w:pPr>
        <w:pStyle w:val="Heading2"/>
      </w:pPr>
      <w:bookmarkStart w:id="119" w:name="_Ref175668695"/>
      <w:bookmarkStart w:id="120" w:name="_Toc179381207"/>
      <w:bookmarkStart w:id="121" w:name="_Toc191042332"/>
      <w:r w:rsidRPr="006D6E48">
        <w:t xml:space="preserve">Selective Reduced Sampling within </w:t>
      </w:r>
      <w:r>
        <w:t xml:space="preserve">Some </w:t>
      </w:r>
      <w:r w:rsidRPr="006D6E48">
        <w:t>States</w:t>
      </w:r>
      <w:bookmarkEnd w:id="119"/>
      <w:bookmarkEnd w:id="120"/>
      <w:bookmarkEnd w:id="121"/>
    </w:p>
    <w:p w14:paraId="47C3BF9A" w14:textId="77777777" w:rsidR="00BA3A57" w:rsidRPr="006D6E48" w:rsidRDefault="00BA3A57" w:rsidP="00BA3A57">
      <w:pPr>
        <w:pStyle w:val="BodyText"/>
      </w:pPr>
      <w:r w:rsidRPr="006D6E48">
        <w:t xml:space="preserve">The above recruitment procedure yields </w:t>
      </w:r>
      <w:r>
        <w:t xml:space="preserve">an </w:t>
      </w:r>
      <w:r w:rsidRPr="006D6E48">
        <w:t>approximately equal number of crashes per region to achieve regional stratification. However, the number of States is relatively small</w:t>
      </w:r>
      <w:r>
        <w:t>,</w:t>
      </w:r>
      <w:r w:rsidRPr="006D6E48">
        <w:t xml:space="preserve"> and recruitment of a </w:t>
      </w:r>
      <w:r>
        <w:lastRenderedPageBreak/>
        <w:t>S</w:t>
      </w:r>
      <w:r w:rsidRPr="006D6E48">
        <w:t xml:space="preserve">tate adds a wide possible range of predicted crashes to the region. To better balance the predicted number of crashes sampled from each region and to achieve a broader sample within each region, the sampling for States with very large numbers of crashes is reduced by randomly sampling a subset of investigative districts within </w:t>
      </w:r>
      <w:r>
        <w:t>the</w:t>
      </w:r>
      <w:r w:rsidRPr="006D6E48">
        <w:t xml:space="preserve"> State.</w:t>
      </w:r>
    </w:p>
    <w:p w14:paraId="3B9A5FEC" w14:textId="77777777" w:rsidR="00BA3A57" w:rsidRPr="006D6E48" w:rsidRDefault="00BA3A57" w:rsidP="00BA3A57">
      <w:pPr>
        <w:pStyle w:val="BodyText"/>
      </w:pPr>
      <w:r w:rsidRPr="006D6E48">
        <w:t xml:space="preserve">Texas and Florida are associated with </w:t>
      </w:r>
      <w:r>
        <w:t>the</w:t>
      </w:r>
      <w:r w:rsidRPr="006D6E48">
        <w:t xml:space="preserve"> largest number of State-investigated qualifying crashes. Includ</w:t>
      </w:r>
      <w:r>
        <w:t>ed</w:t>
      </w:r>
      <w:r w:rsidRPr="006D6E48">
        <w:t xml:space="preserve"> </w:t>
      </w:r>
      <w:r>
        <w:t xml:space="preserve">in its entirety, </w:t>
      </w:r>
      <w:r w:rsidRPr="006D6E48">
        <w:t xml:space="preserve">Texas </w:t>
      </w:r>
      <w:r>
        <w:t>dominates</w:t>
      </w:r>
      <w:r w:rsidRPr="006D6E48">
        <w:t xml:space="preserve"> the data from the South region, leaving “room” for recruitment of only one other State, as shown in</w:t>
      </w:r>
      <w:r>
        <w:t xml:space="preserve"> </w:t>
      </w:r>
      <w:r>
        <w:fldChar w:fldCharType="begin"/>
      </w:r>
      <w:r>
        <w:instrText xml:space="preserve"> REF _Ref180654991 \h </w:instrText>
      </w:r>
      <w:r>
        <w:fldChar w:fldCharType="separate"/>
      </w:r>
      <w:r>
        <w:t xml:space="preserve">Table </w:t>
      </w:r>
      <w:r>
        <w:rPr>
          <w:noProof/>
        </w:rPr>
        <w:t>8</w:t>
      </w:r>
      <w:r>
        <w:fldChar w:fldCharType="end"/>
      </w:r>
      <w:r>
        <w:t>.</w:t>
      </w:r>
      <w:r w:rsidRPr="006D6E48">
        <w:t xml:space="preserve"> To avoid over-represent</w:t>
      </w:r>
      <w:r>
        <w:t>ing</w:t>
      </w:r>
      <w:r w:rsidRPr="006D6E48">
        <w:t xml:space="preserve"> Texas</w:t>
      </w:r>
      <w:r>
        <w:t>’s</w:t>
      </w:r>
      <w:r w:rsidRPr="006D6E48">
        <w:t xml:space="preserve"> crashes, and any potential associated biases, the study will sample investigative districts within Texas such that Texas</w:t>
      </w:r>
      <w:r>
        <w:t>’s</w:t>
      </w:r>
      <w:r w:rsidRPr="006D6E48">
        <w:t xml:space="preserve"> contribution to the sample is proportional to its contribution to all qualifying crashes in the nation. Using 2020-2021 data, about 14% of the nation’s qualifying crashes occurred in Texas (1080/7998). Fourteen percent of 3333, the target number of historic crashes for the study, is 467. If Texas</w:t>
      </w:r>
      <w:r>
        <w:t>’s selected</w:t>
      </w:r>
      <w:r w:rsidRPr="006D6E48">
        <w:t xml:space="preserve"> districts are associated with 467 crashes, then that leaves a target of about 366 crashes (833 </w:t>
      </w:r>
      <w:r>
        <w:t>-</w:t>
      </w:r>
      <w:r w:rsidRPr="006D6E48">
        <w:t xml:space="preserve"> 467) associated among the remaining recruited States of the South region. In addition to Mississippi (top ICS scorer of the South), this allows</w:t>
      </w:r>
      <w:r>
        <w:t xml:space="preserve"> for the</w:t>
      </w:r>
      <w:r w:rsidRPr="006D6E48">
        <w:t xml:space="preserve"> recruitment of </w:t>
      </w:r>
      <w:r>
        <w:t>Oklahoma and Alabama.</w:t>
      </w:r>
    </w:p>
    <w:p w14:paraId="2C5EA692" w14:textId="77777777" w:rsidR="00BA3A57" w:rsidRPr="006D6E48" w:rsidRDefault="00BA3A57" w:rsidP="00BA3A57">
      <w:pPr>
        <w:pStyle w:val="BodyText"/>
      </w:pPr>
      <w:r w:rsidRPr="006D6E48">
        <w:t xml:space="preserve">This brings the South region’s total State-investigated qualifying crashes to 864, acceptably close to </w:t>
      </w:r>
      <w:r>
        <w:t xml:space="preserve">the target of </w:t>
      </w:r>
      <w:r w:rsidRPr="006D6E48">
        <w:t>833.</w:t>
      </w:r>
    </w:p>
    <w:p w14:paraId="4628ED9B" w14:textId="77777777" w:rsidR="00BA3A57" w:rsidRPr="006D6E48" w:rsidRDefault="00BA3A57" w:rsidP="00BA3A57">
      <w:pPr>
        <w:pStyle w:val="BodyText"/>
      </w:pPr>
      <w:r w:rsidRPr="006D6E48">
        <w:t>Including all of Florida</w:t>
      </w:r>
      <w:r>
        <w:t>’s</w:t>
      </w:r>
      <w:r w:rsidRPr="006D6E48">
        <w:t xml:space="preserve"> crashes in the sample gives the Southeast region 1,008 historic crashes, well over the target</w:t>
      </w:r>
      <w:r>
        <w:t xml:space="preserve"> of</w:t>
      </w:r>
      <w:r w:rsidRPr="006D6E48">
        <w:t xml:space="preserve"> 833. This results in the Southeast region being disproportionate to other regions. Using 2020-2021 data, about 6.3% of the nation’s qualifying crashes occurred in Florida (506/7998). Six-point-three percent of 3,333 is 211. If Florida</w:t>
      </w:r>
      <w:r>
        <w:t>’s</w:t>
      </w:r>
      <w:r w:rsidRPr="006D6E48">
        <w:t xml:space="preserve"> selected districts are associated with 211 crashes, then the Southeast region is associated with 820 crashes, acceptably close to the target of 833.</w:t>
      </w:r>
    </w:p>
    <w:p w14:paraId="2B30207D" w14:textId="77777777" w:rsidR="00BA3A57" w:rsidRDefault="00BA3A57" w:rsidP="00BA3A57">
      <w:pPr>
        <w:pStyle w:val="Heading2"/>
      </w:pPr>
      <w:bookmarkStart w:id="122" w:name="_Toc179381208"/>
      <w:bookmarkStart w:id="123" w:name="_Toc191042333"/>
      <w:r>
        <w:t>Qualitative Assessment and Exclusion</w:t>
      </w:r>
      <w:bookmarkEnd w:id="122"/>
      <w:bookmarkEnd w:id="123"/>
    </w:p>
    <w:p w14:paraId="705B1254" w14:textId="77777777" w:rsidR="00BA3A57" w:rsidRDefault="00BA3A57" w:rsidP="00BA3A57">
      <w:pPr>
        <w:pStyle w:val="BodyText"/>
      </w:pPr>
      <w:r>
        <w:t>Details from the IC surveys and discussions with State officials may uncover attributes that make a State unsuitable for inclusion in the sample. Such is the case with Pennsylvania. State Police leadership has declined to allow interviews to be conducted while their investigation is under way. Without this essential data delivered in a timely manner, Pennsylvania must be excluded from the sampling.</w:t>
      </w:r>
    </w:p>
    <w:p w14:paraId="70DB262F" w14:textId="77777777" w:rsidR="00BA3A57" w:rsidRDefault="00BA3A57" w:rsidP="00BA3A57">
      <w:pPr>
        <w:pStyle w:val="BodyText"/>
      </w:pPr>
      <w:r>
        <w:t xml:space="preserve">Ohio takes the place of Pennsylvania. Of the two North region States not already targeted for recruitment (see </w:t>
      </w:r>
      <w:r>
        <w:fldChar w:fldCharType="begin"/>
      </w:r>
      <w:r>
        <w:instrText xml:space="preserve"> REF _Ref180654991 \h </w:instrText>
      </w:r>
      <w:r>
        <w:fldChar w:fldCharType="separate"/>
      </w:r>
      <w:r>
        <w:t xml:space="preserve">Table </w:t>
      </w:r>
      <w:r>
        <w:rPr>
          <w:noProof/>
        </w:rPr>
        <w:t>8</w:t>
      </w:r>
      <w:r>
        <w:fldChar w:fldCharType="end"/>
      </w:r>
      <w:r>
        <w:t xml:space="preserve">), Ohio has the higher ICS (6.70). Historically, Ohio has a comparable number of State-investigated qualifying crashes (162) to Pennsylvania (176 estimated). Thus, replacing Pennsylvania with Ohio </w:t>
      </w:r>
      <w:r w:rsidRPr="006D6E48">
        <w:t>keep</w:t>
      </w:r>
      <w:r>
        <w:t>s</w:t>
      </w:r>
      <w:r w:rsidRPr="006D6E48">
        <w:t xml:space="preserve"> the predicted State-investigated qualifying crashes from the North region close to 833.</w:t>
      </w:r>
    </w:p>
    <w:p w14:paraId="2254DB14" w14:textId="77777777" w:rsidR="00BA3A57" w:rsidRPr="006D6E48" w:rsidRDefault="00BA3A57" w:rsidP="00BA3A57">
      <w:pPr>
        <w:pStyle w:val="Heading2"/>
      </w:pPr>
      <w:bookmarkStart w:id="124" w:name="_Toc179381209"/>
      <w:bookmarkStart w:id="125" w:name="_Toc191042334"/>
      <w:r w:rsidRPr="006D6E48">
        <w:t xml:space="preserve">Final List </w:t>
      </w:r>
      <w:r>
        <w:t>of States</w:t>
      </w:r>
      <w:bookmarkEnd w:id="124"/>
      <w:bookmarkEnd w:id="125"/>
    </w:p>
    <w:p w14:paraId="2C654770" w14:textId="77777777" w:rsidR="00BA3A57" w:rsidRPr="006D6E48" w:rsidRDefault="00BA3A57" w:rsidP="00BA3A57">
      <w:pPr>
        <w:pStyle w:val="BodyText"/>
      </w:pPr>
      <w:r w:rsidRPr="006D6E48">
        <w:t xml:space="preserve">Taking into account the selective sampling with Texas and Florida, </w:t>
      </w:r>
      <w:r>
        <w:fldChar w:fldCharType="begin"/>
      </w:r>
      <w:r>
        <w:instrText xml:space="preserve"> REF _Ref180655419 \h </w:instrText>
      </w:r>
      <w:r>
        <w:fldChar w:fldCharType="separate"/>
      </w:r>
      <w:r>
        <w:t xml:space="preserve">Table </w:t>
      </w:r>
      <w:r>
        <w:rPr>
          <w:noProof/>
        </w:rPr>
        <w:t>9</w:t>
      </w:r>
      <w:r>
        <w:fldChar w:fldCharType="end"/>
      </w:r>
      <w:r>
        <w:t xml:space="preserve"> </w:t>
      </w:r>
      <w:r w:rsidRPr="006D6E48">
        <w:t>has the final list of States targeted for recruitment</w:t>
      </w:r>
      <w:r>
        <w:t xml:space="preserve"> to achieve a regionally stratified sample that fits the restrictions of the study (see page </w:t>
      </w:r>
      <w:r>
        <w:fldChar w:fldCharType="begin"/>
      </w:r>
      <w:r>
        <w:instrText xml:space="preserve"> PAGEREF Restrictions \h </w:instrText>
      </w:r>
      <w:r>
        <w:fldChar w:fldCharType="separate"/>
      </w:r>
      <w:r>
        <w:rPr>
          <w:noProof/>
        </w:rPr>
        <w:t>17</w:t>
      </w:r>
      <w:r>
        <w:fldChar w:fldCharType="end"/>
      </w:r>
      <w:r>
        <w:t>)</w:t>
      </w:r>
      <w:r w:rsidRPr="006D6E48">
        <w:t>.</w:t>
      </w:r>
    </w:p>
    <w:p w14:paraId="44725DDE" w14:textId="77777777" w:rsidR="00BA3A57" w:rsidRDefault="00BA3A57" w:rsidP="00BA3A57">
      <w:pPr>
        <w:pStyle w:val="Caption"/>
        <w:keepNext/>
      </w:pPr>
      <w:bookmarkStart w:id="126" w:name="_Ref180655419"/>
      <w:r>
        <w:lastRenderedPageBreak/>
        <w:t xml:space="preserve">Table </w:t>
      </w:r>
      <w:fldSimple w:instr=" SEQ Table \* ARABIC ">
        <w:r>
          <w:rPr>
            <w:noProof/>
          </w:rPr>
          <w:t>9</w:t>
        </w:r>
      </w:fldSimple>
      <w:bookmarkEnd w:id="126"/>
      <w:r>
        <w:t>. Recruitment targets</w:t>
      </w:r>
    </w:p>
    <w:tbl>
      <w:tblPr>
        <w:tblStyle w:val="GridTable4-Accent6"/>
        <w:tblW w:w="0" w:type="auto"/>
        <w:tblLayout w:type="fixed"/>
        <w:tblLook w:val="04A0" w:firstRow="1" w:lastRow="0" w:firstColumn="1" w:lastColumn="0" w:noHBand="0" w:noVBand="1"/>
      </w:tblPr>
      <w:tblGrid>
        <w:gridCol w:w="1255"/>
        <w:gridCol w:w="2160"/>
        <w:gridCol w:w="990"/>
        <w:gridCol w:w="1620"/>
        <w:gridCol w:w="450"/>
        <w:gridCol w:w="1890"/>
      </w:tblGrid>
      <w:tr w:rsidR="00BA3A57" w14:paraId="533549E3" w14:textId="77777777" w:rsidTr="00BF72F0">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1255" w:type="dxa"/>
            <w:shd w:val="clear" w:color="auto" w:fill="001646" w:themeFill="accent1"/>
          </w:tcPr>
          <w:p w14:paraId="7287E0BE" w14:textId="77777777" w:rsidR="00BA3A57" w:rsidRPr="00316CD2" w:rsidRDefault="00BA3A57" w:rsidP="00BF72F0">
            <w:pPr>
              <w:pStyle w:val="Chartheader"/>
              <w:rPr>
                <w:rFonts w:asciiTheme="majorHAnsi" w:hAnsiTheme="majorHAnsi" w:cstheme="majorHAnsi"/>
                <w:sz w:val="18"/>
                <w:szCs w:val="18"/>
              </w:rPr>
            </w:pPr>
            <w:r w:rsidRPr="00316CD2">
              <w:rPr>
                <w:rFonts w:asciiTheme="majorHAnsi" w:hAnsiTheme="majorHAnsi" w:cstheme="majorHAnsi"/>
                <w:sz w:val="18"/>
                <w:szCs w:val="18"/>
              </w:rPr>
              <w:t>Region</w:t>
            </w:r>
          </w:p>
        </w:tc>
        <w:tc>
          <w:tcPr>
            <w:tcW w:w="2160" w:type="dxa"/>
            <w:shd w:val="clear" w:color="auto" w:fill="001646" w:themeFill="accent1"/>
          </w:tcPr>
          <w:p w14:paraId="61C5C3B8"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State</w:t>
            </w:r>
          </w:p>
        </w:tc>
        <w:tc>
          <w:tcPr>
            <w:tcW w:w="990" w:type="dxa"/>
            <w:shd w:val="clear" w:color="auto" w:fill="001646" w:themeFill="accent1"/>
          </w:tcPr>
          <w:p w14:paraId="7AF25CDB"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ICS</w:t>
            </w:r>
          </w:p>
        </w:tc>
        <w:tc>
          <w:tcPr>
            <w:tcW w:w="2070" w:type="dxa"/>
            <w:gridSpan w:val="2"/>
            <w:shd w:val="clear" w:color="auto" w:fill="001646" w:themeFill="accent1"/>
          </w:tcPr>
          <w:p w14:paraId="3EE136CB"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State-Investigated Qualifying Crashes</w:t>
            </w:r>
          </w:p>
        </w:tc>
        <w:tc>
          <w:tcPr>
            <w:tcW w:w="1890" w:type="dxa"/>
            <w:shd w:val="clear" w:color="auto" w:fill="001646" w:themeFill="accent1"/>
          </w:tcPr>
          <w:p w14:paraId="60FFDFB0" w14:textId="77777777" w:rsidR="00BA3A57" w:rsidRPr="00316CD2"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Cumulative Crashes</w:t>
            </w:r>
          </w:p>
        </w:tc>
      </w:tr>
      <w:tr w:rsidR="00BA3A57" w14:paraId="2D46C846"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E607955"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161B92FD"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Massachusetts</w:t>
            </w:r>
          </w:p>
        </w:tc>
        <w:tc>
          <w:tcPr>
            <w:tcW w:w="990" w:type="dxa"/>
          </w:tcPr>
          <w:p w14:paraId="3AE2B6F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10.10</w:t>
            </w:r>
          </w:p>
        </w:tc>
        <w:tc>
          <w:tcPr>
            <w:tcW w:w="1620" w:type="dxa"/>
            <w:tcBorders>
              <w:bottom w:val="nil"/>
              <w:right w:val="nil"/>
            </w:tcBorders>
          </w:tcPr>
          <w:p w14:paraId="269237B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28</w:t>
            </w:r>
          </w:p>
        </w:tc>
        <w:tc>
          <w:tcPr>
            <w:tcW w:w="450" w:type="dxa"/>
            <w:tcBorders>
              <w:left w:val="nil"/>
            </w:tcBorders>
          </w:tcPr>
          <w:p w14:paraId="527119D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57FA02B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28</w:t>
            </w:r>
          </w:p>
        </w:tc>
      </w:tr>
      <w:tr w:rsidR="00BA3A57" w14:paraId="730F3FB9"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F7DFC33"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6F40F10A"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York</w:t>
            </w:r>
          </w:p>
        </w:tc>
        <w:tc>
          <w:tcPr>
            <w:tcW w:w="990" w:type="dxa"/>
          </w:tcPr>
          <w:p w14:paraId="296BF58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9.65</w:t>
            </w:r>
          </w:p>
        </w:tc>
        <w:tc>
          <w:tcPr>
            <w:tcW w:w="1620" w:type="dxa"/>
            <w:tcBorders>
              <w:bottom w:val="nil"/>
              <w:right w:val="nil"/>
            </w:tcBorders>
          </w:tcPr>
          <w:p w14:paraId="2DB747A3"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123</w:t>
            </w:r>
          </w:p>
        </w:tc>
        <w:tc>
          <w:tcPr>
            <w:tcW w:w="450" w:type="dxa"/>
            <w:tcBorders>
              <w:left w:val="nil"/>
            </w:tcBorders>
          </w:tcPr>
          <w:p w14:paraId="6B43FAE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29FD3CB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154</w:t>
            </w:r>
          </w:p>
        </w:tc>
      </w:tr>
      <w:tr w:rsidR="00BA3A57" w14:paraId="6AEF5388"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2B0C9717"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1D0D2300"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Missouri</w:t>
            </w:r>
          </w:p>
        </w:tc>
        <w:tc>
          <w:tcPr>
            <w:tcW w:w="990" w:type="dxa"/>
          </w:tcPr>
          <w:p w14:paraId="1C04821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620" w:type="dxa"/>
            <w:tcBorders>
              <w:bottom w:val="nil"/>
              <w:right w:val="nil"/>
            </w:tcBorders>
          </w:tcPr>
          <w:p w14:paraId="73FF134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148</w:t>
            </w:r>
          </w:p>
        </w:tc>
        <w:tc>
          <w:tcPr>
            <w:tcW w:w="450" w:type="dxa"/>
            <w:tcBorders>
              <w:left w:val="nil"/>
            </w:tcBorders>
          </w:tcPr>
          <w:p w14:paraId="1B92843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5EE74FD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302</w:t>
            </w:r>
          </w:p>
        </w:tc>
      </w:tr>
      <w:tr w:rsidR="00BA3A57" w14:paraId="5526DE66"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7A64737A"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7AAEFEE3"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New Jersey</w:t>
            </w:r>
          </w:p>
        </w:tc>
        <w:tc>
          <w:tcPr>
            <w:tcW w:w="990" w:type="dxa"/>
          </w:tcPr>
          <w:p w14:paraId="2675362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9.60</w:t>
            </w:r>
          </w:p>
        </w:tc>
        <w:tc>
          <w:tcPr>
            <w:tcW w:w="1620" w:type="dxa"/>
            <w:tcBorders>
              <w:bottom w:val="nil"/>
              <w:right w:val="nil"/>
            </w:tcBorders>
          </w:tcPr>
          <w:p w14:paraId="79AAB74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41</w:t>
            </w:r>
          </w:p>
        </w:tc>
        <w:tc>
          <w:tcPr>
            <w:tcW w:w="450" w:type="dxa"/>
            <w:tcBorders>
              <w:left w:val="nil"/>
            </w:tcBorders>
          </w:tcPr>
          <w:p w14:paraId="2546F5F7"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2E56DB4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343</w:t>
            </w:r>
          </w:p>
        </w:tc>
      </w:tr>
      <w:tr w:rsidR="00BA3A57" w14:paraId="3D454F03"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F2EE45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54F9DB87"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Maine</w:t>
            </w:r>
          </w:p>
        </w:tc>
        <w:tc>
          <w:tcPr>
            <w:tcW w:w="990" w:type="dxa"/>
          </w:tcPr>
          <w:p w14:paraId="1067BDA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8.90</w:t>
            </w:r>
          </w:p>
        </w:tc>
        <w:tc>
          <w:tcPr>
            <w:tcW w:w="1620" w:type="dxa"/>
            <w:tcBorders>
              <w:bottom w:val="nil"/>
              <w:right w:val="nil"/>
            </w:tcBorders>
          </w:tcPr>
          <w:p w14:paraId="76E3BA4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13</w:t>
            </w:r>
          </w:p>
        </w:tc>
        <w:tc>
          <w:tcPr>
            <w:tcW w:w="450" w:type="dxa"/>
            <w:tcBorders>
              <w:left w:val="nil"/>
            </w:tcBorders>
          </w:tcPr>
          <w:p w14:paraId="196E5DB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3A0DC4D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356</w:t>
            </w:r>
          </w:p>
        </w:tc>
      </w:tr>
      <w:tr w:rsidR="00BA3A57" w14:paraId="769D53F3"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26F4F6F0"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1EB22EA7"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Connecticut</w:t>
            </w:r>
          </w:p>
        </w:tc>
        <w:tc>
          <w:tcPr>
            <w:tcW w:w="990" w:type="dxa"/>
          </w:tcPr>
          <w:p w14:paraId="34B491D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8.20</w:t>
            </w:r>
          </w:p>
        </w:tc>
        <w:tc>
          <w:tcPr>
            <w:tcW w:w="1620" w:type="dxa"/>
            <w:tcBorders>
              <w:bottom w:val="nil"/>
              <w:right w:val="nil"/>
            </w:tcBorders>
          </w:tcPr>
          <w:p w14:paraId="0E4C92E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32</w:t>
            </w:r>
          </w:p>
        </w:tc>
        <w:tc>
          <w:tcPr>
            <w:tcW w:w="450" w:type="dxa"/>
            <w:tcBorders>
              <w:left w:val="nil"/>
            </w:tcBorders>
          </w:tcPr>
          <w:p w14:paraId="2AAD0DBA"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4BF44F9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388</w:t>
            </w:r>
          </w:p>
        </w:tc>
      </w:tr>
      <w:tr w:rsidR="00BA3A57" w14:paraId="3012E878"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CAA8F29"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0642D15E"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Maryland</w:t>
            </w:r>
          </w:p>
        </w:tc>
        <w:tc>
          <w:tcPr>
            <w:tcW w:w="990" w:type="dxa"/>
          </w:tcPr>
          <w:p w14:paraId="4C66C2D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7.70</w:t>
            </w:r>
          </w:p>
        </w:tc>
        <w:tc>
          <w:tcPr>
            <w:tcW w:w="1620" w:type="dxa"/>
            <w:tcBorders>
              <w:top w:val="nil"/>
              <w:right w:val="nil"/>
            </w:tcBorders>
          </w:tcPr>
          <w:p w14:paraId="1D4D74B8"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70</w:t>
            </w:r>
          </w:p>
        </w:tc>
        <w:tc>
          <w:tcPr>
            <w:tcW w:w="450" w:type="dxa"/>
            <w:tcBorders>
              <w:left w:val="nil"/>
            </w:tcBorders>
          </w:tcPr>
          <w:p w14:paraId="3F837CA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3252DDC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458</w:t>
            </w:r>
          </w:p>
        </w:tc>
      </w:tr>
      <w:tr w:rsidR="00BA3A57" w14:paraId="1ACA9F3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606D20E1"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5593370C"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Indiana</w:t>
            </w:r>
          </w:p>
        </w:tc>
        <w:tc>
          <w:tcPr>
            <w:tcW w:w="990" w:type="dxa"/>
          </w:tcPr>
          <w:p w14:paraId="0BB3A300"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7.15</w:t>
            </w:r>
          </w:p>
        </w:tc>
        <w:tc>
          <w:tcPr>
            <w:tcW w:w="1620" w:type="dxa"/>
            <w:tcBorders>
              <w:right w:val="nil"/>
            </w:tcBorders>
          </w:tcPr>
          <w:p w14:paraId="0580F019"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128</w:t>
            </w:r>
          </w:p>
        </w:tc>
        <w:tc>
          <w:tcPr>
            <w:tcW w:w="450" w:type="dxa"/>
            <w:tcBorders>
              <w:left w:val="nil"/>
            </w:tcBorders>
          </w:tcPr>
          <w:p w14:paraId="3E87B24B"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76CFBE7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586</w:t>
            </w:r>
          </w:p>
        </w:tc>
      </w:tr>
      <w:tr w:rsidR="00BA3A57" w14:paraId="62A5187D"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6A49EB0C"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North</w:t>
            </w:r>
          </w:p>
        </w:tc>
        <w:tc>
          <w:tcPr>
            <w:tcW w:w="2160" w:type="dxa"/>
          </w:tcPr>
          <w:p w14:paraId="30CB19CE"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Ohio</w:t>
            </w:r>
          </w:p>
        </w:tc>
        <w:tc>
          <w:tcPr>
            <w:tcW w:w="990" w:type="dxa"/>
          </w:tcPr>
          <w:p w14:paraId="7AA9C3A2"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6.70</w:t>
            </w:r>
          </w:p>
        </w:tc>
        <w:tc>
          <w:tcPr>
            <w:tcW w:w="1620" w:type="dxa"/>
            <w:tcBorders>
              <w:right w:val="nil"/>
            </w:tcBorders>
          </w:tcPr>
          <w:p w14:paraId="5DC308D9"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162</w:t>
            </w:r>
          </w:p>
        </w:tc>
        <w:tc>
          <w:tcPr>
            <w:tcW w:w="450" w:type="dxa"/>
            <w:tcBorders>
              <w:left w:val="nil"/>
            </w:tcBorders>
          </w:tcPr>
          <w:p w14:paraId="1E37555C"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4BD26CC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316CD2">
              <w:rPr>
                <w:rFonts w:asciiTheme="majorHAnsi" w:hAnsiTheme="majorHAnsi" w:cstheme="majorHAnsi"/>
                <w:color w:val="C00000"/>
                <w:sz w:val="18"/>
                <w:szCs w:val="18"/>
              </w:rPr>
              <w:t>748</w:t>
            </w:r>
          </w:p>
        </w:tc>
      </w:tr>
      <w:tr w:rsidR="00BA3A57" w14:paraId="125F5B36"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tcBorders>
          </w:tcPr>
          <w:p w14:paraId="72A964B3"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Borders>
              <w:top w:val="single" w:sz="4" w:space="0" w:color="auto"/>
            </w:tcBorders>
          </w:tcPr>
          <w:p w14:paraId="67891971"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Mississippi</w:t>
            </w:r>
          </w:p>
        </w:tc>
        <w:tc>
          <w:tcPr>
            <w:tcW w:w="990" w:type="dxa"/>
            <w:tcBorders>
              <w:top w:val="single" w:sz="4" w:space="0" w:color="auto"/>
            </w:tcBorders>
          </w:tcPr>
          <w:p w14:paraId="11A1EBF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620" w:type="dxa"/>
            <w:tcBorders>
              <w:top w:val="single" w:sz="4" w:space="0" w:color="auto"/>
              <w:right w:val="nil"/>
            </w:tcBorders>
          </w:tcPr>
          <w:p w14:paraId="0BE6AD3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90</w:t>
            </w:r>
          </w:p>
        </w:tc>
        <w:tc>
          <w:tcPr>
            <w:tcW w:w="450" w:type="dxa"/>
            <w:tcBorders>
              <w:top w:val="single" w:sz="4" w:space="0" w:color="auto"/>
              <w:left w:val="nil"/>
            </w:tcBorders>
          </w:tcPr>
          <w:p w14:paraId="2B8EDC56"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Borders>
              <w:top w:val="single" w:sz="4" w:space="0" w:color="auto"/>
            </w:tcBorders>
          </w:tcPr>
          <w:p w14:paraId="22A7972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90</w:t>
            </w:r>
          </w:p>
        </w:tc>
      </w:tr>
      <w:tr w:rsidR="00BA3A57" w14:paraId="4B59205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6F3AF37E"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Pr>
          <w:p w14:paraId="439C108D"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Texas</w:t>
            </w:r>
          </w:p>
        </w:tc>
        <w:tc>
          <w:tcPr>
            <w:tcW w:w="990" w:type="dxa"/>
          </w:tcPr>
          <w:p w14:paraId="5533BABA"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10.40</w:t>
            </w:r>
          </w:p>
        </w:tc>
        <w:tc>
          <w:tcPr>
            <w:tcW w:w="1620" w:type="dxa"/>
            <w:tcBorders>
              <w:right w:val="nil"/>
            </w:tcBorders>
          </w:tcPr>
          <w:p w14:paraId="3C8F52AE"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659</w:t>
            </w:r>
          </w:p>
        </w:tc>
        <w:tc>
          <w:tcPr>
            <w:tcW w:w="450" w:type="dxa"/>
            <w:tcBorders>
              <w:left w:val="nil"/>
            </w:tcBorders>
          </w:tcPr>
          <w:p w14:paraId="6163A045"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w:t>
            </w:r>
          </w:p>
        </w:tc>
        <w:tc>
          <w:tcPr>
            <w:tcW w:w="1890" w:type="dxa"/>
          </w:tcPr>
          <w:p w14:paraId="460866B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749</w:t>
            </w:r>
          </w:p>
        </w:tc>
      </w:tr>
      <w:tr w:rsidR="00BA3A57" w14:paraId="263BA84D"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539B937"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Pr>
          <w:p w14:paraId="02833B24"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Oklahoma</w:t>
            </w:r>
          </w:p>
        </w:tc>
        <w:tc>
          <w:tcPr>
            <w:tcW w:w="990" w:type="dxa"/>
          </w:tcPr>
          <w:p w14:paraId="7F80847A"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7.60</w:t>
            </w:r>
          </w:p>
        </w:tc>
        <w:tc>
          <w:tcPr>
            <w:tcW w:w="1620" w:type="dxa"/>
            <w:tcBorders>
              <w:right w:val="nil"/>
            </w:tcBorders>
          </w:tcPr>
          <w:p w14:paraId="0067499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151</w:t>
            </w:r>
          </w:p>
        </w:tc>
        <w:tc>
          <w:tcPr>
            <w:tcW w:w="450" w:type="dxa"/>
            <w:tcBorders>
              <w:left w:val="nil"/>
            </w:tcBorders>
          </w:tcPr>
          <w:p w14:paraId="157DF2D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1BDA715C"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900</w:t>
            </w:r>
          </w:p>
        </w:tc>
      </w:tr>
      <w:tr w:rsidR="00BA3A57" w:rsidRPr="00506988" w14:paraId="5F900ACE"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59B461C5"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w:t>
            </w:r>
          </w:p>
        </w:tc>
        <w:tc>
          <w:tcPr>
            <w:tcW w:w="2160" w:type="dxa"/>
          </w:tcPr>
          <w:p w14:paraId="7817AD90"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Alabama</w:t>
            </w:r>
          </w:p>
        </w:tc>
        <w:tc>
          <w:tcPr>
            <w:tcW w:w="990" w:type="dxa"/>
          </w:tcPr>
          <w:p w14:paraId="3F6A55D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6.60</w:t>
            </w:r>
          </w:p>
        </w:tc>
        <w:tc>
          <w:tcPr>
            <w:tcW w:w="1620" w:type="dxa"/>
            <w:tcBorders>
              <w:right w:val="nil"/>
            </w:tcBorders>
          </w:tcPr>
          <w:p w14:paraId="6D6BDB90"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156</w:t>
            </w:r>
          </w:p>
        </w:tc>
        <w:tc>
          <w:tcPr>
            <w:tcW w:w="450" w:type="dxa"/>
            <w:tcBorders>
              <w:left w:val="nil"/>
            </w:tcBorders>
          </w:tcPr>
          <w:p w14:paraId="5DD327E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08AFE92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1056</w:t>
            </w:r>
          </w:p>
        </w:tc>
      </w:tr>
      <w:tr w:rsidR="00BA3A57" w:rsidRPr="00506988" w14:paraId="5D5DD7A5"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tcBorders>
          </w:tcPr>
          <w:p w14:paraId="33FB5CED"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Borders>
              <w:top w:val="single" w:sz="4" w:space="0" w:color="auto"/>
            </w:tcBorders>
          </w:tcPr>
          <w:p w14:paraId="4D28ACA4"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South Carolina</w:t>
            </w:r>
          </w:p>
        </w:tc>
        <w:tc>
          <w:tcPr>
            <w:tcW w:w="990" w:type="dxa"/>
            <w:tcBorders>
              <w:top w:val="single" w:sz="4" w:space="0" w:color="auto"/>
            </w:tcBorders>
          </w:tcPr>
          <w:p w14:paraId="2C73E06D"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9.40</w:t>
            </w:r>
          </w:p>
        </w:tc>
        <w:tc>
          <w:tcPr>
            <w:tcW w:w="1620" w:type="dxa"/>
            <w:tcBorders>
              <w:top w:val="single" w:sz="4" w:space="0" w:color="auto"/>
              <w:right w:val="nil"/>
            </w:tcBorders>
          </w:tcPr>
          <w:p w14:paraId="74758F0F"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176</w:t>
            </w:r>
          </w:p>
        </w:tc>
        <w:tc>
          <w:tcPr>
            <w:tcW w:w="450" w:type="dxa"/>
            <w:tcBorders>
              <w:top w:val="single" w:sz="4" w:space="0" w:color="auto"/>
              <w:left w:val="nil"/>
            </w:tcBorders>
          </w:tcPr>
          <w:p w14:paraId="5CFE2E01"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Borders>
              <w:top w:val="single" w:sz="4" w:space="0" w:color="auto"/>
            </w:tcBorders>
          </w:tcPr>
          <w:p w14:paraId="1E37CA6F"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176</w:t>
            </w:r>
          </w:p>
        </w:tc>
      </w:tr>
      <w:tr w:rsidR="00BA3A57" w:rsidRPr="00506988" w14:paraId="30AD1B10"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7426AE2E"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Pr>
          <w:p w14:paraId="0AF5015E"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Kentucky</w:t>
            </w:r>
          </w:p>
        </w:tc>
        <w:tc>
          <w:tcPr>
            <w:tcW w:w="990" w:type="dxa"/>
          </w:tcPr>
          <w:p w14:paraId="744220ED"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9.10</w:t>
            </w:r>
          </w:p>
        </w:tc>
        <w:tc>
          <w:tcPr>
            <w:tcW w:w="1620" w:type="dxa"/>
            <w:tcBorders>
              <w:right w:val="nil"/>
            </w:tcBorders>
          </w:tcPr>
          <w:p w14:paraId="27F623A1"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88</w:t>
            </w:r>
          </w:p>
        </w:tc>
        <w:tc>
          <w:tcPr>
            <w:tcW w:w="450" w:type="dxa"/>
            <w:tcBorders>
              <w:left w:val="nil"/>
            </w:tcBorders>
          </w:tcPr>
          <w:p w14:paraId="28C190F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24E2ED0F"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264</w:t>
            </w:r>
          </w:p>
        </w:tc>
      </w:tr>
      <w:tr w:rsidR="00BA3A57" w:rsidRPr="00506988" w14:paraId="6B4F94AE"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7BF3FAA4" w14:textId="77777777" w:rsidR="00BA3A57" w:rsidRPr="00316CD2" w:rsidRDefault="00BA3A57" w:rsidP="00BF72F0">
            <w:pPr>
              <w:pStyle w:val="BodyText"/>
              <w:rPr>
                <w:rFonts w:asciiTheme="majorHAnsi" w:hAnsiTheme="majorHAnsi" w:cstheme="majorHAnsi"/>
                <w:sz w:val="18"/>
                <w:szCs w:val="18"/>
              </w:rPr>
            </w:pPr>
            <w:r w:rsidRPr="00316CD2">
              <w:rPr>
                <w:rFonts w:asciiTheme="majorHAnsi" w:hAnsiTheme="majorHAnsi" w:cstheme="majorHAnsi"/>
                <w:sz w:val="18"/>
                <w:szCs w:val="18"/>
              </w:rPr>
              <w:t>Southeast</w:t>
            </w:r>
          </w:p>
        </w:tc>
        <w:tc>
          <w:tcPr>
            <w:tcW w:w="2160" w:type="dxa"/>
          </w:tcPr>
          <w:p w14:paraId="59E370DE"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Virginia</w:t>
            </w:r>
          </w:p>
        </w:tc>
        <w:tc>
          <w:tcPr>
            <w:tcW w:w="990" w:type="dxa"/>
          </w:tcPr>
          <w:p w14:paraId="056DE844"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8.60</w:t>
            </w:r>
          </w:p>
        </w:tc>
        <w:tc>
          <w:tcPr>
            <w:tcW w:w="1620" w:type="dxa"/>
            <w:tcBorders>
              <w:right w:val="nil"/>
            </w:tcBorders>
          </w:tcPr>
          <w:p w14:paraId="6474369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316CD2">
              <w:rPr>
                <w:rFonts w:asciiTheme="majorHAnsi" w:hAnsiTheme="majorHAnsi" w:cstheme="majorHAnsi"/>
                <w:sz w:val="18"/>
                <w:szCs w:val="18"/>
              </w:rPr>
              <w:t>145</w:t>
            </w:r>
          </w:p>
        </w:tc>
        <w:tc>
          <w:tcPr>
            <w:tcW w:w="450" w:type="dxa"/>
            <w:tcBorders>
              <w:left w:val="nil"/>
            </w:tcBorders>
          </w:tcPr>
          <w:p w14:paraId="595F4068"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3636B1CB"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316CD2">
              <w:rPr>
                <w:rFonts w:asciiTheme="majorHAnsi" w:hAnsiTheme="majorHAnsi" w:cstheme="majorHAnsi"/>
                <w:sz w:val="18"/>
                <w:szCs w:val="18"/>
              </w:rPr>
              <w:t>409</w:t>
            </w:r>
          </w:p>
        </w:tc>
      </w:tr>
      <w:tr w:rsidR="00BA3A57" w:rsidRPr="00506988" w14:paraId="4D36ED5F"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6707D28A" w14:textId="77777777" w:rsidR="00BA3A57" w:rsidRPr="00316CD2" w:rsidRDefault="00BA3A57" w:rsidP="00BF72F0">
            <w:pPr>
              <w:pStyle w:val="BodyText"/>
              <w:rPr>
                <w:sz w:val="18"/>
                <w:szCs w:val="18"/>
              </w:rPr>
            </w:pPr>
            <w:r w:rsidRPr="00316CD2">
              <w:rPr>
                <w:sz w:val="18"/>
                <w:szCs w:val="18"/>
              </w:rPr>
              <w:lastRenderedPageBreak/>
              <w:t>Southeast</w:t>
            </w:r>
          </w:p>
        </w:tc>
        <w:tc>
          <w:tcPr>
            <w:tcW w:w="2160" w:type="dxa"/>
          </w:tcPr>
          <w:p w14:paraId="3224F7BD"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16CD2">
              <w:rPr>
                <w:sz w:val="18"/>
                <w:szCs w:val="18"/>
              </w:rPr>
              <w:t>North Carolina</w:t>
            </w:r>
          </w:p>
        </w:tc>
        <w:tc>
          <w:tcPr>
            <w:tcW w:w="990" w:type="dxa"/>
          </w:tcPr>
          <w:p w14:paraId="4F40CDF3"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sz w:val="18"/>
                <w:szCs w:val="18"/>
              </w:rPr>
            </w:pPr>
            <w:r w:rsidRPr="00316CD2">
              <w:rPr>
                <w:sz w:val="18"/>
                <w:szCs w:val="18"/>
              </w:rPr>
              <w:t>7.60</w:t>
            </w:r>
          </w:p>
        </w:tc>
        <w:tc>
          <w:tcPr>
            <w:tcW w:w="1620" w:type="dxa"/>
            <w:tcBorders>
              <w:right w:val="nil"/>
            </w:tcBorders>
          </w:tcPr>
          <w:p w14:paraId="0429B747"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sz w:val="18"/>
                <w:szCs w:val="18"/>
              </w:rPr>
            </w:pPr>
            <w:r w:rsidRPr="00316CD2">
              <w:rPr>
                <w:sz w:val="18"/>
                <w:szCs w:val="18"/>
              </w:rPr>
              <w:t>200</w:t>
            </w:r>
          </w:p>
        </w:tc>
        <w:tc>
          <w:tcPr>
            <w:tcW w:w="450" w:type="dxa"/>
            <w:tcBorders>
              <w:left w:val="nil"/>
            </w:tcBorders>
          </w:tcPr>
          <w:p w14:paraId="4F68C3A8" w14:textId="77777777" w:rsidR="00BA3A57" w:rsidRPr="00316CD2" w:rsidRDefault="00BA3A57" w:rsidP="00BF72F0">
            <w:pPr>
              <w:pStyle w:val="BodyText"/>
              <w:cnfStyle w:val="000000100000" w:firstRow="0" w:lastRow="0" w:firstColumn="0" w:lastColumn="0" w:oddVBand="0" w:evenVBand="0" w:oddHBand="1" w:evenHBand="0" w:firstRowFirstColumn="0" w:firstRowLastColumn="0" w:lastRowFirstColumn="0" w:lastRowLastColumn="0"/>
              <w:rPr>
                <w:sz w:val="18"/>
                <w:szCs w:val="18"/>
              </w:rPr>
            </w:pPr>
          </w:p>
        </w:tc>
        <w:tc>
          <w:tcPr>
            <w:tcW w:w="1890" w:type="dxa"/>
          </w:tcPr>
          <w:p w14:paraId="0126EBF6" w14:textId="77777777" w:rsidR="00BA3A57" w:rsidRPr="00316CD2"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b/>
                <w:color w:val="C00000"/>
                <w:sz w:val="18"/>
                <w:szCs w:val="18"/>
              </w:rPr>
            </w:pPr>
            <w:r w:rsidRPr="00316CD2">
              <w:rPr>
                <w:sz w:val="18"/>
                <w:szCs w:val="18"/>
              </w:rPr>
              <w:t>609</w:t>
            </w:r>
          </w:p>
        </w:tc>
      </w:tr>
      <w:tr w:rsidR="00BA3A57" w:rsidRPr="00506988" w14:paraId="3F93F417"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F3D2769" w14:textId="77777777" w:rsidR="00BA3A57" w:rsidRPr="00316CD2" w:rsidRDefault="00BA3A57" w:rsidP="00BF72F0">
            <w:pPr>
              <w:pStyle w:val="BodyText"/>
              <w:rPr>
                <w:sz w:val="18"/>
                <w:szCs w:val="18"/>
              </w:rPr>
            </w:pPr>
            <w:r w:rsidRPr="00316CD2">
              <w:rPr>
                <w:sz w:val="18"/>
                <w:szCs w:val="18"/>
              </w:rPr>
              <w:t>Southeast</w:t>
            </w:r>
          </w:p>
        </w:tc>
        <w:tc>
          <w:tcPr>
            <w:tcW w:w="2160" w:type="dxa"/>
          </w:tcPr>
          <w:p w14:paraId="781DBA89"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sz w:val="18"/>
                <w:szCs w:val="18"/>
              </w:rPr>
            </w:pPr>
            <w:r w:rsidRPr="00316CD2">
              <w:rPr>
                <w:sz w:val="18"/>
                <w:szCs w:val="18"/>
              </w:rPr>
              <w:t>Florida</w:t>
            </w:r>
          </w:p>
        </w:tc>
        <w:tc>
          <w:tcPr>
            <w:tcW w:w="990" w:type="dxa"/>
          </w:tcPr>
          <w:p w14:paraId="278A2058"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sz w:val="18"/>
                <w:szCs w:val="18"/>
              </w:rPr>
            </w:pPr>
            <w:r w:rsidRPr="00316CD2">
              <w:rPr>
                <w:sz w:val="18"/>
                <w:szCs w:val="18"/>
              </w:rPr>
              <w:t>7.45</w:t>
            </w:r>
          </w:p>
        </w:tc>
        <w:tc>
          <w:tcPr>
            <w:tcW w:w="1620" w:type="dxa"/>
            <w:tcBorders>
              <w:bottom w:val="nil"/>
              <w:right w:val="nil"/>
            </w:tcBorders>
          </w:tcPr>
          <w:p w14:paraId="79078C22"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sz w:val="18"/>
                <w:szCs w:val="18"/>
              </w:rPr>
            </w:pPr>
            <w:r w:rsidRPr="00316CD2">
              <w:rPr>
                <w:sz w:val="18"/>
                <w:szCs w:val="18"/>
              </w:rPr>
              <w:t>399</w:t>
            </w:r>
          </w:p>
        </w:tc>
        <w:tc>
          <w:tcPr>
            <w:tcW w:w="450" w:type="dxa"/>
            <w:tcBorders>
              <w:left w:val="nil"/>
            </w:tcBorders>
          </w:tcPr>
          <w:p w14:paraId="3197EF16" w14:textId="77777777" w:rsidR="00BA3A57" w:rsidRPr="00316CD2" w:rsidRDefault="00BA3A57" w:rsidP="00BF72F0">
            <w:pPr>
              <w:pStyle w:val="BodyText"/>
              <w:cnfStyle w:val="000000000000" w:firstRow="0" w:lastRow="0" w:firstColumn="0" w:lastColumn="0" w:oddVBand="0" w:evenVBand="0" w:oddHBand="0" w:evenHBand="0" w:firstRowFirstColumn="0" w:firstRowLastColumn="0" w:lastRowFirstColumn="0" w:lastRowLastColumn="0"/>
              <w:rPr>
                <w:sz w:val="18"/>
                <w:szCs w:val="18"/>
              </w:rPr>
            </w:pPr>
            <w:r w:rsidRPr="00316CD2">
              <w:rPr>
                <w:sz w:val="18"/>
                <w:szCs w:val="18"/>
              </w:rPr>
              <w:t>**</w:t>
            </w:r>
          </w:p>
        </w:tc>
        <w:tc>
          <w:tcPr>
            <w:tcW w:w="1890" w:type="dxa"/>
          </w:tcPr>
          <w:p w14:paraId="2CBBE6DA" w14:textId="77777777" w:rsidR="00BA3A57" w:rsidRPr="00316CD2"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b/>
                <w:color w:val="C00000"/>
                <w:sz w:val="18"/>
                <w:szCs w:val="18"/>
              </w:rPr>
            </w:pPr>
            <w:r w:rsidRPr="00316CD2">
              <w:rPr>
                <w:sz w:val="18"/>
                <w:szCs w:val="18"/>
              </w:rPr>
              <w:t>1008</w:t>
            </w:r>
          </w:p>
        </w:tc>
      </w:tr>
      <w:tr w:rsidR="00BA3A57" w:rsidRPr="00506988" w14:paraId="202B8AE8"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tcBorders>
          </w:tcPr>
          <w:p w14:paraId="2A07E75B"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Borders>
              <w:top w:val="single" w:sz="4" w:space="0" w:color="auto"/>
            </w:tcBorders>
          </w:tcPr>
          <w:p w14:paraId="0C434F1A"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Washington</w:t>
            </w:r>
          </w:p>
        </w:tc>
        <w:tc>
          <w:tcPr>
            <w:tcW w:w="990" w:type="dxa"/>
            <w:tcBorders>
              <w:top w:val="single" w:sz="4" w:space="0" w:color="auto"/>
            </w:tcBorders>
          </w:tcPr>
          <w:p w14:paraId="0D3E3F09"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10.60</w:t>
            </w:r>
          </w:p>
        </w:tc>
        <w:tc>
          <w:tcPr>
            <w:tcW w:w="1620" w:type="dxa"/>
            <w:tcBorders>
              <w:top w:val="single" w:sz="4" w:space="0" w:color="auto"/>
              <w:right w:val="nil"/>
            </w:tcBorders>
          </w:tcPr>
          <w:p w14:paraId="280504A7"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79</w:t>
            </w:r>
          </w:p>
        </w:tc>
        <w:tc>
          <w:tcPr>
            <w:tcW w:w="450" w:type="dxa"/>
            <w:tcBorders>
              <w:top w:val="single" w:sz="4" w:space="0" w:color="auto"/>
              <w:left w:val="nil"/>
            </w:tcBorders>
          </w:tcPr>
          <w:p w14:paraId="63903FFA"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Borders>
              <w:top w:val="single" w:sz="4" w:space="0" w:color="auto"/>
            </w:tcBorders>
          </w:tcPr>
          <w:p w14:paraId="2FF33456"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79</w:t>
            </w:r>
          </w:p>
        </w:tc>
      </w:tr>
      <w:tr w:rsidR="00BA3A57" w:rsidRPr="00506988" w14:paraId="7FE337A6"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17C9A95"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644317B9" w14:textId="77777777" w:rsidR="00BA3A57" w:rsidRPr="00A655CD"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South Dakota</w:t>
            </w:r>
          </w:p>
        </w:tc>
        <w:tc>
          <w:tcPr>
            <w:tcW w:w="990" w:type="dxa"/>
          </w:tcPr>
          <w:p w14:paraId="7CF20CFD"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10.40</w:t>
            </w:r>
          </w:p>
        </w:tc>
        <w:tc>
          <w:tcPr>
            <w:tcW w:w="1620" w:type="dxa"/>
            <w:tcBorders>
              <w:right w:val="nil"/>
            </w:tcBorders>
          </w:tcPr>
          <w:p w14:paraId="6CE93E9E"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31</w:t>
            </w:r>
          </w:p>
        </w:tc>
        <w:tc>
          <w:tcPr>
            <w:tcW w:w="450" w:type="dxa"/>
            <w:tcBorders>
              <w:left w:val="nil"/>
            </w:tcBorders>
          </w:tcPr>
          <w:p w14:paraId="4B142537" w14:textId="77777777" w:rsidR="00BA3A57" w:rsidRPr="00A655CD"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5EE48585"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110</w:t>
            </w:r>
          </w:p>
        </w:tc>
      </w:tr>
      <w:tr w:rsidR="00BA3A57" w:rsidRPr="00506988" w14:paraId="06A6C44D"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ADAD091"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47802EDB"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Iowa</w:t>
            </w:r>
          </w:p>
        </w:tc>
        <w:tc>
          <w:tcPr>
            <w:tcW w:w="990" w:type="dxa"/>
          </w:tcPr>
          <w:p w14:paraId="1B925BC8"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9.60</w:t>
            </w:r>
          </w:p>
        </w:tc>
        <w:tc>
          <w:tcPr>
            <w:tcW w:w="1620" w:type="dxa"/>
            <w:tcBorders>
              <w:right w:val="nil"/>
            </w:tcBorders>
          </w:tcPr>
          <w:p w14:paraId="58D7C16D"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94</w:t>
            </w:r>
          </w:p>
        </w:tc>
        <w:tc>
          <w:tcPr>
            <w:tcW w:w="450" w:type="dxa"/>
            <w:tcBorders>
              <w:left w:val="nil"/>
            </w:tcBorders>
          </w:tcPr>
          <w:p w14:paraId="68244E28"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53D75362"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204</w:t>
            </w:r>
          </w:p>
        </w:tc>
      </w:tr>
      <w:tr w:rsidR="00BA3A57" w:rsidRPr="00506988" w14:paraId="5AC98672"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6C56E74"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1F2B1FA0" w14:textId="77777777" w:rsidR="00BA3A57" w:rsidRPr="00A655CD"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Kansas</w:t>
            </w:r>
          </w:p>
        </w:tc>
        <w:tc>
          <w:tcPr>
            <w:tcW w:w="990" w:type="dxa"/>
          </w:tcPr>
          <w:p w14:paraId="5468FB8A"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9.40</w:t>
            </w:r>
          </w:p>
        </w:tc>
        <w:tc>
          <w:tcPr>
            <w:tcW w:w="1620" w:type="dxa"/>
            <w:tcBorders>
              <w:right w:val="nil"/>
            </w:tcBorders>
          </w:tcPr>
          <w:p w14:paraId="5A86C2BC"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124</w:t>
            </w:r>
          </w:p>
        </w:tc>
        <w:tc>
          <w:tcPr>
            <w:tcW w:w="450" w:type="dxa"/>
            <w:tcBorders>
              <w:left w:val="nil"/>
            </w:tcBorders>
          </w:tcPr>
          <w:p w14:paraId="7EE98BD2" w14:textId="77777777" w:rsidR="00BA3A57" w:rsidRPr="00A655CD"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60A5FC36"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328</w:t>
            </w:r>
          </w:p>
        </w:tc>
      </w:tr>
      <w:tr w:rsidR="00BA3A57" w:rsidRPr="00506988" w14:paraId="088A329A"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037B3A9"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73F4119D"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Minnesota</w:t>
            </w:r>
          </w:p>
        </w:tc>
        <w:tc>
          <w:tcPr>
            <w:tcW w:w="990" w:type="dxa"/>
          </w:tcPr>
          <w:p w14:paraId="7554AF37"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A655CD">
              <w:rPr>
                <w:rFonts w:asciiTheme="majorHAnsi" w:hAnsiTheme="majorHAnsi" w:cstheme="majorHAnsi"/>
                <w:sz w:val="18"/>
                <w:szCs w:val="18"/>
              </w:rPr>
              <w:t>8.90</w:t>
            </w:r>
          </w:p>
        </w:tc>
        <w:tc>
          <w:tcPr>
            <w:tcW w:w="1620" w:type="dxa"/>
            <w:tcBorders>
              <w:right w:val="nil"/>
            </w:tcBorders>
          </w:tcPr>
          <w:p w14:paraId="4CD2D0E2"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88</w:t>
            </w:r>
          </w:p>
        </w:tc>
        <w:tc>
          <w:tcPr>
            <w:tcW w:w="450" w:type="dxa"/>
            <w:tcBorders>
              <w:left w:val="nil"/>
            </w:tcBorders>
          </w:tcPr>
          <w:p w14:paraId="4EA44A56"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0FC4B616"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416</w:t>
            </w:r>
          </w:p>
        </w:tc>
      </w:tr>
      <w:tr w:rsidR="00BA3A57" w:rsidRPr="00506988" w14:paraId="3DE78675"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8C3F1CC"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501FED42" w14:textId="77777777" w:rsidR="00BA3A57" w:rsidRPr="00A655CD"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Utah</w:t>
            </w:r>
          </w:p>
        </w:tc>
        <w:tc>
          <w:tcPr>
            <w:tcW w:w="990" w:type="dxa"/>
          </w:tcPr>
          <w:p w14:paraId="73DDE81F"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00000"/>
                <w:sz w:val="18"/>
                <w:szCs w:val="18"/>
              </w:rPr>
            </w:pPr>
            <w:r w:rsidRPr="00A655CD">
              <w:rPr>
                <w:rFonts w:asciiTheme="majorHAnsi" w:hAnsiTheme="majorHAnsi" w:cstheme="majorHAnsi"/>
                <w:sz w:val="18"/>
                <w:szCs w:val="18"/>
              </w:rPr>
              <w:t>8.60</w:t>
            </w:r>
          </w:p>
        </w:tc>
        <w:tc>
          <w:tcPr>
            <w:tcW w:w="1620" w:type="dxa"/>
            <w:tcBorders>
              <w:right w:val="nil"/>
            </w:tcBorders>
          </w:tcPr>
          <w:p w14:paraId="231EE3BA"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54</w:t>
            </w:r>
          </w:p>
        </w:tc>
        <w:tc>
          <w:tcPr>
            <w:tcW w:w="450" w:type="dxa"/>
            <w:tcBorders>
              <w:left w:val="nil"/>
            </w:tcBorders>
          </w:tcPr>
          <w:p w14:paraId="731310C9"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3D77F464"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470</w:t>
            </w:r>
          </w:p>
        </w:tc>
      </w:tr>
      <w:tr w:rsidR="00BA3A57" w:rsidRPr="00506988" w14:paraId="751866F7"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761E0015"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77F60DB4"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Nevada</w:t>
            </w:r>
          </w:p>
        </w:tc>
        <w:tc>
          <w:tcPr>
            <w:tcW w:w="990" w:type="dxa"/>
          </w:tcPr>
          <w:p w14:paraId="357897C5"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C00000"/>
                <w:sz w:val="18"/>
                <w:szCs w:val="18"/>
              </w:rPr>
            </w:pPr>
            <w:r w:rsidRPr="00A655CD">
              <w:rPr>
                <w:rFonts w:asciiTheme="majorHAnsi" w:hAnsiTheme="majorHAnsi" w:cstheme="majorHAnsi"/>
                <w:sz w:val="18"/>
                <w:szCs w:val="18"/>
              </w:rPr>
              <w:t>8.10</w:t>
            </w:r>
          </w:p>
        </w:tc>
        <w:tc>
          <w:tcPr>
            <w:tcW w:w="1620" w:type="dxa"/>
            <w:tcBorders>
              <w:right w:val="nil"/>
            </w:tcBorders>
          </w:tcPr>
          <w:p w14:paraId="6E633143"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55</w:t>
            </w:r>
          </w:p>
        </w:tc>
        <w:tc>
          <w:tcPr>
            <w:tcW w:w="450" w:type="dxa"/>
            <w:tcBorders>
              <w:left w:val="nil"/>
            </w:tcBorders>
          </w:tcPr>
          <w:p w14:paraId="6E65C93A"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51E5B9DE"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525</w:t>
            </w:r>
          </w:p>
        </w:tc>
      </w:tr>
      <w:tr w:rsidR="00BA3A57" w:rsidRPr="00506988" w14:paraId="0D836B64"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44331275"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7657EEBD" w14:textId="77777777" w:rsidR="00BA3A57" w:rsidRPr="00A655CD"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Nebraska</w:t>
            </w:r>
          </w:p>
        </w:tc>
        <w:tc>
          <w:tcPr>
            <w:tcW w:w="990" w:type="dxa"/>
          </w:tcPr>
          <w:p w14:paraId="266EB981"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7.40</w:t>
            </w:r>
          </w:p>
        </w:tc>
        <w:tc>
          <w:tcPr>
            <w:tcW w:w="1620" w:type="dxa"/>
            <w:tcBorders>
              <w:right w:val="nil"/>
            </w:tcBorders>
          </w:tcPr>
          <w:p w14:paraId="00CF529F"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32</w:t>
            </w:r>
          </w:p>
        </w:tc>
        <w:tc>
          <w:tcPr>
            <w:tcW w:w="450" w:type="dxa"/>
            <w:tcBorders>
              <w:left w:val="nil"/>
            </w:tcBorders>
          </w:tcPr>
          <w:p w14:paraId="2CA15F8D"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45DB6A22"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557</w:t>
            </w:r>
          </w:p>
        </w:tc>
      </w:tr>
      <w:tr w:rsidR="00BA3A57" w:rsidRPr="00506988" w14:paraId="06DD55A1"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5BB8CA3"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070EEA43"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Idaho</w:t>
            </w:r>
          </w:p>
        </w:tc>
        <w:tc>
          <w:tcPr>
            <w:tcW w:w="990" w:type="dxa"/>
          </w:tcPr>
          <w:p w14:paraId="623DC3C9"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6.85</w:t>
            </w:r>
          </w:p>
        </w:tc>
        <w:tc>
          <w:tcPr>
            <w:tcW w:w="1620" w:type="dxa"/>
            <w:tcBorders>
              <w:right w:val="nil"/>
            </w:tcBorders>
          </w:tcPr>
          <w:p w14:paraId="768CDFBE"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57</w:t>
            </w:r>
          </w:p>
        </w:tc>
        <w:tc>
          <w:tcPr>
            <w:tcW w:w="450" w:type="dxa"/>
            <w:tcBorders>
              <w:left w:val="nil"/>
            </w:tcBorders>
          </w:tcPr>
          <w:p w14:paraId="1570612E"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134CDD95"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614</w:t>
            </w:r>
          </w:p>
        </w:tc>
      </w:tr>
      <w:tr w:rsidR="00BA3A57" w:rsidRPr="00506988" w14:paraId="5821949F"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742AB350"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252DFC40" w14:textId="77777777" w:rsidR="00BA3A57" w:rsidRPr="00A655CD"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Arizona</w:t>
            </w:r>
          </w:p>
        </w:tc>
        <w:tc>
          <w:tcPr>
            <w:tcW w:w="990" w:type="dxa"/>
          </w:tcPr>
          <w:p w14:paraId="7032E436"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6.40</w:t>
            </w:r>
          </w:p>
        </w:tc>
        <w:tc>
          <w:tcPr>
            <w:tcW w:w="1620" w:type="dxa"/>
            <w:tcBorders>
              <w:right w:val="nil"/>
            </w:tcBorders>
          </w:tcPr>
          <w:p w14:paraId="6B69D7F6"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133</w:t>
            </w:r>
          </w:p>
        </w:tc>
        <w:tc>
          <w:tcPr>
            <w:tcW w:w="450" w:type="dxa"/>
            <w:tcBorders>
              <w:left w:val="nil"/>
            </w:tcBorders>
          </w:tcPr>
          <w:p w14:paraId="568EEB62"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p>
        </w:tc>
        <w:tc>
          <w:tcPr>
            <w:tcW w:w="1890" w:type="dxa"/>
          </w:tcPr>
          <w:p w14:paraId="43E8E18C" w14:textId="77777777" w:rsidR="00BA3A57" w:rsidRPr="00A655CD"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747</w:t>
            </w:r>
          </w:p>
        </w:tc>
      </w:tr>
      <w:tr w:rsidR="00BA3A57" w:rsidRPr="00506988" w14:paraId="648D95F6"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1B4F6CA8" w14:textId="77777777" w:rsidR="00BA3A57" w:rsidRPr="00A655CD" w:rsidRDefault="00BA3A57" w:rsidP="00BF72F0">
            <w:pPr>
              <w:pStyle w:val="BodyText"/>
              <w:rPr>
                <w:rFonts w:asciiTheme="majorHAnsi" w:hAnsiTheme="majorHAnsi" w:cstheme="majorHAnsi"/>
                <w:sz w:val="18"/>
                <w:szCs w:val="18"/>
              </w:rPr>
            </w:pPr>
            <w:r w:rsidRPr="00A655CD">
              <w:rPr>
                <w:rFonts w:asciiTheme="majorHAnsi" w:hAnsiTheme="majorHAnsi" w:cstheme="majorHAnsi"/>
                <w:sz w:val="18"/>
                <w:szCs w:val="18"/>
              </w:rPr>
              <w:t>West</w:t>
            </w:r>
          </w:p>
        </w:tc>
        <w:tc>
          <w:tcPr>
            <w:tcW w:w="2160" w:type="dxa"/>
          </w:tcPr>
          <w:p w14:paraId="51083B27" w14:textId="77777777" w:rsidR="00BA3A57" w:rsidRPr="00A655CD"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New Mexico</w:t>
            </w:r>
          </w:p>
        </w:tc>
        <w:tc>
          <w:tcPr>
            <w:tcW w:w="990" w:type="dxa"/>
          </w:tcPr>
          <w:p w14:paraId="43D22401"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5.15</w:t>
            </w:r>
          </w:p>
        </w:tc>
        <w:tc>
          <w:tcPr>
            <w:tcW w:w="1620" w:type="dxa"/>
            <w:tcBorders>
              <w:bottom w:val="single" w:sz="4" w:space="0" w:color="3F7DD9" w:themeColor="accent6" w:themeTint="99"/>
              <w:right w:val="nil"/>
            </w:tcBorders>
          </w:tcPr>
          <w:p w14:paraId="6FBC1639"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655CD">
              <w:rPr>
                <w:rFonts w:asciiTheme="majorHAnsi" w:hAnsiTheme="majorHAnsi" w:cstheme="majorHAnsi"/>
                <w:sz w:val="18"/>
                <w:szCs w:val="18"/>
              </w:rPr>
              <w:t>67</w:t>
            </w:r>
          </w:p>
        </w:tc>
        <w:tc>
          <w:tcPr>
            <w:tcW w:w="450" w:type="dxa"/>
            <w:tcBorders>
              <w:left w:val="nil"/>
            </w:tcBorders>
          </w:tcPr>
          <w:p w14:paraId="1DAD7D13"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p>
        </w:tc>
        <w:tc>
          <w:tcPr>
            <w:tcW w:w="1890" w:type="dxa"/>
          </w:tcPr>
          <w:p w14:paraId="23A3F8D4" w14:textId="77777777" w:rsidR="00BA3A57" w:rsidRPr="00A655CD"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C00000"/>
                <w:sz w:val="18"/>
                <w:szCs w:val="18"/>
              </w:rPr>
            </w:pPr>
            <w:r w:rsidRPr="00A655CD">
              <w:rPr>
                <w:rFonts w:asciiTheme="majorHAnsi" w:hAnsiTheme="majorHAnsi" w:cstheme="majorHAnsi"/>
                <w:sz w:val="18"/>
                <w:szCs w:val="18"/>
              </w:rPr>
              <w:t>814</w:t>
            </w:r>
          </w:p>
        </w:tc>
      </w:tr>
    </w:tbl>
    <w:p w14:paraId="26BEDA02" w14:textId="77777777" w:rsidR="00BA3A57" w:rsidRDefault="00BA3A57" w:rsidP="00BA3A57">
      <w:pPr>
        <w:pStyle w:val="BodyText"/>
      </w:pPr>
      <w:r w:rsidRPr="0026751F">
        <w:t xml:space="preserve">*A sample of </w:t>
      </w:r>
      <w:r>
        <w:t xml:space="preserve">select </w:t>
      </w:r>
      <w:r w:rsidRPr="0026751F">
        <w:t>investigative districts.</w:t>
      </w:r>
    </w:p>
    <w:p w14:paraId="02BE37D3" w14:textId="77777777" w:rsidR="00BA3A57" w:rsidRPr="006D6E48" w:rsidRDefault="00BA3A57" w:rsidP="00BA3A57">
      <w:r w:rsidRPr="006D6E48">
        <w:t>As seen in</w:t>
      </w:r>
      <w:r>
        <w:t xml:space="preserve"> </w:t>
      </w:r>
      <w:r>
        <w:fldChar w:fldCharType="begin"/>
      </w:r>
      <w:r>
        <w:instrText xml:space="preserve"> REF _Ref180655419 \h </w:instrText>
      </w:r>
      <w:r>
        <w:fldChar w:fldCharType="separate"/>
      </w:r>
      <w:r>
        <w:t xml:space="preserve">Table </w:t>
      </w:r>
      <w:r>
        <w:rPr>
          <w:noProof/>
        </w:rPr>
        <w:t>9</w:t>
      </w:r>
      <w:r>
        <w:fldChar w:fldCharType="end"/>
      </w:r>
      <w:r>
        <w:t>,</w:t>
      </w:r>
      <w:r w:rsidRPr="006D6E48">
        <w:t xml:space="preserve"> in seeking a target of 3,333 crashes stratified by region, the study seeks partnership with 29 States. This represents 88% (29/33) of the of States that passed initial elimination. That is, the study seeks to target nearly all State-investigated qualifying crashes for States with a minimally acceptable investigative capability. The final list comprises 79% (3260/4108) of qualifying crashes from all States that passed initial elimination. The study seeks a nearly exhaustive sample to the extent possible within its restrictions.</w:t>
      </w:r>
    </w:p>
    <w:p w14:paraId="56705CDD" w14:textId="77777777" w:rsidR="00BA3A57" w:rsidRPr="006D6E48" w:rsidRDefault="00BA3A57" w:rsidP="00BA3A57">
      <w:r w:rsidRPr="006D6E48">
        <w:lastRenderedPageBreak/>
        <w:t xml:space="preserve">Despite efforts to balance the sampling across regions, it is very likely the proportions in the sample associated with each region will deviate from the proportions of crashes in each region overall. Biases associated with these disproportions are controlled </w:t>
      </w:r>
      <w:r>
        <w:t xml:space="preserve">by </w:t>
      </w:r>
      <w:r w:rsidRPr="006D6E48">
        <w:t xml:space="preserve">weighting </w:t>
      </w:r>
      <w:r w:rsidRPr="0040723D">
        <w:t xml:space="preserve">crash cases (see page </w:t>
      </w:r>
      <w:r w:rsidRPr="0040723D">
        <w:fldChar w:fldCharType="begin"/>
      </w:r>
      <w:r w:rsidRPr="0040723D">
        <w:instrText xml:space="preserve"> PAGEREF _Ref150265854 \h </w:instrText>
      </w:r>
      <w:r w:rsidRPr="0040723D">
        <w:fldChar w:fldCharType="separate"/>
      </w:r>
      <w:r>
        <w:rPr>
          <w:noProof/>
        </w:rPr>
        <w:t>54</w:t>
      </w:r>
      <w:r w:rsidRPr="0040723D">
        <w:fldChar w:fldCharType="end"/>
      </w:r>
      <w:r w:rsidRPr="0040723D">
        <w:t xml:space="preserve">) and comparing the sample data to nationally exhaustive fatal crash data (see </w:t>
      </w:r>
      <w:r>
        <w:fldChar w:fldCharType="begin"/>
      </w:r>
      <w:r>
        <w:instrText xml:space="preserve"> REF _Ref180659485 \h </w:instrText>
      </w:r>
      <w:r>
        <w:fldChar w:fldCharType="separate"/>
      </w:r>
      <w:r w:rsidRPr="006D6E48">
        <w:t>Coverage Bias Measurement and Correction</w:t>
      </w:r>
      <w:r>
        <w:fldChar w:fldCharType="end"/>
      </w:r>
      <w:r>
        <w:t xml:space="preserve">, page </w:t>
      </w:r>
      <w:r>
        <w:fldChar w:fldCharType="begin"/>
      </w:r>
      <w:r>
        <w:instrText xml:space="preserve"> PAGEREF _Ref180659485 \h </w:instrText>
      </w:r>
      <w:r>
        <w:fldChar w:fldCharType="separate"/>
      </w:r>
      <w:r>
        <w:rPr>
          <w:noProof/>
        </w:rPr>
        <w:t>57</w:t>
      </w:r>
      <w:r>
        <w:fldChar w:fldCharType="end"/>
      </w:r>
      <w:r w:rsidRPr="0040723D">
        <w:t>).</w:t>
      </w:r>
    </w:p>
    <w:p w14:paraId="2FA76181" w14:textId="77777777" w:rsidR="00BA3A57" w:rsidRDefault="00BA3A57" w:rsidP="00BA3A57">
      <w:pPr>
        <w:pStyle w:val="Heading2"/>
      </w:pPr>
      <w:bookmarkStart w:id="127" w:name="_Toc191042335"/>
      <w:r>
        <w:t>Alternates</w:t>
      </w:r>
      <w:bookmarkEnd w:id="127"/>
    </w:p>
    <w:p w14:paraId="5C0D358F" w14:textId="25155065" w:rsidR="00BA3A57" w:rsidRDefault="00BA3A57" w:rsidP="00336DB2">
      <w:r w:rsidRPr="006D6E48">
        <w:t>If a State declines or withdraws from participation prior to the start of State training, the State with the highest ICS will be recruited from remaining unrecruited States of the same region (see</w:t>
      </w:r>
      <w:r>
        <w:t xml:space="preserve"> </w:t>
      </w:r>
      <w:r>
        <w:fldChar w:fldCharType="begin"/>
      </w:r>
      <w:r>
        <w:instrText xml:space="preserve"> REF _Ref180653480 \h </w:instrText>
      </w:r>
      <w:r w:rsidR="00336DB2">
        <w:instrText xml:space="preserve"> \* MERGEFORMAT </w:instrText>
      </w:r>
      <w:r>
        <w:fldChar w:fldCharType="separate"/>
      </w:r>
      <w:r>
        <w:t>Table 7</w:t>
      </w:r>
      <w:r>
        <w:fldChar w:fldCharType="end"/>
      </w:r>
      <w:r w:rsidRPr="006D6E48">
        <w:t>).</w:t>
      </w:r>
      <w:r w:rsidRPr="006D6E48" w:rsidDel="00DB277D">
        <w:t xml:space="preserve"> </w:t>
      </w:r>
      <w:r>
        <w:fldChar w:fldCharType="begin"/>
      </w:r>
      <w:r>
        <w:instrText xml:space="preserve"> REF _Ref180656172 \h </w:instrText>
      </w:r>
      <w:r w:rsidR="00336DB2">
        <w:instrText xml:space="preserve"> \* MERGEFORMAT </w:instrText>
      </w:r>
      <w:r>
        <w:fldChar w:fldCharType="separate"/>
      </w:r>
      <w:r>
        <w:t>Table 10</w:t>
      </w:r>
      <w:r>
        <w:fldChar w:fldCharType="end"/>
      </w:r>
      <w:r w:rsidRPr="006D6E48">
        <w:t xml:space="preserve"> lists the first alternate States for each region.</w:t>
      </w:r>
      <w:r>
        <w:t xml:space="preserve"> </w:t>
      </w:r>
      <w:r w:rsidRPr="006D6E48">
        <w:t>Montana is the first alternative for the West</w:t>
      </w:r>
      <w:r>
        <w:t>,</w:t>
      </w:r>
      <w:r w:rsidRPr="006D6E48">
        <w:t xml:space="preserve"> even though its ICS is marginally below the one quartile threshold; it is still the best alternate. For the South, the next-highest ranked State is Arkansas with an ICS of 1.35 (4</w:t>
      </w:r>
      <w:r w:rsidRPr="00336DB2">
        <w:t>th</w:t>
      </w:r>
      <w:r w:rsidRPr="006D6E48">
        <w:t xml:space="preserve"> percentile). Rather than recruiting such a State with little chance of providing useful data, more districts from Texas will be sampled as an alternate.</w:t>
      </w:r>
    </w:p>
    <w:p w14:paraId="01CCA929" w14:textId="77777777" w:rsidR="00BA3A57" w:rsidRDefault="00BA3A57" w:rsidP="00BA3A57">
      <w:pPr>
        <w:pStyle w:val="Caption"/>
        <w:keepNext/>
      </w:pPr>
      <w:bookmarkStart w:id="128" w:name="_Ref180656172"/>
      <w:r>
        <w:t xml:space="preserve">Table </w:t>
      </w:r>
      <w:fldSimple w:instr=" SEQ Table \* ARABIC ">
        <w:r>
          <w:rPr>
            <w:noProof/>
          </w:rPr>
          <w:t>10</w:t>
        </w:r>
      </w:fldSimple>
      <w:bookmarkEnd w:id="128"/>
      <w:r>
        <w:t>. First alternates for recruitment</w:t>
      </w:r>
    </w:p>
    <w:tbl>
      <w:tblPr>
        <w:tblStyle w:val="GridTable4-Accent6"/>
        <w:tblW w:w="0" w:type="auto"/>
        <w:tblLayout w:type="fixed"/>
        <w:tblLook w:val="04A0" w:firstRow="1" w:lastRow="0" w:firstColumn="1" w:lastColumn="0" w:noHBand="0" w:noVBand="1"/>
      </w:tblPr>
      <w:tblGrid>
        <w:gridCol w:w="1255"/>
        <w:gridCol w:w="2160"/>
        <w:gridCol w:w="990"/>
        <w:gridCol w:w="2520"/>
      </w:tblGrid>
      <w:tr w:rsidR="00BA3A57" w14:paraId="6A78D42D" w14:textId="77777777" w:rsidTr="00BF72F0">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1255" w:type="dxa"/>
            <w:shd w:val="clear" w:color="auto" w:fill="001646" w:themeFill="accent1"/>
          </w:tcPr>
          <w:p w14:paraId="23824730" w14:textId="77777777" w:rsidR="00BA3A57" w:rsidRPr="00A10CDB" w:rsidRDefault="00BA3A57" w:rsidP="00BF72F0">
            <w:pPr>
              <w:pStyle w:val="Chartheader"/>
              <w:rPr>
                <w:rFonts w:asciiTheme="majorHAnsi" w:hAnsiTheme="majorHAnsi" w:cstheme="majorHAnsi"/>
                <w:sz w:val="18"/>
                <w:szCs w:val="18"/>
              </w:rPr>
            </w:pPr>
            <w:r w:rsidRPr="00A10CDB">
              <w:rPr>
                <w:rFonts w:asciiTheme="majorHAnsi" w:hAnsiTheme="majorHAnsi" w:cstheme="majorHAnsi"/>
                <w:sz w:val="18"/>
                <w:szCs w:val="18"/>
              </w:rPr>
              <w:t>Region</w:t>
            </w:r>
          </w:p>
        </w:tc>
        <w:tc>
          <w:tcPr>
            <w:tcW w:w="2160" w:type="dxa"/>
            <w:shd w:val="clear" w:color="auto" w:fill="001646" w:themeFill="accent1"/>
          </w:tcPr>
          <w:p w14:paraId="57F1C63E" w14:textId="77777777" w:rsidR="00BA3A57" w:rsidRPr="00A10CDB"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State</w:t>
            </w:r>
          </w:p>
        </w:tc>
        <w:tc>
          <w:tcPr>
            <w:tcW w:w="990" w:type="dxa"/>
            <w:shd w:val="clear" w:color="auto" w:fill="001646" w:themeFill="accent1"/>
          </w:tcPr>
          <w:p w14:paraId="714F2624" w14:textId="77777777" w:rsidR="00BA3A57" w:rsidRPr="00A10CDB"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ICS</w:t>
            </w:r>
          </w:p>
        </w:tc>
        <w:tc>
          <w:tcPr>
            <w:tcW w:w="2520" w:type="dxa"/>
            <w:shd w:val="clear" w:color="auto" w:fill="001646" w:themeFill="accent1"/>
          </w:tcPr>
          <w:p w14:paraId="04772952" w14:textId="77777777" w:rsidR="00BA3A57" w:rsidRPr="00A10CDB"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State-Investigated Qualifying Crashes</w:t>
            </w:r>
          </w:p>
        </w:tc>
      </w:tr>
      <w:tr w:rsidR="00BA3A57" w:rsidRPr="00506988" w14:paraId="188E3B8D"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3870B4B0" w14:textId="77777777" w:rsidR="00BA3A57" w:rsidRPr="00A10CDB" w:rsidRDefault="00BA3A57" w:rsidP="00BF72F0">
            <w:pPr>
              <w:pStyle w:val="BodyText"/>
              <w:rPr>
                <w:rFonts w:asciiTheme="majorHAnsi" w:hAnsiTheme="majorHAnsi" w:cstheme="majorHAnsi"/>
                <w:sz w:val="18"/>
                <w:szCs w:val="18"/>
              </w:rPr>
            </w:pPr>
            <w:r w:rsidRPr="00A10CDB">
              <w:rPr>
                <w:rFonts w:asciiTheme="majorHAnsi" w:hAnsiTheme="majorHAnsi" w:cstheme="majorHAnsi"/>
                <w:sz w:val="18"/>
                <w:szCs w:val="18"/>
              </w:rPr>
              <w:t>North</w:t>
            </w:r>
          </w:p>
        </w:tc>
        <w:tc>
          <w:tcPr>
            <w:tcW w:w="2160" w:type="dxa"/>
          </w:tcPr>
          <w:p w14:paraId="56D0A4D2" w14:textId="77777777" w:rsidR="00BA3A57" w:rsidRPr="00A10CDB"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Delaware</w:t>
            </w:r>
          </w:p>
        </w:tc>
        <w:tc>
          <w:tcPr>
            <w:tcW w:w="990" w:type="dxa"/>
          </w:tcPr>
          <w:p w14:paraId="1D4FE0D0" w14:textId="77777777" w:rsidR="00BA3A57" w:rsidRPr="00A10CDB"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6.10</w:t>
            </w:r>
          </w:p>
        </w:tc>
        <w:tc>
          <w:tcPr>
            <w:tcW w:w="2520" w:type="dxa"/>
            <w:tcBorders>
              <w:bottom w:val="nil"/>
            </w:tcBorders>
          </w:tcPr>
          <w:p w14:paraId="1C703AD8" w14:textId="77777777" w:rsidR="00BA3A57" w:rsidRPr="00A10CDB"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11 (est.)</w:t>
            </w:r>
          </w:p>
        </w:tc>
      </w:tr>
      <w:tr w:rsidR="00BA3A57" w:rsidRPr="00506988" w14:paraId="71A94792"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238F43DA" w14:textId="77777777" w:rsidR="00BA3A57" w:rsidRPr="00A10CDB" w:rsidRDefault="00BA3A57" w:rsidP="00BF72F0">
            <w:pPr>
              <w:pStyle w:val="BodyText"/>
              <w:rPr>
                <w:rFonts w:asciiTheme="majorHAnsi" w:hAnsiTheme="majorHAnsi" w:cstheme="majorHAnsi"/>
                <w:sz w:val="18"/>
                <w:szCs w:val="18"/>
              </w:rPr>
            </w:pPr>
            <w:r w:rsidRPr="00A10CDB">
              <w:rPr>
                <w:rFonts w:asciiTheme="majorHAnsi" w:hAnsiTheme="majorHAnsi" w:cstheme="majorHAnsi"/>
                <w:sz w:val="18"/>
                <w:szCs w:val="18"/>
              </w:rPr>
              <w:t>South</w:t>
            </w:r>
          </w:p>
        </w:tc>
        <w:tc>
          <w:tcPr>
            <w:tcW w:w="2160" w:type="dxa"/>
          </w:tcPr>
          <w:p w14:paraId="4A2ABB71" w14:textId="77777777" w:rsidR="00BA3A57" w:rsidRPr="00A10CDB"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More from Texas</w:t>
            </w:r>
          </w:p>
        </w:tc>
        <w:tc>
          <w:tcPr>
            <w:tcW w:w="990" w:type="dxa"/>
            <w:vAlign w:val="bottom"/>
          </w:tcPr>
          <w:p w14:paraId="6465AF32" w14:textId="77777777" w:rsidR="00BA3A57" w:rsidRPr="00A10CDB"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10.40</w:t>
            </w:r>
          </w:p>
        </w:tc>
        <w:tc>
          <w:tcPr>
            <w:tcW w:w="2520" w:type="dxa"/>
            <w:tcBorders>
              <w:bottom w:val="nil"/>
            </w:tcBorders>
            <w:vAlign w:val="bottom"/>
          </w:tcPr>
          <w:p w14:paraId="2BFF0681" w14:textId="77777777" w:rsidR="00BA3A57" w:rsidRPr="00A10CDB"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ab/>
              <w:t>(variable)</w:t>
            </w:r>
          </w:p>
        </w:tc>
      </w:tr>
      <w:tr w:rsidR="00BA3A57" w:rsidRPr="00506988" w14:paraId="6CED4407"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55" w:type="dxa"/>
          </w:tcPr>
          <w:p w14:paraId="062B9B89" w14:textId="77777777" w:rsidR="00BA3A57" w:rsidRPr="00A10CDB" w:rsidRDefault="00BA3A57" w:rsidP="00BF72F0">
            <w:pPr>
              <w:pStyle w:val="BodyText"/>
              <w:rPr>
                <w:rFonts w:asciiTheme="majorHAnsi" w:hAnsiTheme="majorHAnsi" w:cstheme="majorHAnsi"/>
                <w:sz w:val="18"/>
                <w:szCs w:val="18"/>
              </w:rPr>
            </w:pPr>
            <w:r w:rsidRPr="00A10CDB">
              <w:rPr>
                <w:rFonts w:asciiTheme="majorHAnsi" w:hAnsiTheme="majorHAnsi" w:cstheme="majorHAnsi"/>
                <w:sz w:val="18"/>
                <w:szCs w:val="18"/>
              </w:rPr>
              <w:t>Southeast</w:t>
            </w:r>
          </w:p>
        </w:tc>
        <w:tc>
          <w:tcPr>
            <w:tcW w:w="2160" w:type="dxa"/>
          </w:tcPr>
          <w:p w14:paraId="51FA9509" w14:textId="77777777" w:rsidR="00BA3A57" w:rsidRPr="00A10CDB"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Georgia</w:t>
            </w:r>
          </w:p>
        </w:tc>
        <w:tc>
          <w:tcPr>
            <w:tcW w:w="990" w:type="dxa"/>
            <w:vAlign w:val="bottom"/>
          </w:tcPr>
          <w:p w14:paraId="153451F0" w14:textId="77777777" w:rsidR="00BA3A57" w:rsidRPr="00A10CDB"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6.10</w:t>
            </w:r>
          </w:p>
        </w:tc>
        <w:tc>
          <w:tcPr>
            <w:tcW w:w="2520" w:type="dxa"/>
            <w:tcBorders>
              <w:bottom w:val="nil"/>
            </w:tcBorders>
            <w:vAlign w:val="bottom"/>
          </w:tcPr>
          <w:p w14:paraId="13382B99" w14:textId="77777777" w:rsidR="00BA3A57" w:rsidRPr="00A10CDB" w:rsidRDefault="00BA3A57" w:rsidP="00BF72F0">
            <w:pPr>
              <w:pStyle w:val="BodyText"/>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ab/>
              <w:t>263</w:t>
            </w:r>
          </w:p>
        </w:tc>
      </w:tr>
      <w:tr w:rsidR="00BA3A57" w:rsidRPr="00506988" w14:paraId="49BB30E1"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1255" w:type="dxa"/>
          </w:tcPr>
          <w:p w14:paraId="6557AA44" w14:textId="77777777" w:rsidR="00BA3A57" w:rsidRPr="00A10CDB" w:rsidRDefault="00BA3A57" w:rsidP="00BF72F0">
            <w:pPr>
              <w:pStyle w:val="BodyText"/>
              <w:rPr>
                <w:rFonts w:asciiTheme="majorHAnsi" w:hAnsiTheme="majorHAnsi" w:cstheme="majorHAnsi"/>
                <w:sz w:val="18"/>
                <w:szCs w:val="18"/>
              </w:rPr>
            </w:pPr>
            <w:r w:rsidRPr="00A10CDB">
              <w:rPr>
                <w:rFonts w:asciiTheme="majorHAnsi" w:hAnsiTheme="majorHAnsi" w:cstheme="majorHAnsi"/>
                <w:sz w:val="18"/>
                <w:szCs w:val="18"/>
              </w:rPr>
              <w:t>West</w:t>
            </w:r>
          </w:p>
        </w:tc>
        <w:tc>
          <w:tcPr>
            <w:tcW w:w="2160" w:type="dxa"/>
          </w:tcPr>
          <w:p w14:paraId="6F2BD7EE" w14:textId="77777777" w:rsidR="00BA3A57" w:rsidRPr="00A10CDB"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Montana</w:t>
            </w:r>
          </w:p>
        </w:tc>
        <w:tc>
          <w:tcPr>
            <w:tcW w:w="990" w:type="dxa"/>
            <w:vAlign w:val="bottom"/>
          </w:tcPr>
          <w:p w14:paraId="0007AE84" w14:textId="77777777" w:rsidR="00BA3A57" w:rsidRPr="00A10CDB"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4.70</w:t>
            </w:r>
          </w:p>
        </w:tc>
        <w:tc>
          <w:tcPr>
            <w:tcW w:w="2520" w:type="dxa"/>
            <w:tcBorders>
              <w:bottom w:val="nil"/>
            </w:tcBorders>
            <w:vAlign w:val="bottom"/>
          </w:tcPr>
          <w:p w14:paraId="41BEA48B" w14:textId="77777777" w:rsidR="00BA3A57" w:rsidRPr="00A10CDB" w:rsidRDefault="00BA3A57" w:rsidP="00BF72F0">
            <w:pPr>
              <w:pStyle w:val="BodyText"/>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ab/>
              <w:t>28</w:t>
            </w:r>
          </w:p>
        </w:tc>
      </w:tr>
    </w:tbl>
    <w:p w14:paraId="2D4EFAAF" w14:textId="77777777" w:rsidR="00BA3A57" w:rsidRDefault="00BA3A57" w:rsidP="00BA3A57">
      <w:pPr>
        <w:pStyle w:val="BodyText"/>
      </w:pPr>
      <w:r>
        <w:t>Any potential sampling biases from the recruitment or withdrawal of States are</w:t>
      </w:r>
      <w:r w:rsidRPr="00E961A1">
        <w:t xml:space="preserve"> </w:t>
      </w:r>
      <w:r w:rsidRPr="006D6E48">
        <w:t xml:space="preserve">controlled </w:t>
      </w:r>
      <w:r>
        <w:t xml:space="preserve">by </w:t>
      </w:r>
      <w:r w:rsidRPr="006D6E48">
        <w:t xml:space="preserve">weighting crash cases (for details, see page </w:t>
      </w:r>
      <w:r w:rsidRPr="006D6E48">
        <w:fldChar w:fldCharType="begin"/>
      </w:r>
      <w:r w:rsidRPr="006D6E48">
        <w:instrText xml:space="preserve"> PAGEREF _Ref150265854 \h </w:instrText>
      </w:r>
      <w:r w:rsidRPr="006D6E48">
        <w:fldChar w:fldCharType="separate"/>
      </w:r>
      <w:r>
        <w:rPr>
          <w:noProof/>
        </w:rPr>
        <w:t>54</w:t>
      </w:r>
      <w:r w:rsidRPr="006D6E48">
        <w:fldChar w:fldCharType="end"/>
      </w:r>
      <w:r w:rsidRPr="006D6E48">
        <w:t xml:space="preserve">) and by comparing the sample data to exhaustive crash data (see </w:t>
      </w:r>
      <w:r>
        <w:fldChar w:fldCharType="begin"/>
      </w:r>
      <w:r>
        <w:instrText xml:space="preserve"> REF _Ref180659485 \h </w:instrText>
      </w:r>
      <w:r>
        <w:fldChar w:fldCharType="separate"/>
      </w:r>
      <w:r w:rsidRPr="006D6E48">
        <w:t>Coverage Bias Measurement and Correction</w:t>
      </w:r>
      <w:r>
        <w:fldChar w:fldCharType="end"/>
      </w:r>
      <w:r>
        <w:t xml:space="preserve">, page </w:t>
      </w:r>
      <w:r>
        <w:fldChar w:fldCharType="begin"/>
      </w:r>
      <w:r>
        <w:instrText xml:space="preserve"> PAGEREF _Ref180659485 \h </w:instrText>
      </w:r>
      <w:r>
        <w:fldChar w:fldCharType="separate"/>
      </w:r>
      <w:r>
        <w:rPr>
          <w:noProof/>
        </w:rPr>
        <w:t>57</w:t>
      </w:r>
      <w:r>
        <w:fldChar w:fldCharType="end"/>
      </w:r>
      <w:r w:rsidRPr="006D6E48">
        <w:t>).</w:t>
      </w:r>
    </w:p>
    <w:p w14:paraId="5E307B2A" w14:textId="6AF590A8" w:rsidR="00E13CB1" w:rsidRPr="00E13CB1" w:rsidRDefault="00E13CB1" w:rsidP="00BA3A57">
      <w:pPr>
        <w:pStyle w:val="BodyText"/>
        <w:rPr>
          <w:highlight w:val="yellow"/>
        </w:rPr>
      </w:pPr>
      <w:r w:rsidRPr="00E13CB1">
        <w:rPr>
          <w:highlight w:val="yellow"/>
        </w:rPr>
        <w:t>* Wisconsin was added as a participating state as of April 2025.</w:t>
      </w:r>
    </w:p>
    <w:p w14:paraId="3F880B84" w14:textId="314FBA68" w:rsidR="00E13CB1" w:rsidRPr="006D6E48" w:rsidRDefault="00E13CB1" w:rsidP="00BA3A57">
      <w:pPr>
        <w:pStyle w:val="BodyText"/>
      </w:pPr>
      <w:r w:rsidRPr="00E13CB1">
        <w:rPr>
          <w:highlight w:val="yellow"/>
        </w:rPr>
        <w:t>** As of July 2025, New Mexico notified that they will not be participating in the CCFP Heavy-Duty Truck Study and will be replaced by the state of Montana.</w:t>
      </w:r>
    </w:p>
    <w:p w14:paraId="49F3E856" w14:textId="77777777" w:rsidR="00BA3A57" w:rsidRDefault="00BA3A57" w:rsidP="00BA3A57">
      <w:pPr>
        <w:pStyle w:val="Heading1"/>
      </w:pPr>
      <w:bookmarkStart w:id="129" w:name="_Toc179381211"/>
      <w:bookmarkStart w:id="130" w:name="_Toc191042336"/>
      <w:r>
        <w:t>Local Jurisdiction Recruitment</w:t>
      </w:r>
      <w:bookmarkEnd w:id="129"/>
      <w:bookmarkEnd w:id="130"/>
    </w:p>
    <w:p w14:paraId="2D250023" w14:textId="77777777" w:rsidR="00BA3A57" w:rsidRDefault="00BA3A57" w:rsidP="00BA3A57">
      <w:pPr>
        <w:pStyle w:val="BodyText"/>
      </w:pPr>
      <w:r>
        <w:t xml:space="preserve">The recruitment of local jurisdictions is subject to the same conceptual criteria and restrictions as State jurisdictions. The result is that few local jurisdictions can be included primarily due to the following restrictions in </w:t>
      </w:r>
      <w:r>
        <w:fldChar w:fldCharType="begin"/>
      </w:r>
      <w:r>
        <w:instrText xml:space="preserve"> REF _Ref180656410 \h </w:instrText>
      </w:r>
      <w:r>
        <w:fldChar w:fldCharType="separate"/>
      </w:r>
      <w:r>
        <w:t xml:space="preserve">Table </w:t>
      </w:r>
      <w:r>
        <w:rPr>
          <w:noProof/>
        </w:rPr>
        <w:t>11</w:t>
      </w:r>
      <w:r>
        <w:fldChar w:fldCharType="end"/>
      </w:r>
      <w:r>
        <w:t xml:space="preserve">, mostly stemming from the relatively small size of the jurisdictions (see also the restriction </w:t>
      </w:r>
      <w:r>
        <w:fldChar w:fldCharType="begin"/>
      </w:r>
      <w:r>
        <w:instrText xml:space="preserve"> REF _Ref180595661 \h </w:instrText>
      </w:r>
      <w:r>
        <w:fldChar w:fldCharType="separate"/>
      </w:r>
      <w:r>
        <w:t>Jurisdiction Level of Investigation Agencies: Generally State Level</w:t>
      </w:r>
      <w:r>
        <w:fldChar w:fldCharType="end"/>
      </w:r>
      <w:r>
        <w:t xml:space="preserve">, page </w:t>
      </w:r>
      <w:r>
        <w:fldChar w:fldCharType="begin"/>
      </w:r>
      <w:r>
        <w:instrText xml:space="preserve"> PAGEREF _Ref180595661 \h </w:instrText>
      </w:r>
      <w:r>
        <w:fldChar w:fldCharType="separate"/>
      </w:r>
      <w:r>
        <w:rPr>
          <w:noProof/>
        </w:rPr>
        <w:t>25</w:t>
      </w:r>
      <w:r>
        <w:fldChar w:fldCharType="end"/>
      </w:r>
      <w:r>
        <w:t>).</w:t>
      </w:r>
    </w:p>
    <w:p w14:paraId="7F8310D5" w14:textId="77777777" w:rsidR="00BA3A57" w:rsidRDefault="00BA3A57" w:rsidP="00BA3A57">
      <w:pPr>
        <w:pStyle w:val="Caption"/>
        <w:keepNext/>
      </w:pPr>
      <w:bookmarkStart w:id="131" w:name="_Ref180656410"/>
      <w:r>
        <w:lastRenderedPageBreak/>
        <w:t xml:space="preserve">Table </w:t>
      </w:r>
      <w:fldSimple w:instr=" SEQ Table \* ARABIC ">
        <w:r>
          <w:rPr>
            <w:noProof/>
          </w:rPr>
          <w:t>11</w:t>
        </w:r>
      </w:fldSimple>
      <w:bookmarkEnd w:id="131"/>
      <w:r>
        <w:t>. Study restrictions and local jurisdictions</w:t>
      </w:r>
    </w:p>
    <w:tbl>
      <w:tblPr>
        <w:tblStyle w:val="GridTable4-Accent6"/>
        <w:tblW w:w="10165" w:type="dxa"/>
        <w:tblLayout w:type="fixed"/>
        <w:tblLook w:val="04A0" w:firstRow="1" w:lastRow="0" w:firstColumn="1" w:lastColumn="0" w:noHBand="0" w:noVBand="1"/>
      </w:tblPr>
      <w:tblGrid>
        <w:gridCol w:w="4675"/>
        <w:gridCol w:w="810"/>
        <w:gridCol w:w="4680"/>
      </w:tblGrid>
      <w:tr w:rsidR="00BA3A57" w14:paraId="658C3FA9" w14:textId="77777777" w:rsidTr="00BF72F0">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4675" w:type="dxa"/>
            <w:shd w:val="clear" w:color="auto" w:fill="001646" w:themeFill="accent1"/>
          </w:tcPr>
          <w:p w14:paraId="6229BE94" w14:textId="77777777" w:rsidR="00BA3A57" w:rsidRPr="00A10CDB" w:rsidRDefault="00BA3A57" w:rsidP="00BF72F0">
            <w:pPr>
              <w:pStyle w:val="Chartheader"/>
              <w:rPr>
                <w:rFonts w:asciiTheme="majorHAnsi" w:hAnsiTheme="majorHAnsi" w:cstheme="majorHAnsi"/>
                <w:sz w:val="18"/>
                <w:szCs w:val="18"/>
              </w:rPr>
            </w:pPr>
            <w:r w:rsidRPr="00A10CDB">
              <w:rPr>
                <w:rFonts w:asciiTheme="majorHAnsi" w:hAnsiTheme="majorHAnsi" w:cstheme="majorHAnsi"/>
                <w:sz w:val="18"/>
                <w:szCs w:val="18"/>
              </w:rPr>
              <w:t>Restriction</w:t>
            </w:r>
          </w:p>
        </w:tc>
        <w:tc>
          <w:tcPr>
            <w:tcW w:w="810" w:type="dxa"/>
            <w:shd w:val="clear" w:color="auto" w:fill="001646" w:themeFill="accent1"/>
          </w:tcPr>
          <w:p w14:paraId="76810FB3" w14:textId="77777777" w:rsidR="00BA3A57" w:rsidRPr="00A10CDB"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Page</w:t>
            </w:r>
          </w:p>
        </w:tc>
        <w:tc>
          <w:tcPr>
            <w:tcW w:w="4680" w:type="dxa"/>
            <w:shd w:val="clear" w:color="auto" w:fill="001646" w:themeFill="accent1"/>
          </w:tcPr>
          <w:p w14:paraId="5044415C" w14:textId="77777777" w:rsidR="00BA3A57" w:rsidRPr="00A10CDB" w:rsidRDefault="00BA3A57" w:rsidP="00BF72F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Tendency among Local Jurisdictions</w:t>
            </w:r>
          </w:p>
        </w:tc>
      </w:tr>
      <w:tr w:rsidR="00BA3A57" w:rsidRPr="00506988" w14:paraId="3288FF72"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0731D0C" w14:textId="77777777" w:rsidR="00BA3A57" w:rsidRPr="00A10CDB" w:rsidRDefault="00BA3A57" w:rsidP="00BF72F0">
            <w:pPr>
              <w:pStyle w:val="BodyText"/>
              <w:rPr>
                <w:rFonts w:asciiTheme="majorHAnsi" w:hAnsiTheme="majorHAnsi" w:cstheme="majorHAnsi"/>
                <w:sz w:val="18"/>
                <w:szCs w:val="18"/>
              </w:rPr>
            </w:pPr>
            <w:r w:rsidRPr="00A10CDB">
              <w:rPr>
                <w:rFonts w:asciiTheme="majorHAnsi" w:hAnsiTheme="majorHAnsi" w:cstheme="majorHAnsi"/>
                <w:sz w:val="18"/>
                <w:szCs w:val="18"/>
              </w:rPr>
              <w:fldChar w:fldCharType="begin"/>
            </w:r>
            <w:r w:rsidRPr="00A10CDB">
              <w:rPr>
                <w:rFonts w:asciiTheme="majorHAnsi" w:hAnsiTheme="majorHAnsi" w:cstheme="majorHAnsi"/>
                <w:b w:val="0"/>
                <w:sz w:val="18"/>
                <w:szCs w:val="18"/>
              </w:rPr>
              <w:instrText xml:space="preserve"> </w:instrText>
            </w:r>
            <w:r w:rsidRPr="00A10CDB">
              <w:rPr>
                <w:rFonts w:asciiTheme="majorHAnsi" w:hAnsiTheme="majorHAnsi" w:cstheme="majorHAnsi"/>
                <w:sz w:val="18"/>
                <w:szCs w:val="18"/>
              </w:rPr>
              <w:instrText xml:space="preserve">REF </w:instrText>
            </w:r>
            <w:r w:rsidRPr="00A10CDB">
              <w:rPr>
                <w:rFonts w:asciiTheme="majorHAnsi" w:hAnsiTheme="majorHAnsi" w:cstheme="majorHAnsi"/>
                <w:b w:val="0"/>
                <w:sz w:val="18"/>
                <w:szCs w:val="18"/>
              </w:rPr>
              <w:instrText xml:space="preserve">_Ref180595663 \h  \* MERGEFORMAT </w:instrText>
            </w:r>
            <w:r w:rsidRPr="00A10CDB">
              <w:rPr>
                <w:rFonts w:asciiTheme="majorHAnsi" w:hAnsiTheme="majorHAnsi" w:cstheme="majorHAnsi"/>
                <w:sz w:val="18"/>
                <w:szCs w:val="18"/>
              </w:rPr>
            </w:r>
            <w:r w:rsidRPr="00A10CDB">
              <w:rPr>
                <w:rFonts w:asciiTheme="majorHAnsi" w:hAnsiTheme="majorHAnsi" w:cstheme="majorHAnsi"/>
                <w:sz w:val="18"/>
                <w:szCs w:val="18"/>
              </w:rPr>
              <w:fldChar w:fldCharType="separate"/>
            </w:r>
            <w:r w:rsidRPr="00777ECF">
              <w:rPr>
                <w:rFonts w:asciiTheme="majorHAnsi" w:hAnsiTheme="majorHAnsi" w:cstheme="majorHAnsi"/>
                <w:sz w:val="18"/>
                <w:szCs w:val="18"/>
              </w:rPr>
              <w:t>Investigation Team Capabilities: Best Data Collection Capability</w:t>
            </w:r>
            <w:r w:rsidRPr="00A10CDB">
              <w:rPr>
                <w:rFonts w:asciiTheme="majorHAnsi" w:hAnsiTheme="majorHAnsi" w:cstheme="majorHAnsi"/>
                <w:sz w:val="18"/>
                <w:szCs w:val="18"/>
              </w:rPr>
              <w:fldChar w:fldCharType="end"/>
            </w:r>
          </w:p>
        </w:tc>
        <w:tc>
          <w:tcPr>
            <w:tcW w:w="810" w:type="dxa"/>
          </w:tcPr>
          <w:p w14:paraId="6B2E295A" w14:textId="77777777" w:rsidR="00BA3A57" w:rsidRPr="00A10CDB"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fldChar w:fldCharType="begin"/>
            </w:r>
            <w:r w:rsidRPr="00A10CDB">
              <w:rPr>
                <w:rFonts w:asciiTheme="majorHAnsi" w:hAnsiTheme="majorHAnsi" w:cstheme="majorHAnsi"/>
                <w:sz w:val="18"/>
                <w:szCs w:val="18"/>
              </w:rPr>
              <w:instrText xml:space="preserve"> PAGEREF _Ref180595663 \h </w:instrText>
            </w:r>
            <w:r w:rsidRPr="00A10CDB">
              <w:rPr>
                <w:rFonts w:asciiTheme="majorHAnsi" w:hAnsiTheme="majorHAnsi" w:cstheme="majorHAnsi"/>
                <w:sz w:val="18"/>
                <w:szCs w:val="18"/>
              </w:rPr>
            </w:r>
            <w:r w:rsidRPr="00A10CDB">
              <w:rPr>
                <w:rFonts w:asciiTheme="majorHAnsi" w:hAnsiTheme="majorHAnsi" w:cstheme="majorHAnsi"/>
                <w:sz w:val="18"/>
                <w:szCs w:val="18"/>
              </w:rPr>
              <w:fldChar w:fldCharType="separate"/>
            </w:r>
            <w:r>
              <w:rPr>
                <w:rFonts w:asciiTheme="majorHAnsi" w:hAnsiTheme="majorHAnsi" w:cstheme="majorHAnsi"/>
                <w:noProof/>
                <w:sz w:val="18"/>
                <w:szCs w:val="18"/>
              </w:rPr>
              <w:t>26</w:t>
            </w:r>
            <w:r w:rsidRPr="00A10CDB">
              <w:rPr>
                <w:rFonts w:asciiTheme="majorHAnsi" w:hAnsiTheme="majorHAnsi" w:cstheme="majorHAnsi"/>
                <w:sz w:val="18"/>
                <w:szCs w:val="18"/>
              </w:rPr>
              <w:fldChar w:fldCharType="end"/>
            </w:r>
          </w:p>
        </w:tc>
        <w:tc>
          <w:tcPr>
            <w:tcW w:w="4680" w:type="dxa"/>
            <w:tcBorders>
              <w:bottom w:val="nil"/>
            </w:tcBorders>
          </w:tcPr>
          <w:p w14:paraId="64F55349" w14:textId="77777777" w:rsidR="00BA3A57" w:rsidRPr="00A10CDB"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 xml:space="preserve">Relatively low investigative capability </w:t>
            </w:r>
          </w:p>
        </w:tc>
      </w:tr>
      <w:tr w:rsidR="00BA3A57" w:rsidRPr="00506988" w14:paraId="52DB882D" w14:textId="77777777" w:rsidTr="00BF72F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CBC8FC8" w14:textId="77777777" w:rsidR="00BA3A57" w:rsidRPr="00A10CDB" w:rsidRDefault="00BA3A57" w:rsidP="00BF72F0">
            <w:pPr>
              <w:pStyle w:val="BodyText"/>
              <w:rPr>
                <w:rFonts w:asciiTheme="majorHAnsi" w:hAnsiTheme="majorHAnsi" w:cstheme="majorHAnsi"/>
                <w:sz w:val="18"/>
                <w:szCs w:val="18"/>
              </w:rPr>
            </w:pPr>
            <w:r w:rsidRPr="00A10CDB">
              <w:rPr>
                <w:rFonts w:asciiTheme="majorHAnsi" w:hAnsiTheme="majorHAnsi" w:cstheme="majorHAnsi"/>
                <w:sz w:val="18"/>
                <w:szCs w:val="18"/>
              </w:rPr>
              <w:fldChar w:fldCharType="begin"/>
            </w:r>
            <w:r w:rsidRPr="00A10CDB">
              <w:rPr>
                <w:rFonts w:asciiTheme="majorHAnsi" w:hAnsiTheme="majorHAnsi" w:cstheme="majorHAnsi"/>
                <w:b w:val="0"/>
                <w:sz w:val="18"/>
                <w:szCs w:val="18"/>
              </w:rPr>
              <w:instrText xml:space="preserve"> </w:instrText>
            </w:r>
            <w:r w:rsidRPr="00A10CDB">
              <w:rPr>
                <w:rFonts w:asciiTheme="majorHAnsi" w:hAnsiTheme="majorHAnsi" w:cstheme="majorHAnsi"/>
                <w:sz w:val="18"/>
                <w:szCs w:val="18"/>
              </w:rPr>
              <w:instrText xml:space="preserve">REF </w:instrText>
            </w:r>
            <w:r w:rsidRPr="00A10CDB">
              <w:rPr>
                <w:rFonts w:asciiTheme="majorHAnsi" w:hAnsiTheme="majorHAnsi" w:cstheme="majorHAnsi"/>
                <w:b w:val="0"/>
                <w:sz w:val="18"/>
                <w:szCs w:val="18"/>
              </w:rPr>
              <w:instrText xml:space="preserve">_Ref180595529 \h  \* MERGEFORMAT </w:instrText>
            </w:r>
            <w:r w:rsidRPr="00A10CDB">
              <w:rPr>
                <w:rFonts w:asciiTheme="majorHAnsi" w:hAnsiTheme="majorHAnsi" w:cstheme="majorHAnsi"/>
                <w:sz w:val="18"/>
                <w:szCs w:val="18"/>
              </w:rPr>
            </w:r>
            <w:r w:rsidRPr="00A10CDB">
              <w:rPr>
                <w:rFonts w:asciiTheme="majorHAnsi" w:hAnsiTheme="majorHAnsi" w:cstheme="majorHAnsi"/>
                <w:sz w:val="18"/>
                <w:szCs w:val="18"/>
              </w:rPr>
              <w:fldChar w:fldCharType="separate"/>
            </w:r>
            <w:r w:rsidRPr="00777ECF">
              <w:rPr>
                <w:rFonts w:asciiTheme="majorHAnsi" w:hAnsiTheme="majorHAnsi" w:cstheme="majorHAnsi"/>
                <w:sz w:val="18"/>
                <w:szCs w:val="18"/>
              </w:rPr>
              <w:t>Crashes in Each S/J per Year: At Least Six</w:t>
            </w:r>
            <w:r w:rsidRPr="00A10CDB">
              <w:rPr>
                <w:rFonts w:asciiTheme="majorHAnsi" w:hAnsiTheme="majorHAnsi" w:cstheme="majorHAnsi"/>
                <w:sz w:val="18"/>
                <w:szCs w:val="18"/>
              </w:rPr>
              <w:fldChar w:fldCharType="end"/>
            </w:r>
          </w:p>
        </w:tc>
        <w:tc>
          <w:tcPr>
            <w:tcW w:w="810" w:type="dxa"/>
          </w:tcPr>
          <w:p w14:paraId="78E4BD8D" w14:textId="77777777" w:rsidR="00BA3A57" w:rsidRPr="00A10CDB"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b/>
                <w:sz w:val="18"/>
                <w:szCs w:val="18"/>
              </w:rPr>
              <w:fldChar w:fldCharType="begin"/>
            </w:r>
            <w:r w:rsidRPr="00A10CDB">
              <w:rPr>
                <w:rFonts w:asciiTheme="majorHAnsi" w:hAnsiTheme="majorHAnsi" w:cstheme="majorHAnsi"/>
                <w:b/>
                <w:sz w:val="18"/>
                <w:szCs w:val="18"/>
              </w:rPr>
              <w:instrText xml:space="preserve"> </w:instrText>
            </w:r>
            <w:r w:rsidRPr="00A10CDB">
              <w:rPr>
                <w:rFonts w:asciiTheme="majorHAnsi" w:hAnsiTheme="majorHAnsi" w:cstheme="majorHAnsi"/>
                <w:sz w:val="18"/>
                <w:szCs w:val="18"/>
              </w:rPr>
              <w:instrText xml:space="preserve">PAGEREF </w:instrText>
            </w:r>
            <w:r w:rsidRPr="00A10CDB">
              <w:rPr>
                <w:rFonts w:asciiTheme="majorHAnsi" w:hAnsiTheme="majorHAnsi" w:cstheme="majorHAnsi"/>
                <w:b/>
                <w:sz w:val="18"/>
                <w:szCs w:val="18"/>
              </w:rPr>
              <w:instrText xml:space="preserve">_Ref180595529 \h </w:instrText>
            </w:r>
            <w:r w:rsidRPr="00A10CDB">
              <w:rPr>
                <w:rFonts w:asciiTheme="majorHAnsi" w:hAnsiTheme="majorHAnsi" w:cstheme="majorHAnsi"/>
                <w:b/>
                <w:sz w:val="18"/>
                <w:szCs w:val="18"/>
              </w:rPr>
            </w:r>
            <w:r w:rsidRPr="00A10CDB">
              <w:rPr>
                <w:rFonts w:asciiTheme="majorHAnsi" w:hAnsiTheme="majorHAnsi" w:cstheme="majorHAnsi"/>
                <w:b/>
                <w:sz w:val="18"/>
                <w:szCs w:val="18"/>
              </w:rPr>
              <w:fldChar w:fldCharType="separate"/>
            </w:r>
            <w:r>
              <w:rPr>
                <w:rFonts w:asciiTheme="majorHAnsi" w:hAnsiTheme="majorHAnsi" w:cstheme="majorHAnsi"/>
                <w:noProof/>
                <w:sz w:val="18"/>
                <w:szCs w:val="18"/>
              </w:rPr>
              <w:t>27</w:t>
            </w:r>
            <w:r w:rsidRPr="00A10CDB">
              <w:rPr>
                <w:rFonts w:asciiTheme="majorHAnsi" w:hAnsiTheme="majorHAnsi" w:cstheme="majorHAnsi"/>
                <w:sz w:val="18"/>
                <w:szCs w:val="18"/>
              </w:rPr>
              <w:fldChar w:fldCharType="end"/>
            </w:r>
          </w:p>
        </w:tc>
        <w:tc>
          <w:tcPr>
            <w:tcW w:w="4680" w:type="dxa"/>
            <w:tcBorders>
              <w:bottom w:val="nil"/>
            </w:tcBorders>
          </w:tcPr>
          <w:p w14:paraId="7A48B884" w14:textId="77777777" w:rsidR="00BA3A57" w:rsidRPr="00A10CDB" w:rsidRDefault="00BA3A57" w:rsidP="00BF72F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Few crashes per year</w:t>
            </w:r>
          </w:p>
        </w:tc>
      </w:tr>
      <w:tr w:rsidR="00BA3A57" w:rsidRPr="00506988" w14:paraId="3651418E" w14:textId="77777777" w:rsidTr="00BF72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B0419A9" w14:textId="77777777" w:rsidR="00BA3A57" w:rsidRPr="00A10CDB" w:rsidRDefault="00BA3A57" w:rsidP="00BF72F0">
            <w:pPr>
              <w:pStyle w:val="BodyText"/>
              <w:rPr>
                <w:rFonts w:asciiTheme="majorHAnsi" w:hAnsiTheme="majorHAnsi" w:cstheme="majorHAnsi"/>
                <w:sz w:val="18"/>
                <w:szCs w:val="18"/>
              </w:rPr>
            </w:pPr>
            <w:r w:rsidRPr="00A10CDB">
              <w:rPr>
                <w:rFonts w:asciiTheme="majorHAnsi" w:hAnsiTheme="majorHAnsi" w:cstheme="majorHAnsi"/>
                <w:sz w:val="18"/>
                <w:szCs w:val="18"/>
              </w:rPr>
              <w:fldChar w:fldCharType="begin"/>
            </w:r>
            <w:r w:rsidRPr="00A10CDB">
              <w:rPr>
                <w:rFonts w:asciiTheme="majorHAnsi" w:hAnsiTheme="majorHAnsi" w:cstheme="majorHAnsi"/>
                <w:b w:val="0"/>
                <w:sz w:val="18"/>
                <w:szCs w:val="18"/>
              </w:rPr>
              <w:instrText xml:space="preserve"> </w:instrText>
            </w:r>
            <w:r w:rsidRPr="00A10CDB">
              <w:rPr>
                <w:rFonts w:asciiTheme="majorHAnsi" w:hAnsiTheme="majorHAnsi" w:cstheme="majorHAnsi"/>
                <w:sz w:val="18"/>
                <w:szCs w:val="18"/>
              </w:rPr>
              <w:instrText xml:space="preserve">REF </w:instrText>
            </w:r>
            <w:r w:rsidRPr="00A10CDB">
              <w:rPr>
                <w:rFonts w:asciiTheme="majorHAnsi" w:hAnsiTheme="majorHAnsi" w:cstheme="majorHAnsi"/>
                <w:b w:val="0"/>
                <w:sz w:val="18"/>
                <w:szCs w:val="18"/>
              </w:rPr>
              <w:instrText xml:space="preserve">_Ref180595667 \h  \* MERGEFORMAT </w:instrText>
            </w:r>
            <w:r w:rsidRPr="00A10CDB">
              <w:rPr>
                <w:rFonts w:asciiTheme="majorHAnsi" w:hAnsiTheme="majorHAnsi" w:cstheme="majorHAnsi"/>
                <w:sz w:val="18"/>
                <w:szCs w:val="18"/>
              </w:rPr>
            </w:r>
            <w:r w:rsidRPr="00A10CDB">
              <w:rPr>
                <w:rFonts w:asciiTheme="majorHAnsi" w:hAnsiTheme="majorHAnsi" w:cstheme="majorHAnsi"/>
                <w:sz w:val="18"/>
                <w:szCs w:val="18"/>
              </w:rPr>
              <w:fldChar w:fldCharType="separate"/>
            </w:r>
            <w:r w:rsidRPr="00777ECF">
              <w:rPr>
                <w:rFonts w:asciiTheme="majorHAnsi" w:hAnsiTheme="majorHAnsi" w:cstheme="majorHAnsi"/>
                <w:sz w:val="18"/>
                <w:szCs w:val="18"/>
              </w:rPr>
              <w:t>Crash Investigation Agency Disposition: Full Participation</w:t>
            </w:r>
            <w:r w:rsidRPr="00A10CDB">
              <w:rPr>
                <w:rFonts w:asciiTheme="majorHAnsi" w:hAnsiTheme="majorHAnsi" w:cstheme="majorHAnsi"/>
                <w:sz w:val="18"/>
                <w:szCs w:val="18"/>
              </w:rPr>
              <w:fldChar w:fldCharType="end"/>
            </w:r>
          </w:p>
        </w:tc>
        <w:tc>
          <w:tcPr>
            <w:tcW w:w="810" w:type="dxa"/>
          </w:tcPr>
          <w:p w14:paraId="77595723" w14:textId="77777777" w:rsidR="00BA3A57" w:rsidRPr="00A10CDB"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fldChar w:fldCharType="begin"/>
            </w:r>
            <w:r w:rsidRPr="00A10CDB">
              <w:rPr>
                <w:rFonts w:asciiTheme="majorHAnsi" w:hAnsiTheme="majorHAnsi" w:cstheme="majorHAnsi"/>
                <w:sz w:val="18"/>
                <w:szCs w:val="18"/>
              </w:rPr>
              <w:instrText xml:space="preserve"> PAGEREF _Ref180595667 \h </w:instrText>
            </w:r>
            <w:r w:rsidRPr="00A10CDB">
              <w:rPr>
                <w:rFonts w:asciiTheme="majorHAnsi" w:hAnsiTheme="majorHAnsi" w:cstheme="majorHAnsi"/>
                <w:sz w:val="18"/>
                <w:szCs w:val="18"/>
              </w:rPr>
            </w:r>
            <w:r w:rsidRPr="00A10CDB">
              <w:rPr>
                <w:rFonts w:asciiTheme="majorHAnsi" w:hAnsiTheme="majorHAnsi" w:cstheme="majorHAnsi"/>
                <w:sz w:val="18"/>
                <w:szCs w:val="18"/>
              </w:rPr>
              <w:fldChar w:fldCharType="separate"/>
            </w:r>
            <w:r>
              <w:rPr>
                <w:rFonts w:asciiTheme="majorHAnsi" w:hAnsiTheme="majorHAnsi" w:cstheme="majorHAnsi"/>
                <w:noProof/>
                <w:sz w:val="18"/>
                <w:szCs w:val="18"/>
              </w:rPr>
              <w:t>27</w:t>
            </w:r>
            <w:r w:rsidRPr="00A10CDB">
              <w:rPr>
                <w:rFonts w:asciiTheme="majorHAnsi" w:hAnsiTheme="majorHAnsi" w:cstheme="majorHAnsi"/>
                <w:sz w:val="18"/>
                <w:szCs w:val="18"/>
              </w:rPr>
              <w:fldChar w:fldCharType="end"/>
            </w:r>
          </w:p>
        </w:tc>
        <w:tc>
          <w:tcPr>
            <w:tcW w:w="4680" w:type="dxa"/>
            <w:tcBorders>
              <w:bottom w:val="nil"/>
            </w:tcBorders>
          </w:tcPr>
          <w:p w14:paraId="3970C563" w14:textId="77777777" w:rsidR="00BA3A57" w:rsidRPr="00A10CDB" w:rsidRDefault="00BA3A57" w:rsidP="00BF72F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Low willingness to participate.</w:t>
            </w:r>
          </w:p>
        </w:tc>
      </w:tr>
    </w:tbl>
    <w:p w14:paraId="664CAF36" w14:textId="77777777" w:rsidR="00BA3A57" w:rsidRDefault="00BA3A57" w:rsidP="00BA3A57">
      <w:pPr>
        <w:pStyle w:val="BodyText"/>
      </w:pPr>
      <w:r>
        <w:t xml:space="preserve">With so few candidates, selection of local jurisdictions was performed without systematic rating, ranking, and balancing. Instead, if a local jurisdiction was found that passes these restrictions, it was recruited. Investigative capability was assessed qualitatively through discussions with the local jurisdiction officials, rather than through scoring responses to the IC surveys. </w:t>
      </w:r>
    </w:p>
    <w:p w14:paraId="26EAA786" w14:textId="77777777" w:rsidR="00BA3A57" w:rsidRPr="00B6668A" w:rsidRDefault="00BA3A57" w:rsidP="00BA3A57">
      <w:pPr>
        <w:pStyle w:val="BodyText"/>
      </w:pPr>
      <w:r>
        <w:t>Potential partner local jurisdictions include some from Arizona, Indiana, Missouri, New York, and</w:t>
      </w:r>
      <w:r w:rsidRPr="008C7F3C">
        <w:t xml:space="preserve"> </w:t>
      </w:r>
      <w:r>
        <w:t>Texas. If one or more local jurisdictions from Texas elect to participate, then the sampling from the State jurisdiction of Texas may be reduced to maintain balance among the regions and reduce the work demands on the State.</w:t>
      </w:r>
    </w:p>
    <w:p w14:paraId="132991A8" w14:textId="77777777" w:rsidR="00BA3A57" w:rsidRPr="006D6E48" w:rsidRDefault="00BA3A57" w:rsidP="00BA3A57">
      <w:pPr>
        <w:pStyle w:val="Heading1"/>
      </w:pPr>
      <w:bookmarkStart w:id="132" w:name="_Toc179381212"/>
      <w:bookmarkStart w:id="133" w:name="_Toc191042337"/>
      <w:r w:rsidRPr="006D6E48">
        <w:t xml:space="preserve">Subsampling within </w:t>
      </w:r>
      <w:r>
        <w:t>S/J</w:t>
      </w:r>
      <w:r w:rsidRPr="006D6E48">
        <w:t>s</w:t>
      </w:r>
      <w:bookmarkEnd w:id="132"/>
      <w:bookmarkEnd w:id="133"/>
    </w:p>
    <w:p w14:paraId="3CC58291" w14:textId="77777777" w:rsidR="00BA3A57" w:rsidRPr="006D6E48" w:rsidRDefault="00BA3A57" w:rsidP="00BA3A57">
      <w:pPr>
        <w:pStyle w:val="BodyText"/>
      </w:pPr>
      <w:r w:rsidRPr="006D6E48">
        <w:t>With the exception of Texas and Florida (see</w:t>
      </w:r>
      <w:r>
        <w:t xml:space="preserve"> </w:t>
      </w:r>
      <w:r>
        <w:fldChar w:fldCharType="begin"/>
      </w:r>
      <w:r>
        <w:instrText xml:space="preserve"> REF _Ref175668695 \h </w:instrText>
      </w:r>
      <w:r>
        <w:fldChar w:fldCharType="separate"/>
      </w:r>
      <w:r w:rsidRPr="006D6E48">
        <w:t xml:space="preserve">Selective Reduced Sampling within </w:t>
      </w:r>
      <w:r>
        <w:t xml:space="preserve">Some </w:t>
      </w:r>
      <w:r w:rsidRPr="006D6E48">
        <w:t>States</w:t>
      </w:r>
      <w:r>
        <w:fldChar w:fldCharType="end"/>
      </w:r>
      <w:r>
        <w:t xml:space="preserve">, page </w:t>
      </w:r>
      <w:r>
        <w:fldChar w:fldCharType="begin"/>
      </w:r>
      <w:r>
        <w:instrText xml:space="preserve"> PAGEREF _Ref175668695 \h </w:instrText>
      </w:r>
      <w:r>
        <w:fldChar w:fldCharType="separate"/>
      </w:r>
      <w:r>
        <w:rPr>
          <w:noProof/>
        </w:rPr>
        <w:t>49</w:t>
      </w:r>
      <w:r>
        <w:fldChar w:fldCharType="end"/>
      </w:r>
      <w:r w:rsidRPr="006D6E48">
        <w:t xml:space="preserve">), each </w:t>
      </w:r>
      <w:r>
        <w:t>S/J</w:t>
      </w:r>
      <w:r w:rsidRPr="006D6E48">
        <w:t xml:space="preserve"> is expected to investigate and submit data on all qualifying crashes that occur under their purview over the data collection period. Among the ICS criteria is the historically demonstrated capability of a State to investigate nearly all qualifying crashes under its purview. However, there is always the possibility, either due to an area-wide precipitating event (e.g., due to weather or </w:t>
      </w:r>
      <w:r>
        <w:t xml:space="preserve">jurisdiction </w:t>
      </w:r>
      <w:r w:rsidRPr="006D6E48">
        <w:t xml:space="preserve">budget cuts) or by coincidence, that too many qualifying crashes occur for the </w:t>
      </w:r>
      <w:r>
        <w:t>S/J</w:t>
      </w:r>
      <w:r w:rsidRPr="006D6E48">
        <w:t xml:space="preserve"> team to fully investigate all. </w:t>
      </w:r>
    </w:p>
    <w:p w14:paraId="002ED8C9" w14:textId="77777777" w:rsidR="00BA3A57" w:rsidRPr="006D6E48" w:rsidRDefault="00BA3A57" w:rsidP="00BA3A57">
      <w:pPr>
        <w:pStyle w:val="BodyText"/>
      </w:pPr>
      <w:r w:rsidRPr="006D6E48">
        <w:t xml:space="preserve">If it becomes necessary for the </w:t>
      </w:r>
      <w:r>
        <w:t>S/J</w:t>
      </w:r>
      <w:r w:rsidRPr="006D6E48">
        <w:t xml:space="preserve"> to choose a crash for full investigation, then, for the purposes of research, the choice should ideally be random. However, there are practical limits to this approach. For example, a </w:t>
      </w:r>
      <w:r>
        <w:t>S/J</w:t>
      </w:r>
      <w:r w:rsidRPr="006D6E48">
        <w:t xml:space="preserve"> may be bound by policy to investigate the more severe crashes when a choice is forced. Timing may also dictate the choice since the occurrence of a crash cannot be predicted. If the only available investigation team is already on scene for one crash, they cannot be fully available for a subsequent crash elsewhere. To avoid gaps in the variables, selecting one crash to fully investigate is preferable to partially investigating more than one crash. </w:t>
      </w:r>
    </w:p>
    <w:p w14:paraId="203F3DE9" w14:textId="77777777" w:rsidR="00BA3A57" w:rsidRPr="006D6E48" w:rsidRDefault="00BA3A57" w:rsidP="00BA3A57">
      <w:pPr>
        <w:pStyle w:val="BodyText"/>
      </w:pPr>
      <w:r w:rsidRPr="006D6E48">
        <w:t xml:space="preserve">These subsampling realities may introduce coverage bias in the sample. Such biases are controlled </w:t>
      </w:r>
      <w:r>
        <w:t>by</w:t>
      </w:r>
      <w:r w:rsidRPr="006D6E48">
        <w:t xml:space="preserve"> weighting crash cases (for details, see page </w:t>
      </w:r>
      <w:r w:rsidRPr="006D6E48">
        <w:fldChar w:fldCharType="begin"/>
      </w:r>
      <w:r w:rsidRPr="006D6E48">
        <w:instrText xml:space="preserve"> PAGEREF _Ref150265854 \h </w:instrText>
      </w:r>
      <w:r w:rsidRPr="006D6E48">
        <w:fldChar w:fldCharType="separate"/>
      </w:r>
      <w:r>
        <w:rPr>
          <w:noProof/>
        </w:rPr>
        <w:t>54</w:t>
      </w:r>
      <w:r w:rsidRPr="006D6E48">
        <w:fldChar w:fldCharType="end"/>
      </w:r>
      <w:r w:rsidRPr="006D6E48">
        <w:t xml:space="preserve">) and by comparing the sample data to exhaustive crash data (see </w:t>
      </w:r>
      <w:r>
        <w:fldChar w:fldCharType="begin"/>
      </w:r>
      <w:r>
        <w:instrText xml:space="preserve"> REF _Ref180659485 \h </w:instrText>
      </w:r>
      <w:r>
        <w:fldChar w:fldCharType="separate"/>
      </w:r>
      <w:r w:rsidRPr="006D6E48">
        <w:t>Coverage Bias Measurement and Correction</w:t>
      </w:r>
      <w:r>
        <w:fldChar w:fldCharType="end"/>
      </w:r>
      <w:r>
        <w:t xml:space="preserve">, page </w:t>
      </w:r>
      <w:r>
        <w:fldChar w:fldCharType="begin"/>
      </w:r>
      <w:r>
        <w:instrText xml:space="preserve"> PAGEREF _Ref180659485 \h </w:instrText>
      </w:r>
      <w:r>
        <w:fldChar w:fldCharType="separate"/>
      </w:r>
      <w:r>
        <w:rPr>
          <w:noProof/>
        </w:rPr>
        <w:t>57</w:t>
      </w:r>
      <w:r>
        <w:fldChar w:fldCharType="end"/>
      </w:r>
      <w:r w:rsidRPr="006D6E48">
        <w:t>).</w:t>
      </w:r>
    </w:p>
    <w:p w14:paraId="3536D18A" w14:textId="77777777" w:rsidR="00BA3A57" w:rsidRPr="006D6E48" w:rsidRDefault="00BA3A57" w:rsidP="00BA3A57">
      <w:pPr>
        <w:pStyle w:val="Heading1"/>
      </w:pPr>
      <w:bookmarkStart w:id="134" w:name="_Ref150265854"/>
      <w:bookmarkStart w:id="135" w:name="_Toc152146227"/>
      <w:bookmarkStart w:id="136" w:name="_Toc179381213"/>
      <w:bookmarkStart w:id="137" w:name="_Toc191042338"/>
      <w:r w:rsidRPr="006D6E48">
        <w:lastRenderedPageBreak/>
        <w:t>Weighting</w:t>
      </w:r>
      <w:bookmarkEnd w:id="134"/>
      <w:bookmarkEnd w:id="135"/>
      <w:bookmarkEnd w:id="136"/>
      <w:bookmarkEnd w:id="137"/>
    </w:p>
    <w:p w14:paraId="13115E59" w14:textId="77777777" w:rsidR="00BA3A57" w:rsidRPr="006D6E48" w:rsidRDefault="00BA3A57" w:rsidP="00BA3A57">
      <w:pPr>
        <w:pStyle w:val="BodyText"/>
      </w:pPr>
      <w:r w:rsidRPr="006D6E48">
        <w:t xml:space="preserve">For the purposes of generalizing the sample to the Nation, the study is subject to possible bias due to disproportionate sampling. Disproportionate sampling </w:t>
      </w:r>
      <w:r>
        <w:t xml:space="preserve">can </w:t>
      </w:r>
      <w:r w:rsidRPr="006D6E48">
        <w:t xml:space="preserve">occur when the proportion of crashes in a sample from a given place is not equal to the proportion of all actual crashes from that place. Bias in rates from disproportionate sampling can be corrected by weighting the crashes in the sample using the known proportions of actual crashes. The study has two potential sources of disproportionate sampling. The first is from stratification, related to the </w:t>
      </w:r>
      <w:r>
        <w:t>S/J</w:t>
      </w:r>
      <w:r w:rsidRPr="006D6E48">
        <w:t xml:space="preserve"> recruitment process. The second is due to subsampling, related to the number of qualifying crashes exceeding a</w:t>
      </w:r>
      <w:r>
        <w:t>n</w:t>
      </w:r>
      <w:r w:rsidRPr="006D6E48">
        <w:t xml:space="preserve"> </w:t>
      </w:r>
      <w:r>
        <w:t>S/J</w:t>
      </w:r>
      <w:r w:rsidRPr="006D6E48">
        <w:t xml:space="preserve">’s capability to investigate. </w:t>
      </w:r>
    </w:p>
    <w:p w14:paraId="1C5D2D30" w14:textId="77777777" w:rsidR="00BA3A57" w:rsidRPr="006D6E48" w:rsidRDefault="00BA3A57" w:rsidP="00BA3A57">
      <w:pPr>
        <w:pStyle w:val="Heading2"/>
      </w:pPr>
      <w:bookmarkStart w:id="138" w:name="_Toc152146228"/>
      <w:bookmarkStart w:id="139" w:name="_Toc179381214"/>
      <w:bookmarkStart w:id="140" w:name="_Toc191042339"/>
      <w:r w:rsidRPr="006D6E48">
        <w:t>Disproportionate Stratified Sampling</w:t>
      </w:r>
      <w:bookmarkEnd w:id="138"/>
      <w:bookmarkEnd w:id="139"/>
      <w:bookmarkEnd w:id="140"/>
    </w:p>
    <w:p w14:paraId="3D9B4E66" w14:textId="77777777" w:rsidR="00BA3A57" w:rsidRPr="006D6E48" w:rsidRDefault="00BA3A57" w:rsidP="00BA3A57">
      <w:pPr>
        <w:pStyle w:val="BodyText"/>
      </w:pPr>
      <w:r>
        <w:fldChar w:fldCharType="begin"/>
      </w:r>
      <w:r>
        <w:instrText xml:space="preserve"> REF _Ref180657989 \h </w:instrText>
      </w:r>
      <w:r>
        <w:fldChar w:fldCharType="separate"/>
      </w:r>
      <w:r>
        <w:t xml:space="preserve">Table </w:t>
      </w:r>
      <w:r>
        <w:rPr>
          <w:noProof/>
        </w:rPr>
        <w:t>12</w:t>
      </w:r>
      <w:r>
        <w:fldChar w:fldCharType="end"/>
      </w:r>
      <w:r>
        <w:t xml:space="preserve"> </w:t>
      </w:r>
      <w:r w:rsidRPr="006D6E48">
        <w:t>illustrates a hypothetical case of disproportionate stratified sampling and its correction, using only two of the four strata</w:t>
      </w:r>
      <w:r>
        <w:t>, or</w:t>
      </w:r>
      <w:r w:rsidRPr="006D6E48">
        <w:t xml:space="preserve"> </w:t>
      </w:r>
      <w:r>
        <w:t>regions,</w:t>
      </w:r>
      <w:r w:rsidRPr="006D6E48">
        <w:t xml:space="preserve"> (South and Southeast) for simplification. In this example, suppose </w:t>
      </w:r>
      <w:r>
        <w:t xml:space="preserve">the States in </w:t>
      </w:r>
      <w:r>
        <w:fldChar w:fldCharType="begin"/>
      </w:r>
      <w:r>
        <w:instrText xml:space="preserve"> REF _Ref180655419 \h </w:instrText>
      </w:r>
      <w:r>
        <w:fldChar w:fldCharType="separate"/>
      </w:r>
      <w:r>
        <w:t xml:space="preserve">Table </w:t>
      </w:r>
      <w:r>
        <w:rPr>
          <w:noProof/>
        </w:rPr>
        <w:t>9</w:t>
      </w:r>
      <w:r>
        <w:fldChar w:fldCharType="end"/>
      </w:r>
      <w:r>
        <w:t xml:space="preserve"> ultimately participate in the study as planned. </w:t>
      </w:r>
    </w:p>
    <w:p w14:paraId="0A1B6F3B" w14:textId="77777777" w:rsidR="00BA3A57" w:rsidRDefault="00BA3A57" w:rsidP="00BA3A57">
      <w:pPr>
        <w:pStyle w:val="Caption"/>
        <w:keepNext/>
      </w:pPr>
      <w:bookmarkStart w:id="141" w:name="_Ref180657989"/>
      <w:r>
        <w:t xml:space="preserve">Table </w:t>
      </w:r>
      <w:fldSimple w:instr=" SEQ Table \* ARABIC ">
        <w:r>
          <w:rPr>
            <w:noProof/>
          </w:rPr>
          <w:t>12</w:t>
        </w:r>
      </w:fldSimple>
      <w:bookmarkEnd w:id="141"/>
      <w:r>
        <w:t>. Hypothetical example of bias from disproportionate sampling and its correction</w:t>
      </w:r>
    </w:p>
    <w:tbl>
      <w:tblPr>
        <w:tblStyle w:val="GridTable4-Accent6"/>
        <w:tblW w:w="10044" w:type="dxa"/>
        <w:tblLayout w:type="fixed"/>
        <w:tblCellMar>
          <w:left w:w="0" w:type="dxa"/>
          <w:right w:w="0" w:type="dxa"/>
        </w:tblCellMar>
        <w:tblLook w:val="04A0" w:firstRow="1" w:lastRow="0" w:firstColumn="1" w:lastColumn="0" w:noHBand="0" w:noVBand="1"/>
      </w:tblPr>
      <w:tblGrid>
        <w:gridCol w:w="3240"/>
        <w:gridCol w:w="1206"/>
        <w:gridCol w:w="1494"/>
        <w:gridCol w:w="1098"/>
        <w:gridCol w:w="1602"/>
        <w:gridCol w:w="594"/>
        <w:gridCol w:w="810"/>
      </w:tblGrid>
      <w:tr w:rsidR="00BA3A57" w:rsidRPr="00526192" w14:paraId="3AB15614" w14:textId="77777777" w:rsidTr="00BF72F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40" w:type="dxa"/>
            <w:tcBorders>
              <w:top w:val="nil"/>
              <w:left w:val="nil"/>
              <w:bottom w:val="single" w:sz="4" w:space="0" w:color="7F7F7F" w:themeColor="accent4"/>
              <w:right w:val="single" w:sz="4" w:space="0" w:color="7F7F7F" w:themeColor="accent4"/>
            </w:tcBorders>
            <w:vAlign w:val="center"/>
          </w:tcPr>
          <w:p w14:paraId="5986EB8C" w14:textId="77777777" w:rsidR="00BA3A57" w:rsidRPr="00BC7552" w:rsidRDefault="00BA3A57" w:rsidP="00BF72F0">
            <w:pPr>
              <w:pStyle w:val="Chartheader"/>
              <w:spacing w:before="0"/>
              <w:jc w:val="center"/>
              <w:rPr>
                <w:rFonts w:asciiTheme="minorHAnsi" w:hAnsiTheme="minorHAnsi" w:cstheme="minorHAnsi"/>
                <w:b/>
                <w:bCs w:val="0"/>
                <w:i/>
                <w:iCs/>
                <w:sz w:val="18"/>
                <w:szCs w:val="18"/>
              </w:rPr>
            </w:pPr>
          </w:p>
        </w:tc>
        <w:tc>
          <w:tcPr>
            <w:tcW w:w="2700" w:type="dxa"/>
            <w:gridSpan w:val="2"/>
            <w:tcBorders>
              <w:top w:val="single" w:sz="4" w:space="0" w:color="7F7F7F" w:themeColor="accent4"/>
              <w:left w:val="single" w:sz="4" w:space="0" w:color="7F7F7F" w:themeColor="accent4"/>
              <w:bottom w:val="single" w:sz="4" w:space="0" w:color="7F7F7F" w:themeColor="accent4"/>
              <w:right w:val="single" w:sz="4" w:space="0" w:color="FFFFFF" w:themeColor="background1"/>
            </w:tcBorders>
            <w:shd w:val="clear" w:color="auto" w:fill="001646" w:themeFill="accent1"/>
            <w:vAlign w:val="center"/>
          </w:tcPr>
          <w:p w14:paraId="28072DC8" w14:textId="77777777" w:rsidR="00BA3A57" w:rsidRPr="00B57777" w:rsidRDefault="00BA3A57" w:rsidP="00BF72F0">
            <w:pPr>
              <w:pStyle w:val="Chartheader"/>
              <w:spacing w:befor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57777">
              <w:rPr>
                <w:rFonts w:asciiTheme="minorHAnsi" w:hAnsiTheme="minorHAnsi" w:cstheme="minorHAnsi"/>
                <w:b/>
                <w:bCs w:val="0"/>
                <w:sz w:val="18"/>
                <w:szCs w:val="18"/>
              </w:rPr>
              <w:t>South Stratum</w:t>
            </w:r>
          </w:p>
        </w:tc>
        <w:tc>
          <w:tcPr>
            <w:tcW w:w="2700" w:type="dxa"/>
            <w:gridSpan w:val="2"/>
            <w:tcBorders>
              <w:top w:val="single" w:sz="4" w:space="0" w:color="7F7F7F" w:themeColor="accent4"/>
              <w:left w:val="single" w:sz="4" w:space="0" w:color="FFFFFF" w:themeColor="background1"/>
              <w:bottom w:val="single" w:sz="4" w:space="0" w:color="7F7F7F" w:themeColor="accent4"/>
              <w:right w:val="single" w:sz="4" w:space="0" w:color="FFFFFF" w:themeColor="background1"/>
            </w:tcBorders>
            <w:shd w:val="clear" w:color="auto" w:fill="001646" w:themeFill="accent1"/>
            <w:vAlign w:val="center"/>
          </w:tcPr>
          <w:p w14:paraId="367415EB" w14:textId="77777777" w:rsidR="00BA3A57" w:rsidRPr="00B57777" w:rsidRDefault="00BA3A57" w:rsidP="00BF72F0">
            <w:pPr>
              <w:pStyle w:val="Chartheader"/>
              <w:spacing w:befor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sz w:val="18"/>
                <w:szCs w:val="18"/>
              </w:rPr>
            </w:pPr>
            <w:r w:rsidRPr="00B57777">
              <w:rPr>
                <w:rFonts w:asciiTheme="minorHAnsi" w:hAnsiTheme="minorHAnsi" w:cstheme="minorHAnsi"/>
                <w:b/>
                <w:bCs w:val="0"/>
                <w:sz w:val="18"/>
                <w:szCs w:val="18"/>
              </w:rPr>
              <w:t>Southeast Stratum</w:t>
            </w:r>
          </w:p>
        </w:tc>
        <w:tc>
          <w:tcPr>
            <w:tcW w:w="1404" w:type="dxa"/>
            <w:gridSpan w:val="2"/>
            <w:tcBorders>
              <w:top w:val="single" w:sz="4" w:space="0" w:color="7F7F7F" w:themeColor="accent4"/>
              <w:left w:val="single" w:sz="4" w:space="0" w:color="FFFFFF" w:themeColor="background1"/>
              <w:bottom w:val="single" w:sz="4" w:space="0" w:color="7F7F7F" w:themeColor="accent4"/>
              <w:right w:val="single" w:sz="4" w:space="0" w:color="7F7F7F" w:themeColor="accent4"/>
            </w:tcBorders>
            <w:shd w:val="clear" w:color="auto" w:fill="001646" w:themeFill="accent1"/>
            <w:vAlign w:val="center"/>
          </w:tcPr>
          <w:p w14:paraId="1E799E0F" w14:textId="77777777" w:rsidR="00BA3A57" w:rsidRPr="00B57777" w:rsidRDefault="00BA3A57" w:rsidP="00BF72F0">
            <w:pPr>
              <w:pStyle w:val="Chartheader"/>
              <w:spacing w:befor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sz w:val="18"/>
                <w:szCs w:val="18"/>
              </w:rPr>
            </w:pPr>
            <w:r w:rsidRPr="00B57777">
              <w:rPr>
                <w:rFonts w:asciiTheme="minorHAnsi" w:hAnsiTheme="minorHAnsi" w:cstheme="minorHAnsi"/>
                <w:b/>
                <w:bCs w:val="0"/>
                <w:sz w:val="18"/>
                <w:szCs w:val="18"/>
              </w:rPr>
              <w:t>Overall</w:t>
            </w:r>
          </w:p>
        </w:tc>
      </w:tr>
      <w:tr w:rsidR="00BA3A57" w:rsidRPr="00526192" w14:paraId="0AC48C1A" w14:textId="77777777" w:rsidTr="00BF72F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7F7F7F" w:themeColor="accent4"/>
              <w:left w:val="single" w:sz="4" w:space="0" w:color="7F7F7F" w:themeColor="accent4"/>
              <w:bottom w:val="single" w:sz="4" w:space="0" w:color="7F7F7F" w:themeColor="accent4"/>
              <w:right w:val="single" w:sz="4" w:space="0" w:color="7F7F7F" w:themeColor="accent4"/>
            </w:tcBorders>
            <w:shd w:val="clear" w:color="auto" w:fill="EBF3FA"/>
          </w:tcPr>
          <w:p w14:paraId="404012AF" w14:textId="77777777" w:rsidR="00BA3A57" w:rsidRPr="00EA6944" w:rsidRDefault="00BA3A57" w:rsidP="00BF72F0">
            <w:pPr>
              <w:pStyle w:val="BodyText"/>
              <w:spacing w:before="60" w:after="6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Actual Crashes</w:t>
            </w:r>
          </w:p>
        </w:tc>
        <w:tc>
          <w:tcPr>
            <w:tcW w:w="1206" w:type="dxa"/>
            <w:tcBorders>
              <w:top w:val="single" w:sz="4" w:space="0" w:color="7F7F7F" w:themeColor="accent4"/>
              <w:left w:val="single" w:sz="4" w:space="0" w:color="7F7F7F" w:themeColor="accent4"/>
              <w:bottom w:val="single" w:sz="4" w:space="0" w:color="7F7F7F" w:themeColor="accent4"/>
              <w:right w:val="nil"/>
            </w:tcBorders>
            <w:shd w:val="clear" w:color="auto" w:fill="EBF3FA"/>
          </w:tcPr>
          <w:p w14:paraId="7519A01C" w14:textId="77777777" w:rsidR="00BA3A57" w:rsidRPr="00BC7552" w:rsidRDefault="00BA3A57" w:rsidP="00BF72F0">
            <w:pPr>
              <w:pStyle w:val="BodyText"/>
              <w:spacing w:before="60" w:after="6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State</w:t>
            </w:r>
          </w:p>
        </w:tc>
        <w:tc>
          <w:tcPr>
            <w:tcW w:w="1494" w:type="dxa"/>
            <w:tcBorders>
              <w:top w:val="single" w:sz="4" w:space="0" w:color="7F7F7F" w:themeColor="accent4"/>
              <w:left w:val="nil"/>
              <w:bottom w:val="single" w:sz="4" w:space="0" w:color="7F7F7F" w:themeColor="accent4"/>
              <w:right w:val="single" w:sz="4" w:space="0" w:color="7F7F7F" w:themeColor="accent4"/>
            </w:tcBorders>
            <w:shd w:val="clear" w:color="auto" w:fill="EBF3FA"/>
          </w:tcPr>
          <w:p w14:paraId="73203885" w14:textId="77777777" w:rsidR="00BA3A57" w:rsidRPr="00BC7552" w:rsidRDefault="00BA3A57" w:rsidP="00BF72F0">
            <w:pPr>
              <w:pStyle w:val="BodyText"/>
              <w:spacing w:before="60" w:after="60" w:line="240" w:lineRule="auto"/>
              <w:ind w:left="43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 xml:space="preserve">Qualifying </w:t>
            </w:r>
            <w:r w:rsidRPr="00BC7552">
              <w:rPr>
                <w:rFonts w:asciiTheme="minorHAnsi" w:hAnsiTheme="minorHAnsi" w:cstheme="minorHAnsi"/>
                <w:sz w:val="18"/>
                <w:szCs w:val="18"/>
              </w:rPr>
              <w:br/>
              <w:t>Crashes</w:t>
            </w:r>
          </w:p>
        </w:tc>
        <w:tc>
          <w:tcPr>
            <w:tcW w:w="1098" w:type="dxa"/>
            <w:tcBorders>
              <w:top w:val="single" w:sz="4" w:space="0" w:color="7F7F7F" w:themeColor="accent4"/>
              <w:left w:val="single" w:sz="4" w:space="0" w:color="7F7F7F" w:themeColor="accent4"/>
              <w:bottom w:val="single" w:sz="4" w:space="0" w:color="7F7F7F" w:themeColor="accent4"/>
              <w:right w:val="nil"/>
            </w:tcBorders>
            <w:shd w:val="clear" w:color="auto" w:fill="EBF3FA"/>
          </w:tcPr>
          <w:p w14:paraId="36254B51" w14:textId="77777777" w:rsidR="00BA3A57" w:rsidRPr="00BC7552" w:rsidRDefault="00BA3A57" w:rsidP="00BF72F0">
            <w:pPr>
              <w:pStyle w:val="BodyText"/>
              <w:spacing w:before="60" w:after="6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State</w:t>
            </w:r>
          </w:p>
        </w:tc>
        <w:tc>
          <w:tcPr>
            <w:tcW w:w="1602" w:type="dxa"/>
            <w:tcBorders>
              <w:top w:val="single" w:sz="4" w:space="0" w:color="7F7F7F" w:themeColor="accent4"/>
              <w:left w:val="nil"/>
              <w:bottom w:val="single" w:sz="4" w:space="0" w:color="7F7F7F" w:themeColor="accent4"/>
              <w:right w:val="single" w:sz="4" w:space="0" w:color="7F7F7F" w:themeColor="accent4"/>
            </w:tcBorders>
            <w:shd w:val="clear" w:color="auto" w:fill="EBF3FA"/>
          </w:tcPr>
          <w:p w14:paraId="4FC725C9" w14:textId="77777777" w:rsidR="00BA3A57" w:rsidRPr="00BC7552" w:rsidRDefault="00BA3A57" w:rsidP="00BF72F0">
            <w:pPr>
              <w:pStyle w:val="BodyText"/>
              <w:spacing w:before="60" w:after="60" w:line="240" w:lineRule="auto"/>
              <w:ind w:left="43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 xml:space="preserve">Qualifying </w:t>
            </w:r>
            <w:r w:rsidRPr="00BC7552">
              <w:rPr>
                <w:rFonts w:asciiTheme="minorHAnsi" w:hAnsiTheme="minorHAnsi" w:cstheme="minorHAnsi"/>
                <w:sz w:val="18"/>
                <w:szCs w:val="18"/>
              </w:rPr>
              <w:br/>
              <w:t>Crashes</w:t>
            </w:r>
          </w:p>
        </w:tc>
        <w:tc>
          <w:tcPr>
            <w:tcW w:w="594" w:type="dxa"/>
            <w:tcBorders>
              <w:top w:val="single" w:sz="4" w:space="0" w:color="7F7F7F" w:themeColor="accent4"/>
              <w:left w:val="single" w:sz="4" w:space="0" w:color="7F7F7F" w:themeColor="accent4"/>
              <w:bottom w:val="single" w:sz="4" w:space="0" w:color="7F7F7F" w:themeColor="accent4"/>
              <w:right w:val="nil"/>
            </w:tcBorders>
            <w:shd w:val="clear" w:color="auto" w:fill="EBF3FA"/>
            <w:vAlign w:val="center"/>
          </w:tcPr>
          <w:p w14:paraId="2601752D" w14:textId="77777777" w:rsidR="00BA3A57" w:rsidRPr="00BC7552" w:rsidRDefault="00BA3A57" w:rsidP="00BF72F0">
            <w:pPr>
              <w:pStyle w:val="BodyText"/>
              <w:spacing w:before="60" w:after="60" w:line="24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single" w:sz="4" w:space="0" w:color="7F7F7F" w:themeColor="accent4"/>
              <w:left w:val="nil"/>
              <w:bottom w:val="single" w:sz="4" w:space="0" w:color="7F7F7F" w:themeColor="accent4"/>
              <w:right w:val="single" w:sz="4" w:space="0" w:color="7F7F7F" w:themeColor="accent4"/>
            </w:tcBorders>
            <w:shd w:val="clear" w:color="auto" w:fill="EBF3FA"/>
            <w:vAlign w:val="center"/>
          </w:tcPr>
          <w:p w14:paraId="20F8FB11" w14:textId="77777777" w:rsidR="00BA3A57" w:rsidRPr="00BC7552" w:rsidRDefault="00BA3A57" w:rsidP="00BF72F0">
            <w:pPr>
              <w:pStyle w:val="BodyText"/>
              <w:spacing w:before="60" w:after="6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0F3DE15F"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7F7F7F" w:themeColor="accent4"/>
              <w:left w:val="single" w:sz="4" w:space="0" w:color="7F7F7F" w:themeColor="accent4"/>
              <w:bottom w:val="nil"/>
              <w:right w:val="single" w:sz="4" w:space="0" w:color="7F7F7F" w:themeColor="accent4"/>
            </w:tcBorders>
            <w:vAlign w:val="center"/>
          </w:tcPr>
          <w:p w14:paraId="313F7B84"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single" w:sz="4" w:space="0" w:color="7F7F7F" w:themeColor="accent4"/>
              <w:left w:val="single" w:sz="4" w:space="0" w:color="7F7F7F" w:themeColor="accent4"/>
              <w:bottom w:val="nil"/>
              <w:right w:val="nil"/>
            </w:tcBorders>
            <w:tcMar>
              <w:top w:w="20" w:type="dxa"/>
              <w:bottom w:w="20" w:type="dxa"/>
              <w:right w:w="60" w:type="dxa"/>
            </w:tcMar>
            <w:vAlign w:val="center"/>
          </w:tcPr>
          <w:p w14:paraId="6B724806" w14:textId="77777777" w:rsidR="00BA3A57" w:rsidRPr="00BC7552" w:rsidRDefault="00BA3A57" w:rsidP="00BF72F0">
            <w:pPr>
              <w:pStyle w:val="BodyText"/>
              <w:spacing w:before="20" w:after="2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MS</w:t>
            </w:r>
          </w:p>
        </w:tc>
        <w:tc>
          <w:tcPr>
            <w:tcW w:w="1494" w:type="dxa"/>
            <w:tcBorders>
              <w:top w:val="single" w:sz="4" w:space="0" w:color="7F7F7F" w:themeColor="accent4"/>
              <w:left w:val="nil"/>
              <w:bottom w:val="nil"/>
              <w:right w:val="single" w:sz="4" w:space="0" w:color="7F7F7F" w:themeColor="accent4"/>
            </w:tcBorders>
            <w:tcMar>
              <w:top w:w="20" w:type="dxa"/>
              <w:bottom w:w="20" w:type="dxa"/>
              <w:right w:w="60" w:type="dxa"/>
            </w:tcMar>
            <w:vAlign w:val="center"/>
          </w:tcPr>
          <w:p w14:paraId="1A41FC8D"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160</w:t>
            </w:r>
          </w:p>
        </w:tc>
        <w:tc>
          <w:tcPr>
            <w:tcW w:w="1098" w:type="dxa"/>
            <w:tcBorders>
              <w:top w:val="single" w:sz="4" w:space="0" w:color="7F7F7F" w:themeColor="accent4"/>
              <w:left w:val="single" w:sz="4" w:space="0" w:color="7F7F7F" w:themeColor="accent4"/>
              <w:bottom w:val="nil"/>
              <w:right w:val="nil"/>
            </w:tcBorders>
            <w:tcMar>
              <w:top w:w="20" w:type="dxa"/>
              <w:bottom w:w="20" w:type="dxa"/>
              <w:right w:w="60" w:type="dxa"/>
            </w:tcMar>
            <w:vAlign w:val="center"/>
          </w:tcPr>
          <w:p w14:paraId="70827620" w14:textId="77777777" w:rsidR="00BA3A57" w:rsidRPr="00BC7552" w:rsidRDefault="00BA3A57" w:rsidP="00BF72F0">
            <w:pPr>
              <w:pStyle w:val="BodyText"/>
              <w:spacing w:before="20" w:after="2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SC</w:t>
            </w:r>
          </w:p>
        </w:tc>
        <w:tc>
          <w:tcPr>
            <w:tcW w:w="1602" w:type="dxa"/>
            <w:tcBorders>
              <w:top w:val="single" w:sz="4" w:space="0" w:color="7F7F7F" w:themeColor="accent4"/>
              <w:left w:val="nil"/>
              <w:bottom w:val="nil"/>
              <w:right w:val="single" w:sz="4" w:space="0" w:color="7F7F7F" w:themeColor="accent4"/>
            </w:tcBorders>
            <w:tcMar>
              <w:top w:w="20" w:type="dxa"/>
              <w:bottom w:w="20" w:type="dxa"/>
              <w:right w:w="60" w:type="dxa"/>
            </w:tcMar>
            <w:vAlign w:val="center"/>
          </w:tcPr>
          <w:p w14:paraId="57FA9FB6"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200</w:t>
            </w:r>
          </w:p>
        </w:tc>
        <w:tc>
          <w:tcPr>
            <w:tcW w:w="594" w:type="dxa"/>
            <w:tcBorders>
              <w:top w:val="single" w:sz="4" w:space="0" w:color="7F7F7F" w:themeColor="accent4"/>
              <w:left w:val="single" w:sz="4" w:space="0" w:color="7F7F7F" w:themeColor="accent4"/>
              <w:bottom w:val="nil"/>
              <w:right w:val="nil"/>
            </w:tcBorders>
            <w:tcMar>
              <w:top w:w="20" w:type="dxa"/>
              <w:bottom w:w="20" w:type="dxa"/>
              <w:right w:w="60" w:type="dxa"/>
            </w:tcMar>
            <w:vAlign w:val="center"/>
          </w:tcPr>
          <w:p w14:paraId="44CDED26"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single" w:sz="4" w:space="0" w:color="7F7F7F" w:themeColor="accent4"/>
              <w:left w:val="nil"/>
              <w:bottom w:val="nil"/>
              <w:right w:val="single" w:sz="4" w:space="0" w:color="7F7F7F" w:themeColor="accent4"/>
            </w:tcBorders>
            <w:tcMar>
              <w:top w:w="20" w:type="dxa"/>
              <w:bottom w:w="20" w:type="dxa"/>
              <w:right w:w="60" w:type="dxa"/>
            </w:tcMar>
            <w:vAlign w:val="center"/>
          </w:tcPr>
          <w:p w14:paraId="2B0F9117"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4884E7E6"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shd w:val="clear" w:color="auto" w:fill="F2F2F2" w:themeFill="background1" w:themeFillShade="F2"/>
            <w:vAlign w:val="center"/>
          </w:tcPr>
          <w:p w14:paraId="53FBADF6"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794D95E6" w14:textId="77777777" w:rsidR="00BA3A57" w:rsidRPr="00BC7552" w:rsidRDefault="00BA3A57" w:rsidP="00BF72F0">
            <w:pPr>
              <w:pStyle w:val="BodyText"/>
              <w:spacing w:before="20" w:after="2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TX</w:t>
            </w:r>
          </w:p>
        </w:tc>
        <w:tc>
          <w:tcPr>
            <w:tcW w:w="1494"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307C8919"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1080</w:t>
            </w:r>
          </w:p>
        </w:tc>
        <w:tc>
          <w:tcPr>
            <w:tcW w:w="1098"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34A45754" w14:textId="77777777" w:rsidR="00BA3A57" w:rsidRPr="00BC7552" w:rsidRDefault="00BA3A57" w:rsidP="00BF72F0">
            <w:pPr>
              <w:pStyle w:val="BodyText"/>
              <w:spacing w:before="20" w:after="2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KY</w:t>
            </w:r>
          </w:p>
        </w:tc>
        <w:tc>
          <w:tcPr>
            <w:tcW w:w="1602"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1FB703CA"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190</w:t>
            </w:r>
          </w:p>
        </w:tc>
        <w:tc>
          <w:tcPr>
            <w:tcW w:w="594"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4B1920CB"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1E0BDF5E"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3DED3376"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vAlign w:val="center"/>
          </w:tcPr>
          <w:p w14:paraId="2DC138B9"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tcMar>
              <w:top w:w="20" w:type="dxa"/>
              <w:bottom w:w="20" w:type="dxa"/>
              <w:right w:w="60" w:type="dxa"/>
            </w:tcMar>
            <w:vAlign w:val="center"/>
          </w:tcPr>
          <w:p w14:paraId="68A9E6B3" w14:textId="77777777" w:rsidR="00BA3A57" w:rsidRPr="00BC7552" w:rsidRDefault="00BA3A57" w:rsidP="00BF72F0">
            <w:pPr>
              <w:pStyle w:val="BodyText"/>
              <w:spacing w:before="20" w:after="2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OK</w:t>
            </w:r>
          </w:p>
        </w:tc>
        <w:tc>
          <w:tcPr>
            <w:tcW w:w="1494" w:type="dxa"/>
            <w:tcBorders>
              <w:top w:val="nil"/>
              <w:left w:val="nil"/>
              <w:bottom w:val="nil"/>
              <w:right w:val="single" w:sz="4" w:space="0" w:color="7F7F7F" w:themeColor="accent4"/>
            </w:tcBorders>
            <w:tcMar>
              <w:top w:w="20" w:type="dxa"/>
              <w:bottom w:w="20" w:type="dxa"/>
              <w:right w:w="60" w:type="dxa"/>
            </w:tcMar>
            <w:vAlign w:val="center"/>
          </w:tcPr>
          <w:p w14:paraId="59044488"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160</w:t>
            </w:r>
          </w:p>
        </w:tc>
        <w:tc>
          <w:tcPr>
            <w:tcW w:w="1098" w:type="dxa"/>
            <w:tcBorders>
              <w:top w:val="nil"/>
              <w:left w:val="single" w:sz="4" w:space="0" w:color="7F7F7F" w:themeColor="accent4"/>
              <w:bottom w:val="nil"/>
              <w:right w:val="nil"/>
            </w:tcBorders>
            <w:tcMar>
              <w:top w:w="20" w:type="dxa"/>
              <w:bottom w:w="20" w:type="dxa"/>
              <w:right w:w="60" w:type="dxa"/>
            </w:tcMar>
            <w:vAlign w:val="center"/>
          </w:tcPr>
          <w:p w14:paraId="13C5F7A4" w14:textId="77777777" w:rsidR="00BA3A57" w:rsidRPr="00BC7552" w:rsidRDefault="00BA3A57" w:rsidP="00BF72F0">
            <w:pPr>
              <w:pStyle w:val="BodyText"/>
              <w:spacing w:before="20" w:after="2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VA</w:t>
            </w:r>
          </w:p>
        </w:tc>
        <w:tc>
          <w:tcPr>
            <w:tcW w:w="1602" w:type="dxa"/>
            <w:tcBorders>
              <w:top w:val="nil"/>
              <w:left w:val="nil"/>
              <w:bottom w:val="nil"/>
              <w:right w:val="single" w:sz="4" w:space="0" w:color="7F7F7F" w:themeColor="accent4"/>
            </w:tcBorders>
            <w:tcMar>
              <w:top w:w="20" w:type="dxa"/>
              <w:bottom w:w="20" w:type="dxa"/>
              <w:right w:w="60" w:type="dxa"/>
            </w:tcMar>
            <w:vAlign w:val="center"/>
          </w:tcPr>
          <w:p w14:paraId="2CBA0713"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180</w:t>
            </w:r>
          </w:p>
        </w:tc>
        <w:tc>
          <w:tcPr>
            <w:tcW w:w="594" w:type="dxa"/>
            <w:tcBorders>
              <w:top w:val="nil"/>
              <w:left w:val="single" w:sz="4" w:space="0" w:color="7F7F7F" w:themeColor="accent4"/>
              <w:bottom w:val="nil"/>
              <w:right w:val="nil"/>
            </w:tcBorders>
            <w:tcMar>
              <w:top w:w="20" w:type="dxa"/>
              <w:bottom w:w="20" w:type="dxa"/>
              <w:right w:w="60" w:type="dxa"/>
            </w:tcMar>
            <w:vAlign w:val="center"/>
          </w:tcPr>
          <w:p w14:paraId="77AE3C17"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tcMar>
              <w:top w:w="20" w:type="dxa"/>
              <w:bottom w:w="20" w:type="dxa"/>
              <w:right w:w="60" w:type="dxa"/>
            </w:tcMar>
            <w:vAlign w:val="center"/>
          </w:tcPr>
          <w:p w14:paraId="7244368A"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3F2BFE8E"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shd w:val="clear" w:color="auto" w:fill="F2F2F2" w:themeFill="background1" w:themeFillShade="F2"/>
            <w:vAlign w:val="center"/>
          </w:tcPr>
          <w:p w14:paraId="4FDBFBED"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455C8691" w14:textId="77777777" w:rsidR="00BA3A57" w:rsidRPr="00BC7552" w:rsidRDefault="00BA3A57" w:rsidP="00BF72F0">
            <w:pPr>
              <w:pStyle w:val="BodyText"/>
              <w:spacing w:before="20" w:after="2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AL</w:t>
            </w:r>
          </w:p>
        </w:tc>
        <w:tc>
          <w:tcPr>
            <w:tcW w:w="1494"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09A34FDB"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210</w:t>
            </w:r>
          </w:p>
        </w:tc>
        <w:tc>
          <w:tcPr>
            <w:tcW w:w="1098"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593B3C9B" w14:textId="77777777" w:rsidR="00BA3A57" w:rsidRPr="00BC7552" w:rsidRDefault="00BA3A57" w:rsidP="00BF72F0">
            <w:pPr>
              <w:pStyle w:val="BodyText"/>
              <w:spacing w:before="20" w:after="2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NC</w:t>
            </w:r>
          </w:p>
        </w:tc>
        <w:tc>
          <w:tcPr>
            <w:tcW w:w="1602"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5090DB0D"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240</w:t>
            </w:r>
          </w:p>
        </w:tc>
        <w:tc>
          <w:tcPr>
            <w:tcW w:w="594"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60306C45"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3CB67825"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2A9D1145"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vAlign w:val="center"/>
          </w:tcPr>
          <w:p w14:paraId="15D162A2"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tcMar>
              <w:top w:w="20" w:type="dxa"/>
              <w:bottom w:w="20" w:type="dxa"/>
              <w:right w:w="60" w:type="dxa"/>
            </w:tcMar>
            <w:vAlign w:val="center"/>
          </w:tcPr>
          <w:p w14:paraId="1CC19A8C" w14:textId="77777777" w:rsidR="00BA3A57" w:rsidRPr="00BC7552" w:rsidRDefault="00BA3A57" w:rsidP="00BF72F0">
            <w:pPr>
              <w:pStyle w:val="BodyText"/>
              <w:spacing w:before="20" w:after="2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AR</w:t>
            </w:r>
          </w:p>
        </w:tc>
        <w:tc>
          <w:tcPr>
            <w:tcW w:w="1494" w:type="dxa"/>
            <w:tcBorders>
              <w:top w:val="nil"/>
              <w:left w:val="nil"/>
              <w:bottom w:val="nil"/>
              <w:right w:val="single" w:sz="4" w:space="0" w:color="7F7F7F" w:themeColor="accent4"/>
            </w:tcBorders>
            <w:tcMar>
              <w:top w:w="20" w:type="dxa"/>
              <w:bottom w:w="20" w:type="dxa"/>
              <w:right w:w="60" w:type="dxa"/>
            </w:tcMar>
            <w:vAlign w:val="center"/>
          </w:tcPr>
          <w:p w14:paraId="4A52C174"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160</w:t>
            </w:r>
          </w:p>
        </w:tc>
        <w:tc>
          <w:tcPr>
            <w:tcW w:w="1098" w:type="dxa"/>
            <w:tcBorders>
              <w:top w:val="nil"/>
              <w:left w:val="single" w:sz="4" w:space="0" w:color="7F7F7F" w:themeColor="accent4"/>
              <w:bottom w:val="nil"/>
              <w:right w:val="nil"/>
            </w:tcBorders>
            <w:tcMar>
              <w:top w:w="20" w:type="dxa"/>
              <w:bottom w:w="20" w:type="dxa"/>
              <w:right w:w="60" w:type="dxa"/>
            </w:tcMar>
            <w:vAlign w:val="center"/>
          </w:tcPr>
          <w:p w14:paraId="63D45BC0" w14:textId="77777777" w:rsidR="00BA3A57" w:rsidRPr="00BC7552" w:rsidRDefault="00BA3A57" w:rsidP="00BF72F0">
            <w:pPr>
              <w:pStyle w:val="BodyText"/>
              <w:spacing w:before="20" w:after="2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FL</w:t>
            </w:r>
          </w:p>
        </w:tc>
        <w:tc>
          <w:tcPr>
            <w:tcW w:w="1602" w:type="dxa"/>
            <w:tcBorders>
              <w:top w:val="nil"/>
              <w:left w:val="nil"/>
              <w:bottom w:val="nil"/>
              <w:right w:val="single" w:sz="4" w:space="0" w:color="7F7F7F" w:themeColor="accent4"/>
            </w:tcBorders>
            <w:tcMar>
              <w:top w:w="20" w:type="dxa"/>
              <w:bottom w:w="20" w:type="dxa"/>
              <w:right w:w="60" w:type="dxa"/>
            </w:tcMar>
            <w:vAlign w:val="center"/>
          </w:tcPr>
          <w:p w14:paraId="64D0C212"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510</w:t>
            </w:r>
          </w:p>
        </w:tc>
        <w:tc>
          <w:tcPr>
            <w:tcW w:w="594" w:type="dxa"/>
            <w:tcBorders>
              <w:top w:val="nil"/>
              <w:left w:val="single" w:sz="4" w:space="0" w:color="7F7F7F" w:themeColor="accent4"/>
              <w:bottom w:val="nil"/>
              <w:right w:val="nil"/>
            </w:tcBorders>
            <w:tcMar>
              <w:top w:w="20" w:type="dxa"/>
              <w:bottom w:w="20" w:type="dxa"/>
              <w:right w:w="60" w:type="dxa"/>
            </w:tcMar>
            <w:vAlign w:val="center"/>
          </w:tcPr>
          <w:p w14:paraId="37B206E7"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tcMar>
              <w:top w:w="20" w:type="dxa"/>
              <w:bottom w:w="20" w:type="dxa"/>
              <w:right w:w="60" w:type="dxa"/>
            </w:tcMar>
            <w:vAlign w:val="center"/>
          </w:tcPr>
          <w:p w14:paraId="43BFA801"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6A564208"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shd w:val="clear" w:color="auto" w:fill="F2F2F2" w:themeFill="background1" w:themeFillShade="F2"/>
            <w:vAlign w:val="center"/>
          </w:tcPr>
          <w:p w14:paraId="66AC54E9"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7C426E78" w14:textId="77777777" w:rsidR="00BA3A57" w:rsidRPr="00BC7552" w:rsidRDefault="00BA3A57" w:rsidP="00BF72F0">
            <w:pPr>
              <w:pStyle w:val="BodyText"/>
              <w:spacing w:before="20" w:after="2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LA</w:t>
            </w:r>
          </w:p>
        </w:tc>
        <w:tc>
          <w:tcPr>
            <w:tcW w:w="1494"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1B94ED27"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170</w:t>
            </w:r>
          </w:p>
        </w:tc>
        <w:tc>
          <w:tcPr>
            <w:tcW w:w="1098"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3B5AB8E0" w14:textId="77777777" w:rsidR="00BA3A57" w:rsidRPr="00BC7552" w:rsidRDefault="00BA3A57" w:rsidP="00BF72F0">
            <w:pPr>
              <w:pStyle w:val="BodyText"/>
              <w:spacing w:before="20" w:after="2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GA</w:t>
            </w:r>
          </w:p>
        </w:tc>
        <w:tc>
          <w:tcPr>
            <w:tcW w:w="1602"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22733CB3"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370</w:t>
            </w:r>
          </w:p>
        </w:tc>
        <w:tc>
          <w:tcPr>
            <w:tcW w:w="594"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39EC51E8"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3A0EF192"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78207B6F"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vAlign w:val="center"/>
          </w:tcPr>
          <w:p w14:paraId="0A301E80"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tcMar>
              <w:top w:w="20" w:type="dxa"/>
              <w:bottom w:w="20" w:type="dxa"/>
              <w:right w:w="60" w:type="dxa"/>
            </w:tcMar>
            <w:vAlign w:val="center"/>
          </w:tcPr>
          <w:p w14:paraId="730ED60F" w14:textId="77777777" w:rsidR="00BA3A57" w:rsidRPr="00BC7552" w:rsidRDefault="00BA3A57" w:rsidP="00BF72F0">
            <w:pPr>
              <w:pStyle w:val="BodyText"/>
              <w:spacing w:before="20" w:after="2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nil"/>
              <w:right w:val="single" w:sz="4" w:space="0" w:color="7F7F7F" w:themeColor="accent4"/>
            </w:tcBorders>
            <w:tcMar>
              <w:top w:w="20" w:type="dxa"/>
              <w:bottom w:w="20" w:type="dxa"/>
              <w:right w:w="60" w:type="dxa"/>
            </w:tcMar>
            <w:vAlign w:val="center"/>
          </w:tcPr>
          <w:p w14:paraId="1B36FB2E"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098" w:type="dxa"/>
            <w:tcBorders>
              <w:top w:val="nil"/>
              <w:left w:val="single" w:sz="4" w:space="0" w:color="7F7F7F" w:themeColor="accent4"/>
              <w:bottom w:val="nil"/>
              <w:right w:val="nil"/>
            </w:tcBorders>
            <w:tcMar>
              <w:top w:w="20" w:type="dxa"/>
              <w:bottom w:w="20" w:type="dxa"/>
              <w:right w:w="60" w:type="dxa"/>
            </w:tcMar>
            <w:vAlign w:val="center"/>
          </w:tcPr>
          <w:p w14:paraId="274EE5C2" w14:textId="77777777" w:rsidR="00BA3A57" w:rsidRPr="00BC7552" w:rsidRDefault="00BA3A57" w:rsidP="00BF72F0">
            <w:pPr>
              <w:pStyle w:val="BodyText"/>
              <w:spacing w:before="20" w:after="2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WV</w:t>
            </w:r>
          </w:p>
        </w:tc>
        <w:tc>
          <w:tcPr>
            <w:tcW w:w="1602" w:type="dxa"/>
            <w:tcBorders>
              <w:top w:val="nil"/>
              <w:left w:val="nil"/>
              <w:bottom w:val="nil"/>
              <w:right w:val="single" w:sz="4" w:space="0" w:color="7F7F7F" w:themeColor="accent4"/>
            </w:tcBorders>
            <w:tcMar>
              <w:top w:w="20" w:type="dxa"/>
              <w:bottom w:w="20" w:type="dxa"/>
              <w:right w:w="60" w:type="dxa"/>
            </w:tcMar>
            <w:vAlign w:val="center"/>
          </w:tcPr>
          <w:p w14:paraId="18D11959"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50</w:t>
            </w:r>
          </w:p>
        </w:tc>
        <w:tc>
          <w:tcPr>
            <w:tcW w:w="594" w:type="dxa"/>
            <w:tcBorders>
              <w:top w:val="nil"/>
              <w:left w:val="single" w:sz="4" w:space="0" w:color="7F7F7F" w:themeColor="accent4"/>
              <w:bottom w:val="nil"/>
              <w:right w:val="nil"/>
            </w:tcBorders>
            <w:tcMar>
              <w:top w:w="20" w:type="dxa"/>
              <w:bottom w:w="20" w:type="dxa"/>
              <w:right w:w="60" w:type="dxa"/>
            </w:tcMar>
            <w:vAlign w:val="center"/>
          </w:tcPr>
          <w:p w14:paraId="28C624F4"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tcMar>
              <w:top w:w="20" w:type="dxa"/>
              <w:bottom w:w="20" w:type="dxa"/>
              <w:right w:w="60" w:type="dxa"/>
            </w:tcMar>
            <w:vAlign w:val="center"/>
          </w:tcPr>
          <w:p w14:paraId="54847244"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6DAB4D6B"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single" w:sz="4" w:space="0" w:color="7F7F7F" w:themeColor="accent4"/>
              <w:right w:val="single" w:sz="4" w:space="0" w:color="7F7F7F" w:themeColor="accent4"/>
            </w:tcBorders>
            <w:shd w:val="clear" w:color="auto" w:fill="F2F2F2" w:themeFill="background1" w:themeFillShade="F2"/>
            <w:vAlign w:val="center"/>
          </w:tcPr>
          <w:p w14:paraId="112C3E46"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single" w:sz="4" w:space="0" w:color="7F7F7F" w:themeColor="accent4"/>
              <w:right w:val="nil"/>
            </w:tcBorders>
            <w:shd w:val="clear" w:color="auto" w:fill="F2F2F2" w:themeFill="background1" w:themeFillShade="F2"/>
            <w:tcMar>
              <w:top w:w="20" w:type="dxa"/>
              <w:bottom w:w="20" w:type="dxa"/>
              <w:right w:w="60" w:type="dxa"/>
            </w:tcMar>
            <w:vAlign w:val="center"/>
          </w:tcPr>
          <w:p w14:paraId="695DBB19" w14:textId="77777777" w:rsidR="00BA3A57" w:rsidRPr="00BC7552" w:rsidRDefault="00BA3A57" w:rsidP="00BF72F0">
            <w:pPr>
              <w:pStyle w:val="BodyText"/>
              <w:spacing w:before="20" w:after="2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single" w:sz="4" w:space="0" w:color="7F7F7F" w:themeColor="accent4"/>
              <w:right w:val="single" w:sz="4" w:space="0" w:color="7F7F7F" w:themeColor="accent4"/>
            </w:tcBorders>
            <w:shd w:val="clear" w:color="auto" w:fill="F2F2F2" w:themeFill="background1" w:themeFillShade="F2"/>
            <w:tcMar>
              <w:top w:w="20" w:type="dxa"/>
              <w:bottom w:w="20" w:type="dxa"/>
              <w:right w:w="60" w:type="dxa"/>
            </w:tcMar>
            <w:vAlign w:val="center"/>
          </w:tcPr>
          <w:p w14:paraId="4BDFACB6"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098" w:type="dxa"/>
            <w:tcBorders>
              <w:top w:val="nil"/>
              <w:left w:val="single" w:sz="4" w:space="0" w:color="7F7F7F" w:themeColor="accent4"/>
              <w:bottom w:val="single" w:sz="4" w:space="0" w:color="7F7F7F" w:themeColor="accent4"/>
              <w:right w:val="nil"/>
            </w:tcBorders>
            <w:shd w:val="clear" w:color="auto" w:fill="F2F2F2" w:themeFill="background1" w:themeFillShade="F2"/>
            <w:tcMar>
              <w:top w:w="20" w:type="dxa"/>
              <w:bottom w:w="20" w:type="dxa"/>
              <w:right w:w="60" w:type="dxa"/>
            </w:tcMar>
            <w:vAlign w:val="center"/>
          </w:tcPr>
          <w:p w14:paraId="5EF19AE8" w14:textId="77777777" w:rsidR="00BA3A57" w:rsidRPr="00BC7552" w:rsidRDefault="00BA3A57" w:rsidP="00BF72F0">
            <w:pPr>
              <w:pStyle w:val="BodyText"/>
              <w:spacing w:before="20" w:after="2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TN</w:t>
            </w:r>
          </w:p>
        </w:tc>
        <w:tc>
          <w:tcPr>
            <w:tcW w:w="1602" w:type="dxa"/>
            <w:tcBorders>
              <w:top w:val="nil"/>
              <w:left w:val="nil"/>
              <w:bottom w:val="single" w:sz="4" w:space="0" w:color="7F7F7F" w:themeColor="accent4"/>
              <w:right w:val="single" w:sz="4" w:space="0" w:color="7F7F7F" w:themeColor="accent4"/>
            </w:tcBorders>
            <w:shd w:val="clear" w:color="auto" w:fill="F2F2F2" w:themeFill="background1" w:themeFillShade="F2"/>
            <w:tcMar>
              <w:top w:w="20" w:type="dxa"/>
              <w:bottom w:w="20" w:type="dxa"/>
              <w:right w:w="60" w:type="dxa"/>
            </w:tcMar>
            <w:vAlign w:val="center"/>
          </w:tcPr>
          <w:p w14:paraId="75D0997C"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280</w:t>
            </w:r>
          </w:p>
        </w:tc>
        <w:tc>
          <w:tcPr>
            <w:tcW w:w="594" w:type="dxa"/>
            <w:tcBorders>
              <w:top w:val="nil"/>
              <w:left w:val="single" w:sz="4" w:space="0" w:color="7F7F7F" w:themeColor="accent4"/>
              <w:bottom w:val="single" w:sz="4" w:space="0" w:color="7F7F7F" w:themeColor="accent4"/>
              <w:right w:val="nil"/>
            </w:tcBorders>
            <w:shd w:val="clear" w:color="auto" w:fill="F2F2F2" w:themeFill="background1" w:themeFillShade="F2"/>
            <w:tcMar>
              <w:top w:w="20" w:type="dxa"/>
              <w:bottom w:w="20" w:type="dxa"/>
              <w:right w:w="60" w:type="dxa"/>
            </w:tcMar>
            <w:vAlign w:val="center"/>
          </w:tcPr>
          <w:p w14:paraId="5E9D16C4"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single" w:sz="4" w:space="0" w:color="7F7F7F" w:themeColor="accent4"/>
              <w:right w:val="single" w:sz="4" w:space="0" w:color="7F7F7F" w:themeColor="accent4"/>
            </w:tcBorders>
            <w:shd w:val="clear" w:color="auto" w:fill="F2F2F2" w:themeFill="background1" w:themeFillShade="F2"/>
            <w:tcMar>
              <w:top w:w="20" w:type="dxa"/>
              <w:bottom w:w="20" w:type="dxa"/>
              <w:right w:w="60" w:type="dxa"/>
            </w:tcMar>
            <w:vAlign w:val="center"/>
          </w:tcPr>
          <w:p w14:paraId="4B7F4C9F"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7EFE861E"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7F7F7F" w:themeColor="accent4"/>
              <w:left w:val="single" w:sz="4" w:space="0" w:color="808080" w:themeColor="background2" w:themeShade="80"/>
              <w:bottom w:val="nil"/>
              <w:right w:val="single" w:sz="4" w:space="0" w:color="7F7F7F" w:themeColor="accent4"/>
            </w:tcBorders>
            <w:shd w:val="clear" w:color="auto" w:fill="EBF3FA"/>
            <w:vAlign w:val="center"/>
          </w:tcPr>
          <w:p w14:paraId="5FC60405"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Total</w:t>
            </w:r>
          </w:p>
        </w:tc>
        <w:tc>
          <w:tcPr>
            <w:tcW w:w="1206" w:type="dxa"/>
            <w:tcBorders>
              <w:top w:val="single" w:sz="4" w:space="0" w:color="7F7F7F" w:themeColor="accent4"/>
              <w:left w:val="single" w:sz="4" w:space="0" w:color="7F7F7F" w:themeColor="accent4"/>
              <w:bottom w:val="nil"/>
              <w:right w:val="nil"/>
            </w:tcBorders>
            <w:shd w:val="clear" w:color="auto" w:fill="EBF3FA"/>
            <w:tcMar>
              <w:top w:w="20" w:type="dxa"/>
              <w:bottom w:w="20" w:type="dxa"/>
              <w:right w:w="60" w:type="dxa"/>
            </w:tcMar>
            <w:vAlign w:val="center"/>
          </w:tcPr>
          <w:p w14:paraId="4A952149" w14:textId="77777777" w:rsidR="00BA3A57" w:rsidRPr="00BC7552" w:rsidRDefault="00BA3A57" w:rsidP="00BF72F0">
            <w:pPr>
              <w:pStyle w:val="BodyText"/>
              <w:spacing w:before="20" w:after="2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494" w:type="dxa"/>
            <w:tcBorders>
              <w:top w:val="single" w:sz="4" w:space="0" w:color="7F7F7F" w:themeColor="accent4"/>
              <w:left w:val="nil"/>
              <w:bottom w:val="nil"/>
              <w:right w:val="single" w:sz="4" w:space="0" w:color="7F7F7F" w:themeColor="accent4"/>
            </w:tcBorders>
            <w:shd w:val="clear" w:color="auto" w:fill="EBF3FA"/>
            <w:tcMar>
              <w:top w:w="20" w:type="dxa"/>
              <w:bottom w:w="20" w:type="dxa"/>
              <w:right w:w="60" w:type="dxa"/>
            </w:tcMar>
            <w:vAlign w:val="center"/>
          </w:tcPr>
          <w:p w14:paraId="562AD5D2"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1940</w:t>
            </w:r>
          </w:p>
        </w:tc>
        <w:tc>
          <w:tcPr>
            <w:tcW w:w="1098" w:type="dxa"/>
            <w:tcBorders>
              <w:top w:val="single" w:sz="4" w:space="0" w:color="7F7F7F" w:themeColor="accent4"/>
              <w:left w:val="single" w:sz="4" w:space="0" w:color="7F7F7F" w:themeColor="accent4"/>
              <w:bottom w:val="nil"/>
              <w:right w:val="nil"/>
            </w:tcBorders>
            <w:shd w:val="clear" w:color="auto" w:fill="EBF3FA"/>
            <w:tcMar>
              <w:top w:w="20" w:type="dxa"/>
              <w:bottom w:w="20" w:type="dxa"/>
              <w:right w:w="60" w:type="dxa"/>
            </w:tcMar>
            <w:vAlign w:val="center"/>
          </w:tcPr>
          <w:p w14:paraId="4459AD22" w14:textId="77777777" w:rsidR="00BA3A57" w:rsidRPr="00BC7552" w:rsidRDefault="00BA3A57" w:rsidP="00BF72F0">
            <w:pPr>
              <w:pStyle w:val="BodyText"/>
              <w:spacing w:before="20" w:after="2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602" w:type="dxa"/>
            <w:tcBorders>
              <w:top w:val="single" w:sz="4" w:space="0" w:color="7F7F7F" w:themeColor="accent4"/>
              <w:left w:val="nil"/>
              <w:bottom w:val="nil"/>
              <w:right w:val="single" w:sz="4" w:space="0" w:color="7F7F7F" w:themeColor="accent4"/>
            </w:tcBorders>
            <w:shd w:val="clear" w:color="auto" w:fill="EBF3FA"/>
            <w:tcMar>
              <w:top w:w="20" w:type="dxa"/>
              <w:bottom w:w="20" w:type="dxa"/>
              <w:right w:w="60" w:type="dxa"/>
            </w:tcMar>
            <w:vAlign w:val="center"/>
          </w:tcPr>
          <w:p w14:paraId="3F53D502"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2020</w:t>
            </w:r>
          </w:p>
        </w:tc>
        <w:tc>
          <w:tcPr>
            <w:tcW w:w="594" w:type="dxa"/>
            <w:tcBorders>
              <w:top w:val="single" w:sz="4" w:space="0" w:color="7F7F7F" w:themeColor="accent4"/>
              <w:left w:val="single" w:sz="4" w:space="0" w:color="7F7F7F" w:themeColor="accent4"/>
              <w:bottom w:val="nil"/>
              <w:right w:val="nil"/>
            </w:tcBorders>
            <w:shd w:val="clear" w:color="auto" w:fill="EBF3FA"/>
            <w:tcMar>
              <w:top w:w="20" w:type="dxa"/>
              <w:bottom w:w="20" w:type="dxa"/>
              <w:right w:w="60" w:type="dxa"/>
            </w:tcMar>
            <w:vAlign w:val="center"/>
          </w:tcPr>
          <w:p w14:paraId="0E1F7789" w14:textId="77777777" w:rsidR="00BA3A57" w:rsidRPr="00BC7552" w:rsidRDefault="00BA3A57" w:rsidP="00BF72F0">
            <w:pPr>
              <w:pStyle w:val="BodyText"/>
              <w:spacing w:before="20" w:after="20" w:line="24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3960</w:t>
            </w:r>
          </w:p>
        </w:tc>
        <w:tc>
          <w:tcPr>
            <w:tcW w:w="810" w:type="dxa"/>
            <w:tcBorders>
              <w:top w:val="single" w:sz="4" w:space="0" w:color="7F7F7F" w:themeColor="accent4"/>
              <w:left w:val="nil"/>
              <w:bottom w:val="nil"/>
              <w:right w:val="single" w:sz="4" w:space="0" w:color="7F7F7F" w:themeColor="accent4"/>
            </w:tcBorders>
            <w:shd w:val="clear" w:color="auto" w:fill="EBF3FA"/>
            <w:tcMar>
              <w:top w:w="20" w:type="dxa"/>
              <w:bottom w:w="20" w:type="dxa"/>
              <w:right w:w="60" w:type="dxa"/>
            </w:tcMar>
            <w:vAlign w:val="center"/>
          </w:tcPr>
          <w:p w14:paraId="68397305" w14:textId="77777777" w:rsidR="00BA3A57" w:rsidRPr="00BC7552" w:rsidRDefault="00BA3A57" w:rsidP="00BF72F0">
            <w:pPr>
              <w:pStyle w:val="BodyText"/>
              <w:spacing w:before="20" w:after="20" w:line="24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6B95A14D"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808080" w:themeColor="background2" w:themeShade="80"/>
              <w:bottom w:val="nil"/>
              <w:right w:val="single" w:sz="4" w:space="0" w:color="7F7F7F" w:themeColor="accent4"/>
            </w:tcBorders>
            <w:shd w:val="clear" w:color="auto" w:fill="FFFFFF" w:themeFill="background1"/>
            <w:vAlign w:val="center"/>
          </w:tcPr>
          <w:p w14:paraId="056C1E0B"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Proportion of Crashes</w:t>
            </w:r>
          </w:p>
        </w:tc>
        <w:tc>
          <w:tcPr>
            <w:tcW w:w="1206" w:type="dxa"/>
            <w:tcBorders>
              <w:top w:val="nil"/>
              <w:left w:val="single" w:sz="4" w:space="0" w:color="7F7F7F" w:themeColor="accent4"/>
              <w:bottom w:val="nil"/>
              <w:right w:val="nil"/>
            </w:tcBorders>
            <w:shd w:val="clear" w:color="auto" w:fill="FFFFFF" w:themeFill="background1"/>
            <w:tcMar>
              <w:top w:w="20" w:type="dxa"/>
              <w:bottom w:w="20" w:type="dxa"/>
              <w:right w:w="60" w:type="dxa"/>
            </w:tcMar>
            <w:vAlign w:val="center"/>
          </w:tcPr>
          <w:p w14:paraId="1FC94A44" w14:textId="77777777" w:rsidR="00BA3A57" w:rsidRPr="00BC7552" w:rsidRDefault="00BA3A57" w:rsidP="00BF72F0">
            <w:pPr>
              <w:pStyle w:val="BodyText"/>
              <w:spacing w:before="20" w:after="2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nil"/>
              <w:right w:val="single" w:sz="4" w:space="0" w:color="7F7F7F" w:themeColor="accent4"/>
            </w:tcBorders>
            <w:shd w:val="clear" w:color="auto" w:fill="FFFFFF" w:themeFill="background1"/>
            <w:tcMar>
              <w:top w:w="20" w:type="dxa"/>
              <w:bottom w:w="20" w:type="dxa"/>
              <w:right w:w="60" w:type="dxa"/>
            </w:tcMar>
            <w:vAlign w:val="center"/>
          </w:tcPr>
          <w:p w14:paraId="0832C402"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49%</w:t>
            </w:r>
          </w:p>
        </w:tc>
        <w:tc>
          <w:tcPr>
            <w:tcW w:w="1098" w:type="dxa"/>
            <w:tcBorders>
              <w:top w:val="nil"/>
              <w:left w:val="single" w:sz="4" w:space="0" w:color="7F7F7F" w:themeColor="accent4"/>
              <w:bottom w:val="nil"/>
              <w:right w:val="nil"/>
            </w:tcBorders>
            <w:shd w:val="clear" w:color="auto" w:fill="FFFFFF" w:themeFill="background1"/>
            <w:tcMar>
              <w:top w:w="20" w:type="dxa"/>
              <w:bottom w:w="20" w:type="dxa"/>
              <w:right w:w="60" w:type="dxa"/>
            </w:tcMar>
            <w:vAlign w:val="center"/>
          </w:tcPr>
          <w:p w14:paraId="1E964823" w14:textId="77777777" w:rsidR="00BA3A57" w:rsidRPr="00BC7552" w:rsidRDefault="00BA3A57" w:rsidP="00BF72F0">
            <w:pPr>
              <w:pStyle w:val="BodyText"/>
              <w:spacing w:before="20" w:after="2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602" w:type="dxa"/>
            <w:tcBorders>
              <w:top w:val="nil"/>
              <w:left w:val="nil"/>
              <w:bottom w:val="nil"/>
              <w:right w:val="single" w:sz="4" w:space="0" w:color="7F7F7F" w:themeColor="accent4"/>
            </w:tcBorders>
            <w:shd w:val="clear" w:color="auto" w:fill="FFFFFF" w:themeFill="background1"/>
            <w:tcMar>
              <w:top w:w="20" w:type="dxa"/>
              <w:bottom w:w="20" w:type="dxa"/>
              <w:right w:w="60" w:type="dxa"/>
            </w:tcMar>
            <w:vAlign w:val="center"/>
          </w:tcPr>
          <w:p w14:paraId="065A1E2A"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51%</w:t>
            </w:r>
          </w:p>
        </w:tc>
        <w:tc>
          <w:tcPr>
            <w:tcW w:w="594" w:type="dxa"/>
            <w:tcBorders>
              <w:top w:val="nil"/>
              <w:left w:val="single" w:sz="4" w:space="0" w:color="7F7F7F" w:themeColor="accent4"/>
              <w:bottom w:val="nil"/>
              <w:right w:val="nil"/>
            </w:tcBorders>
            <w:shd w:val="clear" w:color="auto" w:fill="FFFFFF" w:themeFill="background1"/>
            <w:tcMar>
              <w:top w:w="20" w:type="dxa"/>
              <w:bottom w:w="20" w:type="dxa"/>
              <w:right w:w="60" w:type="dxa"/>
            </w:tcMar>
            <w:vAlign w:val="center"/>
          </w:tcPr>
          <w:p w14:paraId="4A43F49E"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FFFFF" w:themeFill="background1"/>
            <w:tcMar>
              <w:top w:w="20" w:type="dxa"/>
              <w:bottom w:w="20" w:type="dxa"/>
              <w:right w:w="60" w:type="dxa"/>
            </w:tcMar>
            <w:vAlign w:val="center"/>
          </w:tcPr>
          <w:p w14:paraId="2C0C368E"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6EC0453F"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808080" w:themeColor="background2" w:themeShade="80"/>
              <w:bottom w:val="nil"/>
              <w:right w:val="single" w:sz="4" w:space="0" w:color="7F7F7F" w:themeColor="accent4"/>
            </w:tcBorders>
            <w:shd w:val="clear" w:color="auto" w:fill="F2F2F2" w:themeFill="background1" w:themeFillShade="F2"/>
            <w:vAlign w:val="center"/>
          </w:tcPr>
          <w:p w14:paraId="6659FE42"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 xml:space="preserve">Rate of </w:t>
            </w:r>
            <w:r>
              <w:rPr>
                <w:rFonts w:asciiTheme="minorHAnsi" w:hAnsiTheme="minorHAnsi" w:cstheme="minorHAnsi"/>
                <w:iCs/>
                <w:sz w:val="18"/>
                <w:szCs w:val="18"/>
              </w:rPr>
              <w:t>Condition</w:t>
            </w:r>
            <w:r w:rsidRPr="00EA6944">
              <w:rPr>
                <w:rFonts w:asciiTheme="minorHAnsi" w:hAnsiTheme="minorHAnsi" w:cstheme="minorHAnsi"/>
                <w:iCs/>
                <w:sz w:val="18"/>
                <w:szCs w:val="18"/>
              </w:rPr>
              <w:t xml:space="preserve"> (an unknown)</w:t>
            </w:r>
          </w:p>
        </w:tc>
        <w:tc>
          <w:tcPr>
            <w:tcW w:w="1206"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257C0A69" w14:textId="77777777" w:rsidR="00BA3A57" w:rsidRPr="00BC7552" w:rsidRDefault="00BA3A57" w:rsidP="00BF72F0">
            <w:pPr>
              <w:pStyle w:val="BodyText"/>
              <w:spacing w:before="20" w:after="2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22A82F38"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60%</w:t>
            </w:r>
          </w:p>
        </w:tc>
        <w:tc>
          <w:tcPr>
            <w:tcW w:w="1098"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29283F5A" w14:textId="77777777" w:rsidR="00BA3A57" w:rsidRPr="00BC7552" w:rsidRDefault="00BA3A57" w:rsidP="00BF72F0">
            <w:pPr>
              <w:pStyle w:val="BodyText"/>
              <w:spacing w:before="20" w:after="2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602"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08132888" w14:textId="77777777" w:rsidR="00BA3A57" w:rsidRPr="00BC7552" w:rsidRDefault="00BA3A57" w:rsidP="00BF72F0">
            <w:pPr>
              <w:pStyle w:val="BodyText"/>
              <w:spacing w:before="20" w:after="2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40%</w:t>
            </w:r>
          </w:p>
        </w:tc>
        <w:tc>
          <w:tcPr>
            <w:tcW w:w="594"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vAlign w:val="center"/>
          </w:tcPr>
          <w:p w14:paraId="62068BCC"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vAlign w:val="center"/>
          </w:tcPr>
          <w:p w14:paraId="302DF943" w14:textId="77777777" w:rsidR="00BA3A57" w:rsidRPr="00BC7552" w:rsidRDefault="00BA3A57" w:rsidP="00BF72F0">
            <w:pPr>
              <w:pStyle w:val="BodyText"/>
              <w:spacing w:before="20" w:after="2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41F2D249"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808080" w:themeColor="background2" w:themeShade="80"/>
              <w:bottom w:val="single" w:sz="4" w:space="0" w:color="7F7F7F" w:themeColor="accent4"/>
              <w:right w:val="single" w:sz="4" w:space="0" w:color="7F7F7F" w:themeColor="accent4"/>
            </w:tcBorders>
            <w:shd w:val="clear" w:color="auto" w:fill="FFFFFF" w:themeFill="background1"/>
            <w:vAlign w:val="center"/>
          </w:tcPr>
          <w:p w14:paraId="612D6DC8"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 xml:space="preserve">Frequency of </w:t>
            </w:r>
            <w:r>
              <w:rPr>
                <w:rFonts w:asciiTheme="minorHAnsi" w:hAnsiTheme="minorHAnsi" w:cstheme="minorHAnsi"/>
                <w:iCs/>
                <w:sz w:val="18"/>
                <w:szCs w:val="18"/>
              </w:rPr>
              <w:t>Condition</w:t>
            </w:r>
            <w:r w:rsidRPr="00EA6944">
              <w:rPr>
                <w:rFonts w:asciiTheme="minorHAnsi" w:hAnsiTheme="minorHAnsi" w:cstheme="minorHAnsi"/>
                <w:iCs/>
                <w:sz w:val="18"/>
                <w:szCs w:val="18"/>
              </w:rPr>
              <w:t xml:space="preserve"> </w:t>
            </w:r>
            <w:r>
              <w:rPr>
                <w:rFonts w:asciiTheme="minorHAnsi" w:hAnsiTheme="minorHAnsi" w:cstheme="minorHAnsi"/>
                <w:iCs/>
                <w:sz w:val="18"/>
                <w:szCs w:val="18"/>
              </w:rPr>
              <w:br/>
            </w:r>
            <w:r w:rsidRPr="00EA6944">
              <w:rPr>
                <w:rFonts w:asciiTheme="minorHAnsi" w:hAnsiTheme="minorHAnsi" w:cstheme="minorHAnsi"/>
                <w:iCs/>
                <w:sz w:val="18"/>
                <w:szCs w:val="18"/>
              </w:rPr>
              <w:t>(an unknown)</w:t>
            </w:r>
          </w:p>
        </w:tc>
        <w:tc>
          <w:tcPr>
            <w:tcW w:w="1206" w:type="dxa"/>
            <w:tcBorders>
              <w:top w:val="nil"/>
              <w:left w:val="single" w:sz="4" w:space="0" w:color="7F7F7F" w:themeColor="accent4"/>
              <w:bottom w:val="single" w:sz="4" w:space="0" w:color="7F7F7F" w:themeColor="accent4"/>
              <w:right w:val="nil"/>
            </w:tcBorders>
            <w:shd w:val="clear" w:color="auto" w:fill="FFFFFF" w:themeFill="background1"/>
            <w:tcMar>
              <w:top w:w="20" w:type="dxa"/>
              <w:bottom w:w="20" w:type="dxa"/>
              <w:right w:w="60" w:type="dxa"/>
            </w:tcMar>
            <w:vAlign w:val="center"/>
          </w:tcPr>
          <w:p w14:paraId="26D98114" w14:textId="77777777" w:rsidR="00BA3A57" w:rsidRPr="00BC7552" w:rsidRDefault="00BA3A57" w:rsidP="00BF72F0">
            <w:pPr>
              <w:pStyle w:val="BodyText"/>
              <w:spacing w:before="20" w:after="2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single" w:sz="4" w:space="0" w:color="7F7F7F" w:themeColor="accent4"/>
              <w:right w:val="single" w:sz="4" w:space="0" w:color="7F7F7F" w:themeColor="accent4"/>
            </w:tcBorders>
            <w:shd w:val="clear" w:color="auto" w:fill="FFFFFF" w:themeFill="background1"/>
            <w:tcMar>
              <w:top w:w="20" w:type="dxa"/>
              <w:bottom w:w="20" w:type="dxa"/>
              <w:right w:w="60" w:type="dxa"/>
            </w:tcMar>
            <w:vAlign w:val="center"/>
          </w:tcPr>
          <w:p w14:paraId="01399391"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1164</w:t>
            </w:r>
          </w:p>
        </w:tc>
        <w:tc>
          <w:tcPr>
            <w:tcW w:w="1098" w:type="dxa"/>
            <w:tcBorders>
              <w:top w:val="nil"/>
              <w:left w:val="single" w:sz="4" w:space="0" w:color="7F7F7F" w:themeColor="accent4"/>
              <w:bottom w:val="single" w:sz="4" w:space="0" w:color="7F7F7F" w:themeColor="accent4"/>
              <w:right w:val="nil"/>
            </w:tcBorders>
            <w:shd w:val="clear" w:color="auto" w:fill="FFFFFF" w:themeFill="background1"/>
            <w:tcMar>
              <w:top w:w="20" w:type="dxa"/>
              <w:bottom w:w="20" w:type="dxa"/>
              <w:right w:w="60" w:type="dxa"/>
            </w:tcMar>
            <w:vAlign w:val="center"/>
          </w:tcPr>
          <w:p w14:paraId="18DED71A" w14:textId="77777777" w:rsidR="00BA3A57" w:rsidRPr="00BC7552" w:rsidRDefault="00BA3A57" w:rsidP="00BF72F0">
            <w:pPr>
              <w:pStyle w:val="BodyText"/>
              <w:spacing w:before="20" w:after="2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602" w:type="dxa"/>
            <w:tcBorders>
              <w:top w:val="nil"/>
              <w:left w:val="nil"/>
              <w:bottom w:val="single" w:sz="4" w:space="0" w:color="7F7F7F" w:themeColor="accent4"/>
              <w:right w:val="single" w:sz="4" w:space="0" w:color="7F7F7F" w:themeColor="accent4"/>
            </w:tcBorders>
            <w:shd w:val="clear" w:color="auto" w:fill="FFFFFF" w:themeFill="background1"/>
            <w:tcMar>
              <w:top w:w="20" w:type="dxa"/>
              <w:bottom w:w="20" w:type="dxa"/>
              <w:right w:w="60" w:type="dxa"/>
            </w:tcMar>
            <w:vAlign w:val="center"/>
          </w:tcPr>
          <w:p w14:paraId="37EEC77B" w14:textId="77777777" w:rsidR="00BA3A57" w:rsidRPr="00BC7552" w:rsidRDefault="00BA3A57" w:rsidP="00BF72F0">
            <w:pPr>
              <w:pStyle w:val="BodyText"/>
              <w:spacing w:before="20" w:after="2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808</w:t>
            </w:r>
          </w:p>
        </w:tc>
        <w:tc>
          <w:tcPr>
            <w:tcW w:w="594" w:type="dxa"/>
            <w:tcBorders>
              <w:top w:val="nil"/>
              <w:left w:val="single" w:sz="4" w:space="0" w:color="7F7F7F" w:themeColor="accent4"/>
              <w:bottom w:val="single" w:sz="4" w:space="0" w:color="7F7F7F" w:themeColor="accent4"/>
              <w:right w:val="nil"/>
            </w:tcBorders>
            <w:shd w:val="clear" w:color="auto" w:fill="FFFFFF" w:themeFill="background1"/>
            <w:tcMar>
              <w:top w:w="20" w:type="dxa"/>
              <w:bottom w:w="20" w:type="dxa"/>
              <w:right w:w="60" w:type="dxa"/>
            </w:tcMar>
            <w:vAlign w:val="center"/>
          </w:tcPr>
          <w:p w14:paraId="5E678027"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1972</w:t>
            </w:r>
          </w:p>
        </w:tc>
        <w:tc>
          <w:tcPr>
            <w:tcW w:w="810" w:type="dxa"/>
            <w:tcBorders>
              <w:top w:val="nil"/>
              <w:left w:val="nil"/>
              <w:bottom w:val="single" w:sz="4" w:space="0" w:color="7F7F7F" w:themeColor="accent4"/>
              <w:right w:val="single" w:sz="4" w:space="0" w:color="7F7F7F" w:themeColor="accent4"/>
            </w:tcBorders>
            <w:shd w:val="clear" w:color="auto" w:fill="FFFFFF" w:themeFill="background1"/>
            <w:tcMar>
              <w:top w:w="20" w:type="dxa"/>
              <w:bottom w:w="20" w:type="dxa"/>
              <w:right w:w="60" w:type="dxa"/>
            </w:tcMar>
            <w:vAlign w:val="center"/>
          </w:tcPr>
          <w:p w14:paraId="43AC3ED2" w14:textId="77777777" w:rsidR="00BA3A57" w:rsidRPr="00BC7552" w:rsidRDefault="00BA3A57" w:rsidP="00BF72F0">
            <w:pPr>
              <w:pStyle w:val="BodyText"/>
              <w:spacing w:before="20" w:after="2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49.80%</w:t>
            </w:r>
          </w:p>
        </w:tc>
      </w:tr>
      <w:tr w:rsidR="00BA3A57" w:rsidRPr="00526192" w14:paraId="044E64D3" w14:textId="77777777" w:rsidTr="00BF72F0">
        <w:trPr>
          <w:trHeight w:val="480"/>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7F7F7F" w:themeColor="accent4"/>
              <w:left w:val="single" w:sz="4" w:space="0" w:color="7F7F7F" w:themeColor="accent4"/>
              <w:bottom w:val="single" w:sz="4" w:space="0" w:color="7F7F7F" w:themeColor="accent4"/>
              <w:right w:val="single" w:sz="4" w:space="0" w:color="7F7F7F" w:themeColor="accent4"/>
            </w:tcBorders>
            <w:shd w:val="clear" w:color="auto" w:fill="EBF3FA"/>
          </w:tcPr>
          <w:p w14:paraId="1B7A05C0" w14:textId="77777777" w:rsidR="00BA3A57" w:rsidRPr="00EA6944" w:rsidRDefault="00BA3A57" w:rsidP="00BF72F0">
            <w:pPr>
              <w:pStyle w:val="BodyText"/>
              <w:spacing w:before="60" w:after="6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Sampled Crashes</w:t>
            </w:r>
          </w:p>
        </w:tc>
        <w:tc>
          <w:tcPr>
            <w:tcW w:w="1206" w:type="dxa"/>
            <w:tcBorders>
              <w:top w:val="nil"/>
              <w:left w:val="single" w:sz="4" w:space="0" w:color="7F7F7F" w:themeColor="accent4"/>
              <w:bottom w:val="single" w:sz="4" w:space="0" w:color="7F7F7F" w:themeColor="accent4"/>
              <w:right w:val="nil"/>
            </w:tcBorders>
            <w:shd w:val="clear" w:color="auto" w:fill="EBF3FA"/>
          </w:tcPr>
          <w:p w14:paraId="333B5850" w14:textId="77777777" w:rsidR="00BA3A57" w:rsidRPr="00BC7552" w:rsidRDefault="00BA3A57" w:rsidP="00BF72F0">
            <w:pPr>
              <w:pStyle w:val="BodyText"/>
              <w:spacing w:before="60" w:after="6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 xml:space="preserve">Recruited </w:t>
            </w:r>
            <w:r w:rsidRPr="00BC7552">
              <w:rPr>
                <w:rFonts w:asciiTheme="minorHAnsi" w:hAnsiTheme="minorHAnsi" w:cstheme="minorHAnsi"/>
                <w:sz w:val="18"/>
                <w:szCs w:val="18"/>
              </w:rPr>
              <w:br/>
              <w:t>State</w:t>
            </w:r>
          </w:p>
        </w:tc>
        <w:tc>
          <w:tcPr>
            <w:tcW w:w="1494" w:type="dxa"/>
            <w:tcBorders>
              <w:top w:val="nil"/>
              <w:left w:val="nil"/>
              <w:bottom w:val="single" w:sz="4" w:space="0" w:color="7F7F7F" w:themeColor="accent4"/>
              <w:right w:val="single" w:sz="4" w:space="0" w:color="7F7F7F" w:themeColor="accent4"/>
            </w:tcBorders>
            <w:shd w:val="clear" w:color="auto" w:fill="EBF3FA"/>
          </w:tcPr>
          <w:p w14:paraId="06B7CC6F" w14:textId="77777777" w:rsidR="00BA3A57" w:rsidRPr="00BC7552" w:rsidRDefault="00BA3A57" w:rsidP="00BF72F0">
            <w:pPr>
              <w:pStyle w:val="BodyText"/>
              <w:spacing w:before="60" w:after="60" w:line="240" w:lineRule="auto"/>
              <w:ind w:left="43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 xml:space="preserve">Investigated Qualifying </w:t>
            </w:r>
            <w:r w:rsidRPr="00BC7552">
              <w:rPr>
                <w:rFonts w:asciiTheme="minorHAnsi" w:hAnsiTheme="minorHAnsi" w:cstheme="minorHAnsi"/>
                <w:sz w:val="18"/>
                <w:szCs w:val="18"/>
              </w:rPr>
              <w:br/>
              <w:t>Crashes</w:t>
            </w:r>
          </w:p>
        </w:tc>
        <w:tc>
          <w:tcPr>
            <w:tcW w:w="1098" w:type="dxa"/>
            <w:tcBorders>
              <w:top w:val="single" w:sz="4" w:space="0" w:color="7F7F7F" w:themeColor="accent4"/>
              <w:left w:val="single" w:sz="4" w:space="0" w:color="7F7F7F" w:themeColor="accent4"/>
              <w:bottom w:val="single" w:sz="4" w:space="0" w:color="7F7F7F" w:themeColor="accent4"/>
              <w:right w:val="nil"/>
            </w:tcBorders>
            <w:shd w:val="clear" w:color="auto" w:fill="EBF3FA"/>
          </w:tcPr>
          <w:p w14:paraId="542A69DB" w14:textId="77777777" w:rsidR="00BA3A57" w:rsidRPr="00BC7552" w:rsidRDefault="00BA3A57" w:rsidP="00BF72F0">
            <w:pPr>
              <w:pStyle w:val="BodyText"/>
              <w:spacing w:before="60" w:after="6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 xml:space="preserve">Recruited </w:t>
            </w:r>
            <w:r w:rsidRPr="00BC7552">
              <w:rPr>
                <w:rFonts w:asciiTheme="minorHAnsi" w:hAnsiTheme="minorHAnsi" w:cstheme="minorHAnsi"/>
                <w:sz w:val="18"/>
                <w:szCs w:val="18"/>
              </w:rPr>
              <w:br/>
              <w:t>State</w:t>
            </w:r>
          </w:p>
        </w:tc>
        <w:tc>
          <w:tcPr>
            <w:tcW w:w="1602" w:type="dxa"/>
            <w:tcBorders>
              <w:top w:val="single" w:sz="4" w:space="0" w:color="7F7F7F" w:themeColor="accent4"/>
              <w:left w:val="nil"/>
              <w:bottom w:val="single" w:sz="4" w:space="0" w:color="7F7F7F" w:themeColor="accent4"/>
              <w:right w:val="single" w:sz="4" w:space="0" w:color="7F7F7F" w:themeColor="accent4"/>
            </w:tcBorders>
            <w:shd w:val="clear" w:color="auto" w:fill="EBF3FA"/>
          </w:tcPr>
          <w:p w14:paraId="7A2BE4DA" w14:textId="77777777" w:rsidR="00BA3A57" w:rsidRPr="00BC7552" w:rsidRDefault="00BA3A57" w:rsidP="00BF72F0">
            <w:pPr>
              <w:pStyle w:val="BodyText"/>
              <w:spacing w:before="60" w:after="60" w:line="240" w:lineRule="auto"/>
              <w:ind w:left="432" w:right="14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Investigated</w:t>
            </w:r>
            <w:r>
              <w:rPr>
                <w:rFonts w:asciiTheme="minorHAnsi" w:hAnsiTheme="minorHAnsi" w:cstheme="minorHAnsi"/>
                <w:sz w:val="18"/>
                <w:szCs w:val="18"/>
              </w:rPr>
              <w:br/>
            </w:r>
            <w:r w:rsidRPr="00BC7552">
              <w:rPr>
                <w:rFonts w:asciiTheme="minorHAnsi" w:hAnsiTheme="minorHAnsi" w:cstheme="minorHAnsi"/>
                <w:sz w:val="18"/>
                <w:szCs w:val="18"/>
              </w:rPr>
              <w:t xml:space="preserve">Qualifying </w:t>
            </w:r>
            <w:r w:rsidRPr="00BC7552">
              <w:rPr>
                <w:rFonts w:asciiTheme="minorHAnsi" w:hAnsiTheme="minorHAnsi" w:cstheme="minorHAnsi"/>
                <w:sz w:val="18"/>
                <w:szCs w:val="18"/>
              </w:rPr>
              <w:br/>
              <w:t>Crashes</w:t>
            </w:r>
          </w:p>
        </w:tc>
        <w:tc>
          <w:tcPr>
            <w:tcW w:w="594" w:type="dxa"/>
            <w:tcBorders>
              <w:top w:val="single" w:sz="4" w:space="0" w:color="7F7F7F" w:themeColor="accent4"/>
              <w:left w:val="single" w:sz="4" w:space="0" w:color="7F7F7F" w:themeColor="accent4"/>
              <w:bottom w:val="single" w:sz="4" w:space="0" w:color="7F7F7F" w:themeColor="accent4"/>
              <w:right w:val="nil"/>
            </w:tcBorders>
            <w:shd w:val="clear" w:color="auto" w:fill="EBF3FA"/>
            <w:vAlign w:val="center"/>
          </w:tcPr>
          <w:p w14:paraId="00F7676D" w14:textId="77777777" w:rsidR="00BA3A57" w:rsidRPr="00BC7552" w:rsidRDefault="00BA3A57" w:rsidP="00BF72F0">
            <w:pPr>
              <w:pStyle w:val="BodyText"/>
              <w:spacing w:before="60" w:after="6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single" w:sz="4" w:space="0" w:color="7F7F7F" w:themeColor="accent4"/>
              <w:left w:val="nil"/>
              <w:bottom w:val="single" w:sz="4" w:space="0" w:color="7F7F7F" w:themeColor="accent4"/>
              <w:right w:val="single" w:sz="4" w:space="0" w:color="7F7F7F" w:themeColor="accent4"/>
            </w:tcBorders>
            <w:shd w:val="clear" w:color="auto" w:fill="EBF3FA"/>
            <w:vAlign w:val="center"/>
          </w:tcPr>
          <w:p w14:paraId="2E476730" w14:textId="77777777" w:rsidR="00BA3A57" w:rsidRPr="00BC7552" w:rsidRDefault="00BA3A57" w:rsidP="00BF72F0">
            <w:pPr>
              <w:pStyle w:val="BodyText"/>
              <w:spacing w:before="60" w:after="6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5C90CA35"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7F7F7F" w:themeColor="accent4"/>
              <w:left w:val="single" w:sz="4" w:space="0" w:color="7F7F7F" w:themeColor="accent4"/>
              <w:bottom w:val="nil"/>
              <w:right w:val="single" w:sz="4" w:space="0" w:color="7F7F7F" w:themeColor="accent4"/>
            </w:tcBorders>
            <w:shd w:val="clear" w:color="auto" w:fill="FFFFFF" w:themeFill="background1"/>
            <w:vAlign w:val="center"/>
          </w:tcPr>
          <w:p w14:paraId="4E7E9D19"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single" w:sz="4" w:space="0" w:color="7F7F7F" w:themeColor="accent4"/>
              <w:left w:val="single" w:sz="4" w:space="0" w:color="7F7F7F" w:themeColor="accent4"/>
              <w:bottom w:val="nil"/>
              <w:right w:val="nil"/>
            </w:tcBorders>
            <w:shd w:val="clear" w:color="auto" w:fill="FFFFFF" w:themeFill="background1"/>
            <w:tcMar>
              <w:top w:w="20" w:type="dxa"/>
              <w:bottom w:w="20" w:type="dxa"/>
              <w:right w:w="60" w:type="dxa"/>
            </w:tcMar>
          </w:tcPr>
          <w:p w14:paraId="6A5DB13E" w14:textId="77777777" w:rsidR="00BA3A57" w:rsidRPr="00BC7552" w:rsidRDefault="00BA3A57" w:rsidP="00BF72F0">
            <w:pPr>
              <w:pStyle w:val="BodyText"/>
              <w:spacing w:before="0" w:after="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MS</w:t>
            </w:r>
          </w:p>
        </w:tc>
        <w:tc>
          <w:tcPr>
            <w:tcW w:w="1494" w:type="dxa"/>
            <w:tcBorders>
              <w:top w:val="single" w:sz="4" w:space="0" w:color="7F7F7F" w:themeColor="accent4"/>
              <w:left w:val="nil"/>
              <w:bottom w:val="nil"/>
              <w:right w:val="single" w:sz="4" w:space="0" w:color="7F7F7F" w:themeColor="accent4"/>
            </w:tcBorders>
            <w:shd w:val="clear" w:color="auto" w:fill="FFFFFF" w:themeFill="background1"/>
            <w:tcMar>
              <w:top w:w="20" w:type="dxa"/>
              <w:bottom w:w="20" w:type="dxa"/>
              <w:right w:w="60" w:type="dxa"/>
            </w:tcMar>
          </w:tcPr>
          <w:p w14:paraId="276581EC"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90</w:t>
            </w:r>
          </w:p>
        </w:tc>
        <w:tc>
          <w:tcPr>
            <w:tcW w:w="1098" w:type="dxa"/>
            <w:tcBorders>
              <w:top w:val="single" w:sz="4" w:space="0" w:color="7F7F7F" w:themeColor="accent4"/>
              <w:left w:val="single" w:sz="4" w:space="0" w:color="7F7F7F" w:themeColor="accent4"/>
              <w:bottom w:val="nil"/>
              <w:right w:val="nil"/>
            </w:tcBorders>
            <w:shd w:val="clear" w:color="auto" w:fill="FFFFFF" w:themeFill="background1"/>
            <w:tcMar>
              <w:top w:w="20" w:type="dxa"/>
              <w:bottom w:w="20" w:type="dxa"/>
              <w:right w:w="60" w:type="dxa"/>
            </w:tcMar>
          </w:tcPr>
          <w:p w14:paraId="7C3611DF" w14:textId="77777777" w:rsidR="00BA3A57" w:rsidRPr="00BC7552" w:rsidRDefault="00BA3A57" w:rsidP="00BF72F0">
            <w:pPr>
              <w:pStyle w:val="BodyText"/>
              <w:spacing w:before="0" w:after="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SC</w:t>
            </w:r>
          </w:p>
        </w:tc>
        <w:tc>
          <w:tcPr>
            <w:tcW w:w="1602" w:type="dxa"/>
            <w:tcBorders>
              <w:top w:val="single" w:sz="4" w:space="0" w:color="7F7F7F" w:themeColor="accent4"/>
              <w:left w:val="nil"/>
              <w:bottom w:val="nil"/>
              <w:right w:val="single" w:sz="4" w:space="0" w:color="7F7F7F" w:themeColor="accent4"/>
            </w:tcBorders>
            <w:shd w:val="clear" w:color="auto" w:fill="FFFFFF" w:themeFill="background1"/>
            <w:tcMar>
              <w:top w:w="20" w:type="dxa"/>
              <w:bottom w:w="20" w:type="dxa"/>
              <w:right w:w="60" w:type="dxa"/>
            </w:tcMar>
          </w:tcPr>
          <w:p w14:paraId="4158A1BB"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90</w:t>
            </w:r>
          </w:p>
        </w:tc>
        <w:tc>
          <w:tcPr>
            <w:tcW w:w="594" w:type="dxa"/>
            <w:tcBorders>
              <w:top w:val="single" w:sz="4" w:space="0" w:color="7F7F7F" w:themeColor="accent4"/>
              <w:left w:val="single" w:sz="4" w:space="0" w:color="7F7F7F" w:themeColor="accent4"/>
              <w:bottom w:val="nil"/>
              <w:right w:val="nil"/>
            </w:tcBorders>
            <w:shd w:val="clear" w:color="auto" w:fill="FFFFFF" w:themeFill="background1"/>
            <w:tcMar>
              <w:top w:w="20" w:type="dxa"/>
              <w:bottom w:w="20" w:type="dxa"/>
              <w:right w:w="60" w:type="dxa"/>
            </w:tcMar>
          </w:tcPr>
          <w:p w14:paraId="00415762"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single" w:sz="4" w:space="0" w:color="7F7F7F" w:themeColor="accent4"/>
              <w:left w:val="nil"/>
              <w:bottom w:val="nil"/>
              <w:right w:val="single" w:sz="4" w:space="0" w:color="7F7F7F" w:themeColor="accent4"/>
            </w:tcBorders>
            <w:shd w:val="clear" w:color="auto" w:fill="FFFFFF" w:themeFill="background1"/>
            <w:tcMar>
              <w:top w:w="20" w:type="dxa"/>
              <w:bottom w:w="20" w:type="dxa"/>
              <w:right w:w="60" w:type="dxa"/>
            </w:tcMar>
          </w:tcPr>
          <w:p w14:paraId="65C1F2E9"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6763013A"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shd w:val="clear" w:color="auto" w:fill="F2F2F2" w:themeFill="background1" w:themeFillShade="F2"/>
            <w:vAlign w:val="center"/>
          </w:tcPr>
          <w:p w14:paraId="39AA3B41"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52B00AF2" w14:textId="77777777" w:rsidR="00BA3A57" w:rsidRPr="00BC7552" w:rsidRDefault="00BA3A57" w:rsidP="00BF72F0">
            <w:pPr>
              <w:pStyle w:val="BodyText"/>
              <w:spacing w:before="0" w:after="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TX</w:t>
            </w:r>
          </w:p>
        </w:tc>
        <w:tc>
          <w:tcPr>
            <w:tcW w:w="1494"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46A0DA0E"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320</w:t>
            </w:r>
          </w:p>
        </w:tc>
        <w:tc>
          <w:tcPr>
            <w:tcW w:w="1098"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23DA1365" w14:textId="77777777" w:rsidR="00BA3A57" w:rsidRPr="00BC7552" w:rsidRDefault="00BA3A57" w:rsidP="00BF72F0">
            <w:pPr>
              <w:pStyle w:val="BodyText"/>
              <w:spacing w:before="0" w:after="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KY</w:t>
            </w:r>
          </w:p>
        </w:tc>
        <w:tc>
          <w:tcPr>
            <w:tcW w:w="1602"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0026C809"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60</w:t>
            </w:r>
          </w:p>
        </w:tc>
        <w:tc>
          <w:tcPr>
            <w:tcW w:w="594"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6AD4B98A"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7DDECCC8"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4D6D00AD"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shd w:val="clear" w:color="auto" w:fill="FFFFFF" w:themeFill="background1"/>
            <w:vAlign w:val="center"/>
          </w:tcPr>
          <w:p w14:paraId="5C32EF8D"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291CDA20" w14:textId="77777777" w:rsidR="00BA3A57" w:rsidRPr="00BC7552" w:rsidRDefault="00BA3A57" w:rsidP="00BF72F0">
            <w:pPr>
              <w:pStyle w:val="BodyText"/>
              <w:spacing w:before="0" w:after="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OK</w:t>
            </w:r>
          </w:p>
        </w:tc>
        <w:tc>
          <w:tcPr>
            <w:tcW w:w="1494"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52E8D8A9"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110</w:t>
            </w:r>
          </w:p>
        </w:tc>
        <w:tc>
          <w:tcPr>
            <w:tcW w:w="1098"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49CCBFD5" w14:textId="77777777" w:rsidR="00BA3A57" w:rsidRPr="00BC7552" w:rsidRDefault="00BA3A57" w:rsidP="00BF72F0">
            <w:pPr>
              <w:pStyle w:val="BodyText"/>
              <w:spacing w:before="0" w:after="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BC7552">
              <w:rPr>
                <w:rFonts w:asciiTheme="minorHAnsi" w:hAnsiTheme="minorHAnsi" w:cstheme="minorHAnsi"/>
                <w:sz w:val="18"/>
                <w:szCs w:val="18"/>
              </w:rPr>
              <w:t>VA</w:t>
            </w:r>
          </w:p>
        </w:tc>
        <w:tc>
          <w:tcPr>
            <w:tcW w:w="1602"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4EE8328F"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70</w:t>
            </w:r>
          </w:p>
        </w:tc>
        <w:tc>
          <w:tcPr>
            <w:tcW w:w="594"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3CE86C2B"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3B8A8DC1"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7FF4F0E4"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nil"/>
              <w:right w:val="single" w:sz="4" w:space="0" w:color="7F7F7F" w:themeColor="accent4"/>
            </w:tcBorders>
            <w:shd w:val="clear" w:color="auto" w:fill="F2F2F2" w:themeFill="background1" w:themeFillShade="F2"/>
            <w:vAlign w:val="center"/>
          </w:tcPr>
          <w:p w14:paraId="69BFC556"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7D0261EF" w14:textId="77777777" w:rsidR="00BA3A57" w:rsidRPr="00BC7552" w:rsidRDefault="00BA3A57" w:rsidP="00BF72F0">
            <w:pPr>
              <w:pStyle w:val="BodyText"/>
              <w:spacing w:before="0" w:after="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AL</w:t>
            </w:r>
          </w:p>
        </w:tc>
        <w:tc>
          <w:tcPr>
            <w:tcW w:w="1494"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5F740B07"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100</w:t>
            </w:r>
          </w:p>
        </w:tc>
        <w:tc>
          <w:tcPr>
            <w:tcW w:w="1098"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01D7F978" w14:textId="77777777" w:rsidR="00BA3A57" w:rsidRPr="00BC7552" w:rsidRDefault="00BA3A57" w:rsidP="00BF72F0">
            <w:pPr>
              <w:pStyle w:val="BodyText"/>
              <w:spacing w:before="0" w:after="0" w:line="240" w:lineRule="auto"/>
              <w:ind w:left="28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NC</w:t>
            </w:r>
          </w:p>
        </w:tc>
        <w:tc>
          <w:tcPr>
            <w:tcW w:w="1602"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558A0F9D"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100</w:t>
            </w:r>
          </w:p>
        </w:tc>
        <w:tc>
          <w:tcPr>
            <w:tcW w:w="594"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2C85DB85"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264353DC"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772B8159"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7F7F7F" w:themeColor="accent4"/>
              <w:bottom w:val="single" w:sz="4" w:space="0" w:color="7F7F7F" w:themeColor="accent4"/>
              <w:right w:val="single" w:sz="4" w:space="0" w:color="7F7F7F" w:themeColor="accent4"/>
            </w:tcBorders>
            <w:shd w:val="clear" w:color="auto" w:fill="FFFFFF" w:themeFill="background1"/>
            <w:vAlign w:val="center"/>
          </w:tcPr>
          <w:p w14:paraId="72CA5017"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p>
        </w:tc>
        <w:tc>
          <w:tcPr>
            <w:tcW w:w="1206" w:type="dxa"/>
            <w:tcBorders>
              <w:top w:val="nil"/>
              <w:left w:val="single" w:sz="4" w:space="0" w:color="7F7F7F" w:themeColor="accent4"/>
              <w:bottom w:val="single" w:sz="4" w:space="0" w:color="7F7F7F" w:themeColor="accent4"/>
              <w:right w:val="nil"/>
            </w:tcBorders>
            <w:shd w:val="clear" w:color="auto" w:fill="FFFFFF" w:themeFill="background1"/>
            <w:tcMar>
              <w:top w:w="20" w:type="dxa"/>
              <w:bottom w:w="20" w:type="dxa"/>
              <w:right w:w="60" w:type="dxa"/>
            </w:tcMar>
          </w:tcPr>
          <w:p w14:paraId="566F6689" w14:textId="77777777" w:rsidR="00BA3A57" w:rsidRPr="00BC7552" w:rsidRDefault="00BA3A57" w:rsidP="00BF72F0">
            <w:pPr>
              <w:pStyle w:val="BodyText"/>
              <w:spacing w:before="0" w:after="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single" w:sz="4" w:space="0" w:color="7F7F7F" w:themeColor="accent4"/>
              <w:right w:val="single" w:sz="4" w:space="0" w:color="7F7F7F" w:themeColor="accent4"/>
            </w:tcBorders>
            <w:shd w:val="clear" w:color="auto" w:fill="FFFFFF" w:themeFill="background1"/>
            <w:tcMar>
              <w:top w:w="20" w:type="dxa"/>
              <w:bottom w:w="20" w:type="dxa"/>
              <w:right w:w="60" w:type="dxa"/>
            </w:tcMar>
          </w:tcPr>
          <w:p w14:paraId="0ABD6A11"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098" w:type="dxa"/>
            <w:tcBorders>
              <w:top w:val="nil"/>
              <w:left w:val="single" w:sz="4" w:space="0" w:color="7F7F7F" w:themeColor="accent4"/>
              <w:bottom w:val="single" w:sz="4" w:space="0" w:color="7F7F7F" w:themeColor="accent4"/>
              <w:right w:val="nil"/>
            </w:tcBorders>
            <w:shd w:val="clear" w:color="auto" w:fill="FFFFFF" w:themeFill="background1"/>
            <w:tcMar>
              <w:top w:w="20" w:type="dxa"/>
              <w:bottom w:w="20" w:type="dxa"/>
              <w:right w:w="60" w:type="dxa"/>
            </w:tcMar>
          </w:tcPr>
          <w:p w14:paraId="1F9ACEEB" w14:textId="77777777" w:rsidR="00BA3A57" w:rsidRPr="00BC7552" w:rsidRDefault="00BA3A57" w:rsidP="00BF72F0">
            <w:pPr>
              <w:pStyle w:val="BodyText"/>
              <w:spacing w:before="0" w:after="0" w:line="240" w:lineRule="auto"/>
              <w:ind w:left="28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FL</w:t>
            </w:r>
          </w:p>
        </w:tc>
        <w:tc>
          <w:tcPr>
            <w:tcW w:w="1602" w:type="dxa"/>
            <w:tcBorders>
              <w:top w:val="nil"/>
              <w:left w:val="nil"/>
              <w:bottom w:val="single" w:sz="4" w:space="0" w:color="7F7F7F" w:themeColor="accent4"/>
              <w:right w:val="single" w:sz="4" w:space="0" w:color="7F7F7F" w:themeColor="accent4"/>
            </w:tcBorders>
            <w:shd w:val="clear" w:color="auto" w:fill="FFFFFF" w:themeFill="background1"/>
            <w:tcMar>
              <w:top w:w="20" w:type="dxa"/>
              <w:bottom w:w="20" w:type="dxa"/>
              <w:right w:w="60" w:type="dxa"/>
            </w:tcMar>
          </w:tcPr>
          <w:p w14:paraId="1100BE74"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110</w:t>
            </w:r>
          </w:p>
        </w:tc>
        <w:tc>
          <w:tcPr>
            <w:tcW w:w="594" w:type="dxa"/>
            <w:tcBorders>
              <w:top w:val="nil"/>
              <w:left w:val="single" w:sz="4" w:space="0" w:color="7F7F7F" w:themeColor="accent4"/>
              <w:bottom w:val="single" w:sz="4" w:space="0" w:color="7F7F7F" w:themeColor="accent4"/>
              <w:right w:val="nil"/>
            </w:tcBorders>
            <w:shd w:val="clear" w:color="auto" w:fill="FFFFFF" w:themeFill="background1"/>
            <w:tcMar>
              <w:top w:w="20" w:type="dxa"/>
              <w:bottom w:w="20" w:type="dxa"/>
              <w:right w:w="60" w:type="dxa"/>
            </w:tcMar>
          </w:tcPr>
          <w:p w14:paraId="64971AA4"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single" w:sz="4" w:space="0" w:color="7F7F7F" w:themeColor="accent4"/>
              <w:right w:val="single" w:sz="4" w:space="0" w:color="7F7F7F" w:themeColor="accent4"/>
            </w:tcBorders>
            <w:shd w:val="clear" w:color="auto" w:fill="FFFFFF" w:themeFill="background1"/>
            <w:tcMar>
              <w:top w:w="20" w:type="dxa"/>
              <w:bottom w:w="20" w:type="dxa"/>
              <w:right w:w="60" w:type="dxa"/>
            </w:tcMar>
          </w:tcPr>
          <w:p w14:paraId="13E5EFC1"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631DD3B7"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7F7F7F" w:themeColor="accent4"/>
              <w:left w:val="single" w:sz="4" w:space="0" w:color="808080" w:themeColor="background2" w:themeShade="80"/>
              <w:bottom w:val="nil"/>
              <w:right w:val="single" w:sz="4" w:space="0" w:color="7F7F7F" w:themeColor="accent4"/>
            </w:tcBorders>
            <w:shd w:val="clear" w:color="auto" w:fill="EBF3FA"/>
            <w:vAlign w:val="center"/>
          </w:tcPr>
          <w:p w14:paraId="5B0E230C"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Total</w:t>
            </w:r>
          </w:p>
        </w:tc>
        <w:tc>
          <w:tcPr>
            <w:tcW w:w="1206" w:type="dxa"/>
            <w:tcBorders>
              <w:top w:val="single" w:sz="4" w:space="0" w:color="7F7F7F" w:themeColor="accent4"/>
              <w:left w:val="single" w:sz="4" w:space="0" w:color="7F7F7F" w:themeColor="accent4"/>
              <w:bottom w:val="nil"/>
              <w:right w:val="nil"/>
            </w:tcBorders>
            <w:shd w:val="clear" w:color="auto" w:fill="EBF3FA"/>
            <w:tcMar>
              <w:top w:w="20" w:type="dxa"/>
              <w:bottom w:w="20" w:type="dxa"/>
              <w:right w:w="60" w:type="dxa"/>
            </w:tcMar>
          </w:tcPr>
          <w:p w14:paraId="48637CF8" w14:textId="77777777" w:rsidR="00BA3A57" w:rsidRPr="00BC7552" w:rsidRDefault="00BA3A57" w:rsidP="00BF72F0">
            <w:pPr>
              <w:pStyle w:val="BodyText"/>
              <w:spacing w:before="0" w:after="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494" w:type="dxa"/>
            <w:tcBorders>
              <w:top w:val="single" w:sz="4" w:space="0" w:color="7F7F7F" w:themeColor="accent4"/>
              <w:left w:val="nil"/>
              <w:bottom w:val="nil"/>
              <w:right w:val="single" w:sz="4" w:space="0" w:color="7F7F7F" w:themeColor="accent4"/>
            </w:tcBorders>
            <w:shd w:val="clear" w:color="auto" w:fill="EBF3FA"/>
            <w:tcMar>
              <w:top w:w="20" w:type="dxa"/>
              <w:bottom w:w="20" w:type="dxa"/>
              <w:right w:w="60" w:type="dxa"/>
            </w:tcMar>
          </w:tcPr>
          <w:p w14:paraId="2BBE085E"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620</w:t>
            </w:r>
          </w:p>
        </w:tc>
        <w:tc>
          <w:tcPr>
            <w:tcW w:w="1098" w:type="dxa"/>
            <w:tcBorders>
              <w:top w:val="single" w:sz="4" w:space="0" w:color="7F7F7F" w:themeColor="accent4"/>
              <w:left w:val="single" w:sz="4" w:space="0" w:color="7F7F7F" w:themeColor="accent4"/>
              <w:bottom w:val="nil"/>
              <w:right w:val="nil"/>
            </w:tcBorders>
            <w:shd w:val="clear" w:color="auto" w:fill="EBF3FA"/>
            <w:tcMar>
              <w:top w:w="20" w:type="dxa"/>
              <w:bottom w:w="20" w:type="dxa"/>
              <w:right w:w="60" w:type="dxa"/>
            </w:tcMar>
          </w:tcPr>
          <w:p w14:paraId="3453C28F" w14:textId="77777777" w:rsidR="00BA3A57" w:rsidRPr="00BC7552" w:rsidRDefault="00BA3A57" w:rsidP="00BF72F0">
            <w:pPr>
              <w:pStyle w:val="BodyText"/>
              <w:spacing w:before="0" w:after="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602" w:type="dxa"/>
            <w:tcBorders>
              <w:top w:val="single" w:sz="4" w:space="0" w:color="7F7F7F" w:themeColor="accent4"/>
              <w:left w:val="nil"/>
              <w:bottom w:val="nil"/>
              <w:right w:val="single" w:sz="4" w:space="0" w:color="7F7F7F" w:themeColor="accent4"/>
            </w:tcBorders>
            <w:shd w:val="clear" w:color="auto" w:fill="EBF3FA"/>
            <w:tcMar>
              <w:top w:w="20" w:type="dxa"/>
              <w:bottom w:w="20" w:type="dxa"/>
              <w:right w:w="60" w:type="dxa"/>
            </w:tcMar>
          </w:tcPr>
          <w:p w14:paraId="0C5BBB93"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430</w:t>
            </w:r>
          </w:p>
        </w:tc>
        <w:tc>
          <w:tcPr>
            <w:tcW w:w="594" w:type="dxa"/>
            <w:tcBorders>
              <w:top w:val="single" w:sz="4" w:space="0" w:color="7F7F7F" w:themeColor="accent4"/>
              <w:left w:val="single" w:sz="4" w:space="0" w:color="7F7F7F" w:themeColor="accent4"/>
              <w:bottom w:val="nil"/>
              <w:right w:val="nil"/>
            </w:tcBorders>
            <w:shd w:val="clear" w:color="auto" w:fill="EBF3FA"/>
            <w:tcMar>
              <w:top w:w="20" w:type="dxa"/>
              <w:bottom w:w="20" w:type="dxa"/>
              <w:right w:w="60" w:type="dxa"/>
            </w:tcMar>
          </w:tcPr>
          <w:p w14:paraId="36379ECA" w14:textId="77777777" w:rsidR="00BA3A57" w:rsidRPr="00BC7552" w:rsidRDefault="00BA3A57" w:rsidP="00BF72F0">
            <w:pPr>
              <w:pStyle w:val="BodyText"/>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1050</w:t>
            </w:r>
          </w:p>
        </w:tc>
        <w:tc>
          <w:tcPr>
            <w:tcW w:w="810" w:type="dxa"/>
            <w:tcBorders>
              <w:top w:val="single" w:sz="4" w:space="0" w:color="7F7F7F" w:themeColor="accent4"/>
              <w:left w:val="nil"/>
              <w:bottom w:val="nil"/>
              <w:right w:val="single" w:sz="4" w:space="0" w:color="7F7F7F" w:themeColor="accent4"/>
            </w:tcBorders>
            <w:shd w:val="clear" w:color="auto" w:fill="EBF3FA"/>
            <w:tcMar>
              <w:top w:w="20" w:type="dxa"/>
              <w:bottom w:w="20" w:type="dxa"/>
              <w:right w:w="60" w:type="dxa"/>
            </w:tcMar>
          </w:tcPr>
          <w:p w14:paraId="0ED3818E" w14:textId="77777777" w:rsidR="00BA3A57" w:rsidRPr="00BC7552" w:rsidRDefault="00BA3A57" w:rsidP="00BF72F0">
            <w:pPr>
              <w:pStyle w:val="BodyText"/>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BA3A57" w:rsidRPr="00526192" w14:paraId="7AA11636"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808080" w:themeColor="background2" w:themeShade="80"/>
              <w:bottom w:val="nil"/>
              <w:right w:val="single" w:sz="4" w:space="0" w:color="7F7F7F" w:themeColor="accent4"/>
            </w:tcBorders>
            <w:shd w:val="clear" w:color="auto" w:fill="FFFFFF" w:themeFill="background1"/>
            <w:vAlign w:val="center"/>
          </w:tcPr>
          <w:p w14:paraId="0A4FF6FD"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Proportion of Crashes</w:t>
            </w:r>
          </w:p>
        </w:tc>
        <w:tc>
          <w:tcPr>
            <w:tcW w:w="1206"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38C303C7" w14:textId="77777777" w:rsidR="00BA3A57" w:rsidRPr="00BC7552" w:rsidRDefault="00BA3A57" w:rsidP="00BF72F0">
            <w:pPr>
              <w:pStyle w:val="BodyText"/>
              <w:spacing w:before="0" w:after="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2C74C827"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59%</w:t>
            </w:r>
          </w:p>
        </w:tc>
        <w:tc>
          <w:tcPr>
            <w:tcW w:w="1098"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172F585D" w14:textId="77777777" w:rsidR="00BA3A57" w:rsidRPr="00BC7552" w:rsidRDefault="00BA3A57" w:rsidP="00BF72F0">
            <w:pPr>
              <w:pStyle w:val="BodyText"/>
              <w:spacing w:before="0" w:after="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602"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0E5D933F"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41%</w:t>
            </w:r>
          </w:p>
        </w:tc>
        <w:tc>
          <w:tcPr>
            <w:tcW w:w="594"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36E698DA"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4782A92E"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rsidRPr="00526192" w14:paraId="01CE5017"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808080" w:themeColor="background2" w:themeShade="80"/>
              <w:bottom w:val="nil"/>
              <w:right w:val="single" w:sz="4" w:space="0" w:color="7F7F7F" w:themeColor="accent4"/>
            </w:tcBorders>
            <w:shd w:val="clear" w:color="auto" w:fill="F2F2F2" w:themeFill="background1" w:themeFillShade="F2"/>
            <w:vAlign w:val="center"/>
          </w:tcPr>
          <w:p w14:paraId="10DE00EB" w14:textId="77777777" w:rsidR="00BA3A57" w:rsidRPr="00EA6944" w:rsidRDefault="00BA3A57" w:rsidP="00BF72F0">
            <w:pPr>
              <w:pStyle w:val="BodyText"/>
              <w:spacing w:before="0" w:after="0" w:line="240" w:lineRule="auto"/>
              <w:ind w:right="288"/>
              <w:jc w:val="right"/>
              <w:rPr>
                <w:rFonts w:asciiTheme="minorHAnsi" w:hAnsiTheme="minorHAnsi" w:cstheme="minorHAnsi"/>
                <w:iCs/>
                <w:color w:val="E21C3D"/>
                <w:sz w:val="18"/>
                <w:szCs w:val="18"/>
              </w:rPr>
            </w:pPr>
            <w:r w:rsidRPr="00EA6944">
              <w:rPr>
                <w:rFonts w:asciiTheme="minorHAnsi" w:hAnsiTheme="minorHAnsi" w:cstheme="minorHAnsi"/>
                <w:iCs/>
                <w:color w:val="E21C3D"/>
                <w:sz w:val="18"/>
                <w:szCs w:val="18"/>
              </w:rPr>
              <w:t xml:space="preserve">Frequency of </w:t>
            </w:r>
            <w:r>
              <w:rPr>
                <w:rFonts w:asciiTheme="minorHAnsi" w:hAnsiTheme="minorHAnsi" w:cstheme="minorHAnsi"/>
                <w:iCs/>
                <w:color w:val="E21C3D"/>
                <w:sz w:val="18"/>
                <w:szCs w:val="18"/>
              </w:rPr>
              <w:t>Condition</w:t>
            </w:r>
          </w:p>
        </w:tc>
        <w:tc>
          <w:tcPr>
            <w:tcW w:w="1206"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2FD5EF0B" w14:textId="77777777" w:rsidR="00BA3A57" w:rsidRPr="00BC7552" w:rsidRDefault="00BA3A57" w:rsidP="00BF72F0">
            <w:pPr>
              <w:pStyle w:val="BodyText"/>
              <w:spacing w:before="0" w:after="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E21C3D"/>
                <w:sz w:val="18"/>
                <w:szCs w:val="18"/>
              </w:rPr>
            </w:pPr>
          </w:p>
        </w:tc>
        <w:tc>
          <w:tcPr>
            <w:tcW w:w="1494"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3D405143"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E21C3D"/>
                <w:sz w:val="18"/>
                <w:szCs w:val="18"/>
              </w:rPr>
            </w:pPr>
            <w:r w:rsidRPr="00BC7552">
              <w:rPr>
                <w:rFonts w:asciiTheme="minorHAnsi" w:hAnsiTheme="minorHAnsi" w:cstheme="minorHAnsi"/>
                <w:color w:val="E21C3D"/>
                <w:sz w:val="18"/>
                <w:szCs w:val="18"/>
              </w:rPr>
              <w:t>372</w:t>
            </w:r>
          </w:p>
        </w:tc>
        <w:tc>
          <w:tcPr>
            <w:tcW w:w="1098"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677A5021" w14:textId="77777777" w:rsidR="00BA3A57" w:rsidRPr="00BC7552" w:rsidRDefault="00BA3A57" w:rsidP="00BF72F0">
            <w:pPr>
              <w:pStyle w:val="BodyText"/>
              <w:spacing w:before="0" w:after="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E21C3D"/>
                <w:sz w:val="18"/>
                <w:szCs w:val="18"/>
              </w:rPr>
            </w:pPr>
          </w:p>
        </w:tc>
        <w:tc>
          <w:tcPr>
            <w:tcW w:w="1602"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5A60E531"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E21C3D"/>
                <w:sz w:val="18"/>
                <w:szCs w:val="18"/>
              </w:rPr>
            </w:pPr>
            <w:r w:rsidRPr="00BC7552">
              <w:rPr>
                <w:rFonts w:asciiTheme="minorHAnsi" w:hAnsiTheme="minorHAnsi" w:cstheme="minorHAnsi"/>
                <w:color w:val="E21C3D"/>
                <w:sz w:val="18"/>
                <w:szCs w:val="18"/>
              </w:rPr>
              <w:t>172</w:t>
            </w:r>
          </w:p>
        </w:tc>
        <w:tc>
          <w:tcPr>
            <w:tcW w:w="594" w:type="dxa"/>
            <w:tcBorders>
              <w:top w:val="nil"/>
              <w:left w:val="single" w:sz="4" w:space="0" w:color="7F7F7F" w:themeColor="accent4"/>
              <w:bottom w:val="nil"/>
              <w:right w:val="nil"/>
            </w:tcBorders>
            <w:shd w:val="clear" w:color="auto" w:fill="F2F2F2" w:themeFill="background1" w:themeFillShade="F2"/>
            <w:tcMar>
              <w:top w:w="20" w:type="dxa"/>
              <w:bottom w:w="20" w:type="dxa"/>
              <w:right w:w="60" w:type="dxa"/>
            </w:tcMar>
          </w:tcPr>
          <w:p w14:paraId="52457585"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E21C3D"/>
                <w:sz w:val="18"/>
                <w:szCs w:val="18"/>
              </w:rPr>
            </w:pPr>
            <w:r w:rsidRPr="00BC7552">
              <w:rPr>
                <w:rFonts w:asciiTheme="minorHAnsi" w:hAnsiTheme="minorHAnsi" w:cstheme="minorHAnsi"/>
                <w:color w:val="E21C3D"/>
                <w:sz w:val="18"/>
                <w:szCs w:val="18"/>
              </w:rPr>
              <w:t>544</w:t>
            </w:r>
          </w:p>
        </w:tc>
        <w:tc>
          <w:tcPr>
            <w:tcW w:w="810" w:type="dxa"/>
            <w:tcBorders>
              <w:top w:val="nil"/>
              <w:left w:val="nil"/>
              <w:bottom w:val="nil"/>
              <w:right w:val="single" w:sz="4" w:space="0" w:color="7F7F7F" w:themeColor="accent4"/>
            </w:tcBorders>
            <w:shd w:val="clear" w:color="auto" w:fill="F2F2F2" w:themeFill="background1" w:themeFillShade="F2"/>
            <w:tcMar>
              <w:top w:w="20" w:type="dxa"/>
              <w:bottom w:w="20" w:type="dxa"/>
              <w:right w:w="60" w:type="dxa"/>
            </w:tcMar>
          </w:tcPr>
          <w:p w14:paraId="4DBA5EA9"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E21C3D"/>
                <w:sz w:val="18"/>
                <w:szCs w:val="18"/>
              </w:rPr>
            </w:pPr>
            <w:r w:rsidRPr="00BC7552">
              <w:rPr>
                <w:rFonts w:asciiTheme="minorHAnsi" w:hAnsiTheme="minorHAnsi" w:cstheme="minorHAnsi"/>
                <w:color w:val="E21C3D"/>
                <w:sz w:val="18"/>
                <w:szCs w:val="18"/>
              </w:rPr>
              <w:t>51.81%</w:t>
            </w:r>
          </w:p>
        </w:tc>
      </w:tr>
      <w:tr w:rsidR="00BA3A57" w14:paraId="2E4845EE" w14:textId="77777777" w:rsidTr="00BF72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808080" w:themeColor="background2" w:themeShade="80"/>
              <w:bottom w:val="nil"/>
              <w:right w:val="single" w:sz="4" w:space="0" w:color="7F7F7F" w:themeColor="accent4"/>
            </w:tcBorders>
            <w:shd w:val="clear" w:color="auto" w:fill="FFFFFF" w:themeFill="background1"/>
            <w:vAlign w:val="center"/>
          </w:tcPr>
          <w:p w14:paraId="62E33BE6"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lastRenderedPageBreak/>
              <w:t>Correction</w:t>
            </w:r>
          </w:p>
        </w:tc>
        <w:tc>
          <w:tcPr>
            <w:tcW w:w="1206"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427DD394" w14:textId="77777777" w:rsidR="00BA3A57" w:rsidRPr="00BC7552" w:rsidRDefault="00BA3A57" w:rsidP="00BF72F0">
            <w:pPr>
              <w:pStyle w:val="BodyText"/>
              <w:spacing w:before="0" w:after="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702AAA42"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3.129</w:t>
            </w:r>
          </w:p>
        </w:tc>
        <w:tc>
          <w:tcPr>
            <w:tcW w:w="1098"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2FD2897C" w14:textId="77777777" w:rsidR="00BA3A57" w:rsidRPr="00BC7552" w:rsidRDefault="00BA3A57" w:rsidP="00BF72F0">
            <w:pPr>
              <w:pStyle w:val="BodyText"/>
              <w:spacing w:before="0" w:after="0" w:line="240" w:lineRule="auto"/>
              <w:ind w:left="288"/>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602"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3AF115EA" w14:textId="77777777" w:rsidR="00BA3A57" w:rsidRPr="00BC7552" w:rsidRDefault="00BA3A57" w:rsidP="00BF72F0">
            <w:pPr>
              <w:pStyle w:val="BodyText"/>
              <w:spacing w:before="0" w:after="0" w:line="240" w:lineRule="auto"/>
              <w:ind w:right="576"/>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4.698</w:t>
            </w:r>
          </w:p>
        </w:tc>
        <w:tc>
          <w:tcPr>
            <w:tcW w:w="594" w:type="dxa"/>
            <w:tcBorders>
              <w:top w:val="nil"/>
              <w:left w:val="single" w:sz="4" w:space="0" w:color="7F7F7F" w:themeColor="accent4"/>
              <w:bottom w:val="nil"/>
              <w:right w:val="nil"/>
            </w:tcBorders>
            <w:shd w:val="clear" w:color="auto" w:fill="FFFFFF" w:themeFill="background1"/>
            <w:tcMar>
              <w:top w:w="20" w:type="dxa"/>
              <w:bottom w:w="20" w:type="dxa"/>
              <w:right w:w="60" w:type="dxa"/>
            </w:tcMar>
          </w:tcPr>
          <w:p w14:paraId="4DE290DE"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810" w:type="dxa"/>
            <w:tcBorders>
              <w:top w:val="nil"/>
              <w:left w:val="nil"/>
              <w:bottom w:val="nil"/>
              <w:right w:val="single" w:sz="4" w:space="0" w:color="7F7F7F" w:themeColor="accent4"/>
            </w:tcBorders>
            <w:shd w:val="clear" w:color="auto" w:fill="FFFFFF" w:themeFill="background1"/>
            <w:tcMar>
              <w:top w:w="20" w:type="dxa"/>
              <w:bottom w:w="20" w:type="dxa"/>
              <w:right w:w="60" w:type="dxa"/>
            </w:tcMar>
          </w:tcPr>
          <w:p w14:paraId="07DC6CD8" w14:textId="77777777" w:rsidR="00BA3A57" w:rsidRPr="00BC7552" w:rsidRDefault="00BA3A57" w:rsidP="00BF72F0">
            <w:pPr>
              <w:pStyle w:val="BodyText"/>
              <w:spacing w:before="0"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BA3A57" w14:paraId="439BACFE" w14:textId="77777777" w:rsidTr="00BF72F0">
        <w:trPr>
          <w:trHeight w:val="20"/>
        </w:trPr>
        <w:tc>
          <w:tcPr>
            <w:cnfStyle w:val="001000000000" w:firstRow="0" w:lastRow="0" w:firstColumn="1" w:lastColumn="0" w:oddVBand="0" w:evenVBand="0" w:oddHBand="0" w:evenHBand="0" w:firstRowFirstColumn="0" w:firstRowLastColumn="0" w:lastRowFirstColumn="0" w:lastRowLastColumn="0"/>
            <w:tcW w:w="3240" w:type="dxa"/>
            <w:tcBorders>
              <w:top w:val="nil"/>
              <w:left w:val="single" w:sz="4" w:space="0" w:color="808080" w:themeColor="background2" w:themeShade="80"/>
              <w:bottom w:val="single" w:sz="4" w:space="0" w:color="808080" w:themeColor="background2" w:themeShade="80"/>
              <w:right w:val="single" w:sz="4" w:space="0" w:color="7F7F7F" w:themeColor="accent4"/>
            </w:tcBorders>
            <w:shd w:val="clear" w:color="auto" w:fill="F2F2F2" w:themeFill="background1" w:themeFillShade="F2"/>
            <w:vAlign w:val="center"/>
          </w:tcPr>
          <w:p w14:paraId="25AF7C6D" w14:textId="77777777" w:rsidR="00BA3A57" w:rsidRPr="00EA6944" w:rsidRDefault="00BA3A57" w:rsidP="00BF72F0">
            <w:pPr>
              <w:pStyle w:val="BodyText"/>
              <w:spacing w:before="0" w:after="0" w:line="240" w:lineRule="auto"/>
              <w:ind w:right="288"/>
              <w:jc w:val="right"/>
              <w:rPr>
                <w:rFonts w:asciiTheme="minorHAnsi" w:hAnsiTheme="minorHAnsi" w:cstheme="minorHAnsi"/>
                <w:iCs/>
                <w:sz w:val="18"/>
                <w:szCs w:val="18"/>
              </w:rPr>
            </w:pPr>
            <w:r w:rsidRPr="00EA6944">
              <w:rPr>
                <w:rFonts w:asciiTheme="minorHAnsi" w:hAnsiTheme="minorHAnsi" w:cstheme="minorHAnsi"/>
                <w:iCs/>
                <w:sz w:val="18"/>
                <w:szCs w:val="18"/>
              </w:rPr>
              <w:t>Corrected Frequency</w:t>
            </w:r>
          </w:p>
        </w:tc>
        <w:tc>
          <w:tcPr>
            <w:tcW w:w="1206" w:type="dxa"/>
            <w:tcBorders>
              <w:top w:val="nil"/>
              <w:left w:val="single" w:sz="4" w:space="0" w:color="7F7F7F" w:themeColor="accent4"/>
              <w:bottom w:val="single" w:sz="4" w:space="0" w:color="7F7F7F" w:themeColor="accent4"/>
              <w:right w:val="nil"/>
            </w:tcBorders>
            <w:shd w:val="clear" w:color="auto" w:fill="F2F2F2" w:themeFill="background1" w:themeFillShade="F2"/>
            <w:tcMar>
              <w:top w:w="20" w:type="dxa"/>
              <w:bottom w:w="20" w:type="dxa"/>
              <w:right w:w="60" w:type="dxa"/>
            </w:tcMar>
          </w:tcPr>
          <w:p w14:paraId="58452794" w14:textId="77777777" w:rsidR="00BA3A57" w:rsidRPr="00BC7552" w:rsidRDefault="00BA3A57" w:rsidP="00BF72F0">
            <w:pPr>
              <w:pStyle w:val="BodyText"/>
              <w:spacing w:before="0" w:after="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494" w:type="dxa"/>
            <w:tcBorders>
              <w:top w:val="nil"/>
              <w:left w:val="nil"/>
              <w:bottom w:val="single" w:sz="4" w:space="0" w:color="7F7F7F" w:themeColor="accent4"/>
              <w:right w:val="single" w:sz="4" w:space="0" w:color="7F7F7F" w:themeColor="accent4"/>
            </w:tcBorders>
            <w:shd w:val="clear" w:color="auto" w:fill="F2F2F2" w:themeFill="background1" w:themeFillShade="F2"/>
            <w:tcMar>
              <w:top w:w="20" w:type="dxa"/>
              <w:bottom w:w="20" w:type="dxa"/>
              <w:right w:w="60" w:type="dxa"/>
            </w:tcMar>
          </w:tcPr>
          <w:p w14:paraId="700C4BA1"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1164</w:t>
            </w:r>
          </w:p>
        </w:tc>
        <w:tc>
          <w:tcPr>
            <w:tcW w:w="1098" w:type="dxa"/>
            <w:tcBorders>
              <w:top w:val="nil"/>
              <w:left w:val="single" w:sz="4" w:space="0" w:color="7F7F7F" w:themeColor="accent4"/>
              <w:bottom w:val="single" w:sz="4" w:space="0" w:color="7F7F7F" w:themeColor="accent4"/>
              <w:right w:val="nil"/>
            </w:tcBorders>
            <w:shd w:val="clear" w:color="auto" w:fill="F2F2F2" w:themeFill="background1" w:themeFillShade="F2"/>
            <w:tcMar>
              <w:top w:w="20" w:type="dxa"/>
              <w:bottom w:w="20" w:type="dxa"/>
              <w:right w:w="60" w:type="dxa"/>
            </w:tcMar>
          </w:tcPr>
          <w:p w14:paraId="22BE4ACA" w14:textId="77777777" w:rsidR="00BA3A57" w:rsidRPr="00BC7552" w:rsidRDefault="00BA3A57" w:rsidP="00BF72F0">
            <w:pPr>
              <w:pStyle w:val="BodyText"/>
              <w:spacing w:before="0" w:after="0" w:line="240" w:lineRule="auto"/>
              <w:ind w:left="288"/>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602" w:type="dxa"/>
            <w:tcBorders>
              <w:top w:val="nil"/>
              <w:left w:val="nil"/>
              <w:bottom w:val="single" w:sz="4" w:space="0" w:color="7F7F7F" w:themeColor="accent4"/>
              <w:right w:val="single" w:sz="4" w:space="0" w:color="7F7F7F" w:themeColor="accent4"/>
            </w:tcBorders>
            <w:shd w:val="clear" w:color="auto" w:fill="F2F2F2" w:themeFill="background1" w:themeFillShade="F2"/>
            <w:tcMar>
              <w:top w:w="20" w:type="dxa"/>
              <w:bottom w:w="20" w:type="dxa"/>
              <w:right w:w="60" w:type="dxa"/>
            </w:tcMar>
          </w:tcPr>
          <w:p w14:paraId="7947DF0D" w14:textId="77777777" w:rsidR="00BA3A57" w:rsidRPr="00BC7552" w:rsidRDefault="00BA3A57" w:rsidP="00BF72F0">
            <w:pPr>
              <w:pStyle w:val="BodyText"/>
              <w:spacing w:before="0" w:after="0" w:line="240" w:lineRule="auto"/>
              <w:ind w:right="576"/>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808</w:t>
            </w:r>
          </w:p>
        </w:tc>
        <w:tc>
          <w:tcPr>
            <w:tcW w:w="594" w:type="dxa"/>
            <w:tcBorders>
              <w:top w:val="nil"/>
              <w:left w:val="single" w:sz="4" w:space="0" w:color="7F7F7F" w:themeColor="accent4"/>
              <w:bottom w:val="single" w:sz="4" w:space="0" w:color="7F7F7F" w:themeColor="accent4"/>
              <w:right w:val="nil"/>
            </w:tcBorders>
            <w:shd w:val="clear" w:color="auto" w:fill="F2F2F2" w:themeFill="background1" w:themeFillShade="F2"/>
            <w:tcMar>
              <w:top w:w="20" w:type="dxa"/>
              <w:bottom w:w="20" w:type="dxa"/>
              <w:right w:w="60" w:type="dxa"/>
            </w:tcMar>
          </w:tcPr>
          <w:p w14:paraId="5544F45A"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1972</w:t>
            </w:r>
          </w:p>
        </w:tc>
        <w:tc>
          <w:tcPr>
            <w:tcW w:w="810" w:type="dxa"/>
            <w:tcBorders>
              <w:top w:val="nil"/>
              <w:left w:val="nil"/>
              <w:bottom w:val="single" w:sz="4" w:space="0" w:color="7F7F7F" w:themeColor="accent4"/>
              <w:right w:val="single" w:sz="4" w:space="0" w:color="7F7F7F" w:themeColor="accent4"/>
            </w:tcBorders>
            <w:shd w:val="clear" w:color="auto" w:fill="F2F2F2" w:themeFill="background1" w:themeFillShade="F2"/>
            <w:tcMar>
              <w:top w:w="20" w:type="dxa"/>
              <w:bottom w:w="20" w:type="dxa"/>
              <w:right w:w="60" w:type="dxa"/>
            </w:tcMar>
          </w:tcPr>
          <w:p w14:paraId="515EF9A2" w14:textId="77777777" w:rsidR="00BA3A57" w:rsidRPr="00BC7552" w:rsidRDefault="00BA3A57" w:rsidP="00BF72F0">
            <w:pPr>
              <w:pStyle w:val="BodyText"/>
              <w:spacing w:before="0"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C7552">
              <w:rPr>
                <w:rFonts w:asciiTheme="minorHAnsi" w:hAnsiTheme="minorHAnsi" w:cstheme="minorHAnsi"/>
                <w:sz w:val="18"/>
                <w:szCs w:val="18"/>
              </w:rPr>
              <w:t>49.80%</w:t>
            </w:r>
          </w:p>
        </w:tc>
      </w:tr>
    </w:tbl>
    <w:p w14:paraId="464870C1" w14:textId="77777777" w:rsidR="00BA3A57" w:rsidRPr="000119A2" w:rsidRDefault="00BA3A57" w:rsidP="00BA3A57">
      <w:pPr>
        <w:rPr>
          <w:rFonts w:asciiTheme="minorHAnsi" w:eastAsia="Arial" w:hAnsiTheme="minorHAnsi" w:cstheme="minorHAnsi"/>
          <w:i/>
          <w:color w:val="E21C3D"/>
          <w:sz w:val="18"/>
          <w:szCs w:val="18"/>
        </w:rPr>
      </w:pPr>
      <w:r w:rsidRPr="000119A2">
        <w:rPr>
          <w:rFonts w:asciiTheme="minorHAnsi" w:eastAsia="Arial" w:hAnsiTheme="minorHAnsi" w:cstheme="minorHAnsi"/>
          <w:i/>
          <w:color w:val="E21C3D"/>
          <w:sz w:val="18"/>
          <w:szCs w:val="18"/>
        </w:rPr>
        <w:t xml:space="preserve"> *biased</w:t>
      </w:r>
    </w:p>
    <w:p w14:paraId="641A65D7" w14:textId="77777777" w:rsidR="00BA3A57" w:rsidRPr="006D6E48" w:rsidRDefault="00BA3A57" w:rsidP="00BA3A57">
      <w:pPr>
        <w:pStyle w:val="BodyText"/>
      </w:pPr>
      <w:r w:rsidRPr="006D6E48">
        <w:t xml:space="preserve">At the end of the period of data collection, the actual number of qualifying crashes </w:t>
      </w:r>
      <w:r>
        <w:t xml:space="preserve">within </w:t>
      </w:r>
      <w:r w:rsidRPr="006D6E48">
        <w:t xml:space="preserve">both </w:t>
      </w:r>
      <w:r>
        <w:t>sampled</w:t>
      </w:r>
      <w:r w:rsidRPr="006D6E48">
        <w:t xml:space="preserve"> and non-</w:t>
      </w:r>
      <w:r>
        <w:t>sampled</w:t>
      </w:r>
      <w:r w:rsidRPr="006D6E48">
        <w:t xml:space="preserve"> States is determined through the classification of exhaustive crash data, such as from MCMIS. </w:t>
      </w:r>
      <w:r>
        <w:t xml:space="preserve">That is, MCMIS is filtered for all qualifying crashes for all States occurring within the data collection years, and the frequencies of such crashes are determined for each State. This constitutes the actual crashes. </w:t>
      </w:r>
      <w:r w:rsidRPr="006D6E48">
        <w:t xml:space="preserve">In this hypothetical example, there were </w:t>
      </w:r>
      <w:r>
        <w:t>1,940</w:t>
      </w:r>
      <w:r w:rsidRPr="006D6E48">
        <w:t xml:space="preserve"> crashes for all States in the South </w:t>
      </w:r>
      <w:r>
        <w:t>region</w:t>
      </w:r>
      <w:r w:rsidRPr="006D6E48">
        <w:t xml:space="preserve"> and </w:t>
      </w:r>
      <w:r>
        <w:t>2,020</w:t>
      </w:r>
      <w:r w:rsidRPr="006D6E48">
        <w:t xml:space="preserve"> crashes for all States in the Southeast </w:t>
      </w:r>
      <w:r>
        <w:t>region</w:t>
      </w:r>
      <w:r w:rsidRPr="006D6E48">
        <w:t xml:space="preserve">, for a total of </w:t>
      </w:r>
      <w:r>
        <w:t>3,960</w:t>
      </w:r>
      <w:r w:rsidRPr="006D6E48">
        <w:t xml:space="preserve"> crashes, with about equal proportions in each </w:t>
      </w:r>
      <w:r>
        <w:t>region</w:t>
      </w:r>
      <w:r w:rsidRPr="006D6E48">
        <w:t xml:space="preserve">. In the sample, which included only </w:t>
      </w:r>
      <w:r>
        <w:t>crashes investigated by recruited State agencies</w:t>
      </w:r>
      <w:r w:rsidRPr="006D6E48">
        <w:t xml:space="preserve">, the South </w:t>
      </w:r>
      <w:r>
        <w:t>region</w:t>
      </w:r>
      <w:r w:rsidRPr="006D6E48">
        <w:t xml:space="preserve"> </w:t>
      </w:r>
      <w:r>
        <w:t>happens to have 90</w:t>
      </w:r>
      <w:r w:rsidRPr="006D6E48">
        <w:t xml:space="preserve"> + </w:t>
      </w:r>
      <w:r>
        <w:t>320</w:t>
      </w:r>
      <w:r w:rsidRPr="006D6E48">
        <w:t xml:space="preserve"> + </w:t>
      </w:r>
      <w:r>
        <w:t>110 + 100</w:t>
      </w:r>
      <w:r w:rsidRPr="006D6E48">
        <w:t xml:space="preserve"> = </w:t>
      </w:r>
      <w:r>
        <w:t>620</w:t>
      </w:r>
      <w:r w:rsidRPr="006D6E48">
        <w:t xml:space="preserve"> crashes, while the Southeast </w:t>
      </w:r>
      <w:r>
        <w:t>region</w:t>
      </w:r>
      <w:r w:rsidRPr="006D6E48">
        <w:t xml:space="preserve"> </w:t>
      </w:r>
      <w:r>
        <w:t>happens to have</w:t>
      </w:r>
      <w:r w:rsidRPr="006D6E48">
        <w:t xml:space="preserve"> </w:t>
      </w:r>
      <w:r>
        <w:t>90</w:t>
      </w:r>
      <w:r w:rsidRPr="006D6E48">
        <w:t xml:space="preserve"> + </w:t>
      </w:r>
      <w:r>
        <w:t>60</w:t>
      </w:r>
      <w:r w:rsidRPr="006D6E48">
        <w:t xml:space="preserve"> + </w:t>
      </w:r>
      <w:r>
        <w:t>70 + 100 + 110</w:t>
      </w:r>
      <w:r w:rsidRPr="006D6E48">
        <w:t xml:space="preserve"> = </w:t>
      </w:r>
      <w:r>
        <w:t>430</w:t>
      </w:r>
      <w:r w:rsidRPr="006D6E48">
        <w:t xml:space="preserve"> crashes. The total crashes in the sample for these two </w:t>
      </w:r>
      <w:r>
        <w:t>regions</w:t>
      </w:r>
      <w:r w:rsidRPr="006D6E48">
        <w:t xml:space="preserve"> is </w:t>
      </w:r>
      <w:r>
        <w:t>620</w:t>
      </w:r>
      <w:r w:rsidRPr="006D6E48">
        <w:t xml:space="preserve"> + </w:t>
      </w:r>
      <w:r>
        <w:t>430</w:t>
      </w:r>
      <w:r w:rsidRPr="006D6E48">
        <w:t xml:space="preserve"> = </w:t>
      </w:r>
      <w:r>
        <w:t>1050</w:t>
      </w:r>
      <w:r w:rsidRPr="006D6E48">
        <w:t xml:space="preserve"> crashes, with a disproportionate </w:t>
      </w:r>
      <w:r>
        <w:t>620</w:t>
      </w:r>
      <w:r w:rsidRPr="006D6E48">
        <w:t>/</w:t>
      </w:r>
      <w:r>
        <w:t>1050</w:t>
      </w:r>
      <w:r w:rsidRPr="006D6E48">
        <w:t xml:space="preserve"> = </w:t>
      </w:r>
      <w:r>
        <w:t>5</w:t>
      </w:r>
      <w:r w:rsidRPr="006D6E48">
        <w:t xml:space="preserve">9% of the crashes coming from the South </w:t>
      </w:r>
      <w:r>
        <w:t>region</w:t>
      </w:r>
      <w:r w:rsidRPr="006D6E48">
        <w:t>.</w:t>
      </w:r>
    </w:p>
    <w:p w14:paraId="63C1DF1E" w14:textId="77777777" w:rsidR="00BA3A57" w:rsidRDefault="00BA3A57" w:rsidP="00BA3A57">
      <w:pPr>
        <w:pStyle w:val="BodyText"/>
      </w:pPr>
      <w:r w:rsidRPr="006D6E48">
        <w:t xml:space="preserve">Suppose there is a variable, factor, or characteristic </w:t>
      </w:r>
      <w:r w:rsidRPr="006D6E48">
        <w:rPr>
          <w:i/>
          <w:iCs/>
        </w:rPr>
        <w:t>X</w:t>
      </w:r>
      <w:r w:rsidRPr="006D6E48">
        <w:t xml:space="preserve"> of crashes that is part of the study’s data collection but absent from the exhaustive crash data. The rate of </w:t>
      </w:r>
      <w:r w:rsidRPr="006D6E48">
        <w:rPr>
          <w:i/>
          <w:iCs/>
        </w:rPr>
        <w:t>X</w:t>
      </w:r>
      <w:r w:rsidRPr="006D6E48">
        <w:t xml:space="preserve"> for all States in each </w:t>
      </w:r>
      <w:r>
        <w:t>region</w:t>
      </w:r>
      <w:r w:rsidRPr="006D6E48">
        <w:t xml:space="preserve"> is unknown since not all States were recruited. However, suppose it occurs at a rate of 60% in the South </w:t>
      </w:r>
      <w:r>
        <w:t>region</w:t>
      </w:r>
      <w:r w:rsidRPr="006D6E48">
        <w:t xml:space="preserve"> and 40% in the Southeast </w:t>
      </w:r>
      <w:r>
        <w:t>region</w:t>
      </w:r>
      <w:r w:rsidRPr="006D6E48">
        <w:t xml:space="preserve">. That would mean there were 60% </w:t>
      </w:r>
      <w:r w:rsidRPr="006D6E48">
        <w:rPr>
          <w:rFonts w:cstheme="minorHAnsi"/>
        </w:rPr>
        <w:t>×</w:t>
      </w:r>
      <w:r w:rsidRPr="006D6E48">
        <w:t xml:space="preserve"> </w:t>
      </w:r>
      <w:r>
        <w:t>1,940</w:t>
      </w:r>
      <w:r w:rsidRPr="006D6E48">
        <w:t xml:space="preserve"> = </w:t>
      </w:r>
      <w:r>
        <w:t>1,164</w:t>
      </w:r>
      <w:r w:rsidRPr="006D6E48">
        <w:t xml:space="preserve"> crashes with </w:t>
      </w:r>
      <w:r w:rsidRPr="006D6E48">
        <w:rPr>
          <w:i/>
          <w:iCs/>
        </w:rPr>
        <w:t>X</w:t>
      </w:r>
      <w:r w:rsidRPr="006D6E48">
        <w:t xml:space="preserve"> in the South </w:t>
      </w:r>
      <w:r>
        <w:t>region</w:t>
      </w:r>
      <w:r w:rsidRPr="006D6E48">
        <w:t xml:space="preserve"> and 40% </w:t>
      </w:r>
      <w:r w:rsidRPr="006D6E48">
        <w:rPr>
          <w:rFonts w:cstheme="minorHAnsi"/>
        </w:rPr>
        <w:t>×</w:t>
      </w:r>
      <w:r w:rsidRPr="006D6E48">
        <w:t xml:space="preserve"> </w:t>
      </w:r>
      <w:r>
        <w:t>220</w:t>
      </w:r>
      <w:r w:rsidRPr="006D6E48">
        <w:t xml:space="preserve"> = </w:t>
      </w:r>
      <w:r>
        <w:t>808</w:t>
      </w:r>
      <w:r w:rsidRPr="006D6E48">
        <w:t xml:space="preserve"> crashes in the Southeast </w:t>
      </w:r>
      <w:r>
        <w:t>region</w:t>
      </w:r>
      <w:r w:rsidRPr="006D6E48">
        <w:t xml:space="preserve"> for a total of </w:t>
      </w:r>
      <w:r>
        <w:t>1,972</w:t>
      </w:r>
      <w:r w:rsidRPr="006D6E48">
        <w:t xml:space="preserve"> crashes, or </w:t>
      </w:r>
      <w:r>
        <w:t>1,972</w:t>
      </w:r>
      <w:r w:rsidRPr="006D6E48">
        <w:t>/</w:t>
      </w:r>
      <w:r>
        <w:t>3,960</w:t>
      </w:r>
      <w:r w:rsidRPr="006D6E48">
        <w:t xml:space="preserve"> = 49.8</w:t>
      </w:r>
      <w:r>
        <w:t>0</w:t>
      </w:r>
      <w:r w:rsidRPr="006D6E48">
        <w:t xml:space="preserve">% of crashes overall have </w:t>
      </w:r>
      <w:r w:rsidRPr="006D6E48">
        <w:rPr>
          <w:i/>
          <w:iCs/>
        </w:rPr>
        <w:t>X</w:t>
      </w:r>
      <w:r w:rsidRPr="006D6E48">
        <w:t>.</w:t>
      </w:r>
      <w:r>
        <w:t xml:space="preserve"> However, due to the disproportionate sampling of the South region in this hypothetical case, the sample indicates that </w:t>
      </w:r>
      <w:r>
        <w:rPr>
          <w:i/>
          <w:iCs/>
        </w:rPr>
        <w:t>X</w:t>
      </w:r>
      <w:r>
        <w:t xml:space="preserve"> occurs in 544/1,050 = 51.81% of crashes overall, a bias of about 2 percentage points.</w:t>
      </w:r>
    </w:p>
    <w:p w14:paraId="1F995EF6" w14:textId="77777777" w:rsidR="00BA3A57" w:rsidRPr="007B581D" w:rsidRDefault="00BA3A57" w:rsidP="00BA3A57">
      <w:pPr>
        <w:pStyle w:val="BodyText"/>
        <w:rPr>
          <w:rFonts w:cstheme="minorHAnsi"/>
        </w:rPr>
      </w:pPr>
      <w:r w:rsidRPr="006D6E48">
        <w:t xml:space="preserve">To correct the bias, one weights (multiplies) the crashes by the ratio of the actual number of qualifying crashes in the </w:t>
      </w:r>
      <w:r>
        <w:t>region</w:t>
      </w:r>
      <w:r w:rsidRPr="006D6E48">
        <w:t xml:space="preserve"> over the sample number of crashes. For the South </w:t>
      </w:r>
      <w:r>
        <w:t>region</w:t>
      </w:r>
      <w:r w:rsidRPr="006D6E48">
        <w:t xml:space="preserve">, the correcting weight is </w:t>
      </w:r>
      <w:r>
        <w:t>1,940</w:t>
      </w:r>
      <w:r w:rsidRPr="006D6E48">
        <w:t>/</w:t>
      </w:r>
      <w:r>
        <w:t>620</w:t>
      </w:r>
      <w:r w:rsidRPr="006D6E48">
        <w:t xml:space="preserve"> = </w:t>
      </w:r>
      <w:r>
        <w:t>3</w:t>
      </w:r>
      <w:r w:rsidRPr="006D6E48">
        <w:t>.</w:t>
      </w:r>
      <w:r>
        <w:t>129</w:t>
      </w:r>
      <w:r w:rsidRPr="006D6E48">
        <w:t xml:space="preserve">, while for the Southeast </w:t>
      </w:r>
      <w:r>
        <w:t>region</w:t>
      </w:r>
      <w:r w:rsidRPr="006D6E48">
        <w:t xml:space="preserve">, the correcting weight is </w:t>
      </w:r>
      <w:r>
        <w:t>2,020</w:t>
      </w:r>
      <w:r w:rsidRPr="006D6E48">
        <w:t>/</w:t>
      </w:r>
      <w:r>
        <w:t>430</w:t>
      </w:r>
      <w:r w:rsidRPr="006D6E48">
        <w:t xml:space="preserve"> = </w:t>
      </w:r>
      <w:r>
        <w:t>4.698</w:t>
      </w:r>
      <w:r w:rsidRPr="006D6E48">
        <w:t xml:space="preserve">. Thus, the corrected frequency of </w:t>
      </w:r>
      <w:r w:rsidRPr="006D6E48">
        <w:rPr>
          <w:i/>
          <w:iCs/>
        </w:rPr>
        <w:t>X</w:t>
      </w:r>
      <w:r w:rsidRPr="006D6E48">
        <w:t xml:space="preserve"> is </w:t>
      </w:r>
      <w:r>
        <w:t>3</w:t>
      </w:r>
      <w:r w:rsidRPr="006D6E48">
        <w:t>.</w:t>
      </w:r>
      <w:r>
        <w:t>129</w:t>
      </w:r>
      <w:r w:rsidRPr="006D6E48">
        <w:t xml:space="preserve"> </w:t>
      </w:r>
      <w:r w:rsidRPr="006D6E48">
        <w:rPr>
          <w:rFonts w:cstheme="minorHAnsi"/>
        </w:rPr>
        <w:t xml:space="preserve">× </w:t>
      </w:r>
      <w:r>
        <w:rPr>
          <w:rFonts w:cstheme="minorHAnsi"/>
        </w:rPr>
        <w:t xml:space="preserve">372 </w:t>
      </w:r>
      <w:r w:rsidRPr="006D6E48">
        <w:rPr>
          <w:rFonts w:cstheme="minorHAnsi"/>
        </w:rPr>
        <w:t xml:space="preserve">= </w:t>
      </w:r>
      <w:r>
        <w:rPr>
          <w:rFonts w:cstheme="minorHAnsi"/>
        </w:rPr>
        <w:t>1,164</w:t>
      </w:r>
      <w:r w:rsidRPr="006D6E48">
        <w:rPr>
          <w:rFonts w:cstheme="minorHAnsi"/>
        </w:rPr>
        <w:t xml:space="preserve"> crashes for the South and </w:t>
      </w:r>
      <w:r>
        <w:rPr>
          <w:rFonts w:cstheme="minorHAnsi"/>
        </w:rPr>
        <w:t>4.698</w:t>
      </w:r>
      <w:r w:rsidRPr="006D6E48">
        <w:rPr>
          <w:rFonts w:cstheme="minorHAnsi"/>
        </w:rPr>
        <w:t xml:space="preserve"> × </w:t>
      </w:r>
      <w:r>
        <w:rPr>
          <w:rFonts w:cstheme="minorHAnsi"/>
        </w:rPr>
        <w:t>172</w:t>
      </w:r>
      <w:r w:rsidRPr="006D6E48">
        <w:rPr>
          <w:rFonts w:cstheme="minorHAnsi"/>
        </w:rPr>
        <w:t xml:space="preserve"> = </w:t>
      </w:r>
      <w:r>
        <w:rPr>
          <w:rFonts w:cstheme="minorHAnsi"/>
        </w:rPr>
        <w:t>808</w:t>
      </w:r>
      <w:r w:rsidRPr="006D6E48">
        <w:rPr>
          <w:rFonts w:cstheme="minorHAnsi"/>
        </w:rPr>
        <w:t xml:space="preserve"> for the Southeast. As can be seen in </w:t>
      </w:r>
      <w:r>
        <w:fldChar w:fldCharType="begin"/>
      </w:r>
      <w:r>
        <w:rPr>
          <w:rFonts w:cstheme="minorHAnsi"/>
        </w:rPr>
        <w:instrText xml:space="preserve"> REF _Ref180657989 \h </w:instrText>
      </w:r>
      <w:r>
        <w:fldChar w:fldCharType="separate"/>
      </w:r>
      <w:r>
        <w:t xml:space="preserve">Table </w:t>
      </w:r>
      <w:r>
        <w:rPr>
          <w:noProof/>
        </w:rPr>
        <w:t>12</w:t>
      </w:r>
      <w:r>
        <w:fldChar w:fldCharType="end"/>
      </w:r>
      <w:r w:rsidRPr="006D6E48">
        <w:t xml:space="preserve">, these </w:t>
      </w:r>
      <w:r w:rsidRPr="006D6E48">
        <w:rPr>
          <w:rFonts w:cstheme="minorHAnsi"/>
        </w:rPr>
        <w:t xml:space="preserve">are the correct frequencies for all crashes in the </w:t>
      </w:r>
      <w:r>
        <w:rPr>
          <w:rFonts w:cstheme="minorHAnsi"/>
        </w:rPr>
        <w:t>regions</w:t>
      </w:r>
      <w:r w:rsidRPr="006D6E48">
        <w:rPr>
          <w:rFonts w:cstheme="minorHAnsi"/>
        </w:rPr>
        <w:t xml:space="preserve"> and </w:t>
      </w:r>
      <w:proofErr w:type="gramStart"/>
      <w:r w:rsidRPr="006D6E48">
        <w:rPr>
          <w:rFonts w:cstheme="minorHAnsi"/>
        </w:rPr>
        <w:t>yields</w:t>
      </w:r>
      <w:proofErr w:type="gramEnd"/>
      <w:r w:rsidRPr="006D6E48">
        <w:rPr>
          <w:rFonts w:cstheme="minorHAnsi"/>
        </w:rPr>
        <w:t xml:space="preserve"> the overall correct 49.8</w:t>
      </w:r>
      <w:r>
        <w:rPr>
          <w:rFonts w:cstheme="minorHAnsi"/>
        </w:rPr>
        <w:t>0</w:t>
      </w:r>
      <w:r w:rsidRPr="006D6E48">
        <w:rPr>
          <w:rFonts w:cstheme="minorHAnsi"/>
        </w:rPr>
        <w:t xml:space="preserve">% rate for </w:t>
      </w:r>
      <w:r w:rsidRPr="006D6E48">
        <w:rPr>
          <w:rFonts w:cstheme="minorHAnsi"/>
          <w:i/>
          <w:iCs/>
        </w:rPr>
        <w:t>X</w:t>
      </w:r>
      <w:r w:rsidRPr="006D6E48">
        <w:rPr>
          <w:rFonts w:cstheme="minorHAnsi"/>
        </w:rPr>
        <w:t>.</w:t>
      </w:r>
    </w:p>
    <w:p w14:paraId="59DCCDC5" w14:textId="77777777" w:rsidR="00BA3A57" w:rsidRPr="006D6E48" w:rsidRDefault="00BA3A57" w:rsidP="00BA3A57">
      <w:pPr>
        <w:pStyle w:val="BodyText"/>
      </w:pPr>
      <w:r w:rsidRPr="006D6E48">
        <w:rPr>
          <w:rFonts w:cstheme="minorHAnsi"/>
        </w:rPr>
        <w:t xml:space="preserve">To summarize, bias from </w:t>
      </w:r>
      <w:r w:rsidRPr="006D6E48">
        <w:t>disproportionate stratified sampling is corrected by multiplying sample crashes by the following stratification weight:</w:t>
      </w:r>
    </w:p>
    <w:p w14:paraId="06CEE692" w14:textId="77777777" w:rsidR="00BA3A57" w:rsidRPr="006D6E48" w:rsidRDefault="00000000" w:rsidP="00BA3A57">
      <m:oMathPara>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num>
            <m:den>
              <m:sSub>
                <m:sSubPr>
                  <m:ctrlPr>
                    <w:rPr>
                      <w:rFonts w:ascii="Cambria Math" w:hAnsi="Cambria Math"/>
                      <w:i/>
                    </w:rPr>
                  </m:ctrlPr>
                </m:sSubPr>
                <m:e>
                  <m:r>
                    <w:rPr>
                      <w:rFonts w:ascii="Cambria Math" w:hAnsi="Cambria Math"/>
                    </w:rPr>
                    <m:t>N</m:t>
                  </m:r>
                </m:e>
                <m:sub>
                  <m:r>
                    <w:rPr>
                      <w:rFonts w:ascii="Cambria Math" w:hAnsi="Cambria Math"/>
                    </w:rPr>
                    <m:t>j</m:t>
                  </m:r>
                </m:sub>
              </m:sSub>
            </m:den>
          </m:f>
        </m:oMath>
      </m:oMathPara>
    </w:p>
    <w:p w14:paraId="4A702703" w14:textId="77777777" w:rsidR="00BA3A57" w:rsidRPr="006D6E48" w:rsidRDefault="00BA3A57" w:rsidP="00BA3A57">
      <w:pPr>
        <w:pStyle w:val="BodyText"/>
      </w:pPr>
      <w:r w:rsidRPr="006D6E48">
        <w:t>Where:</w:t>
      </w:r>
    </w:p>
    <w:p w14:paraId="4B956BDD" w14:textId="77777777" w:rsidR="00BA3A57" w:rsidRPr="006D6E48" w:rsidRDefault="00BA3A57" w:rsidP="00BA3A57">
      <w:pPr>
        <w:pStyle w:val="Parameter"/>
      </w:pPr>
      <w:r w:rsidRPr="006D6E48">
        <w:rPr>
          <w:i/>
          <w:iCs/>
        </w:rPr>
        <w:t>w</w:t>
      </w:r>
      <w:r w:rsidRPr="006D6E48">
        <w:rPr>
          <w:i/>
          <w:iCs/>
          <w:vertAlign w:val="subscript"/>
        </w:rPr>
        <w:t>j</w:t>
      </w:r>
      <w:r w:rsidRPr="006D6E48">
        <w:t xml:space="preserve"> = stratification weight for stratum</w:t>
      </w:r>
      <w:r>
        <w:t xml:space="preserve"> (region)</w:t>
      </w:r>
      <w:r w:rsidRPr="006D6E48">
        <w:t xml:space="preserve"> </w:t>
      </w:r>
      <w:r w:rsidRPr="006D6E48">
        <w:rPr>
          <w:i/>
          <w:iCs/>
        </w:rPr>
        <w:t>j</w:t>
      </w:r>
    </w:p>
    <w:p w14:paraId="3E57EBF4" w14:textId="77777777" w:rsidR="00BA3A57" w:rsidRPr="006D6E48" w:rsidRDefault="00BA3A57" w:rsidP="00BA3A57">
      <w:pPr>
        <w:pStyle w:val="Parameter"/>
      </w:pPr>
      <w:r w:rsidRPr="006D6E48">
        <w:rPr>
          <w:i/>
          <w:iCs/>
        </w:rPr>
        <w:t>Ń</w:t>
      </w:r>
      <w:r w:rsidRPr="006D6E48">
        <w:rPr>
          <w:i/>
          <w:iCs/>
          <w:vertAlign w:val="subscript"/>
        </w:rPr>
        <w:t>j</w:t>
      </w:r>
      <w:r w:rsidRPr="006D6E48">
        <w:rPr>
          <w:i/>
          <w:iCs/>
        </w:rPr>
        <w:t xml:space="preserve"> </w:t>
      </w:r>
      <w:r w:rsidRPr="006D6E48">
        <w:t>= number of all qualifying crashes in the stratum</w:t>
      </w:r>
      <w:r>
        <w:t xml:space="preserve"> (region)</w:t>
      </w:r>
      <w:r w:rsidRPr="006D6E48">
        <w:t>, based on exhaustive data</w:t>
      </w:r>
    </w:p>
    <w:p w14:paraId="4E03D458" w14:textId="77777777" w:rsidR="00BA3A57" w:rsidRPr="006D6E48" w:rsidRDefault="00BA3A57" w:rsidP="00BA3A57">
      <w:pPr>
        <w:pStyle w:val="Parameter"/>
      </w:pPr>
      <w:r w:rsidRPr="006D6E48">
        <w:rPr>
          <w:i/>
          <w:iCs/>
        </w:rPr>
        <w:t>N</w:t>
      </w:r>
      <w:r w:rsidRPr="006D6E48">
        <w:rPr>
          <w:i/>
          <w:iCs/>
          <w:vertAlign w:val="subscript"/>
        </w:rPr>
        <w:t>j</w:t>
      </w:r>
      <w:r w:rsidRPr="006D6E48">
        <w:t xml:space="preserve"> = number of crashes in the stratum</w:t>
      </w:r>
      <w:r>
        <w:t xml:space="preserve"> (region)</w:t>
      </w:r>
      <w:r w:rsidRPr="006D6E48">
        <w:t xml:space="preserve"> sample</w:t>
      </w:r>
    </w:p>
    <w:p w14:paraId="03F6129B" w14:textId="77777777" w:rsidR="00BA3A57" w:rsidRPr="006D6E48" w:rsidRDefault="00BA3A57" w:rsidP="00BA3A57">
      <w:pPr>
        <w:pStyle w:val="BodyText"/>
      </w:pPr>
      <w:r w:rsidRPr="006D6E48">
        <w:t xml:space="preserve">Correcting for disproportionate stratified sampling with this stratification weight assumes that the sample is representative of the whole </w:t>
      </w:r>
      <w:r>
        <w:t>region</w:t>
      </w:r>
      <w:r w:rsidRPr="006D6E48">
        <w:t xml:space="preserve">. For example, if 40% of qualifying crashes in the </w:t>
      </w:r>
      <w:r>
        <w:t>region</w:t>
      </w:r>
      <w:r w:rsidRPr="006D6E48">
        <w:t xml:space="preserve"> </w:t>
      </w:r>
      <w:r w:rsidRPr="006D6E48">
        <w:lastRenderedPageBreak/>
        <w:t xml:space="preserve">have </w:t>
      </w:r>
      <w:r w:rsidRPr="006D6E48">
        <w:rPr>
          <w:i/>
          <w:iCs/>
        </w:rPr>
        <w:t>X</w:t>
      </w:r>
      <w:r w:rsidRPr="006D6E48">
        <w:t xml:space="preserve">, then 40% of the crashes sampled from the </w:t>
      </w:r>
      <w:r>
        <w:t>region</w:t>
      </w:r>
      <w:r w:rsidRPr="006D6E48">
        <w:t xml:space="preserve"> have </w:t>
      </w:r>
      <w:r w:rsidRPr="006D6E48">
        <w:rPr>
          <w:i/>
          <w:iCs/>
        </w:rPr>
        <w:t>X</w:t>
      </w:r>
      <w:r w:rsidRPr="006D6E48">
        <w:t xml:space="preserve">. Systematic bias in the sampling from a </w:t>
      </w:r>
      <w:r>
        <w:t>region</w:t>
      </w:r>
      <w:r w:rsidRPr="006D6E48">
        <w:t xml:space="preserve"> (e.g., if recruiting States by ICS somehow changes the rate of </w:t>
      </w:r>
      <w:r w:rsidRPr="006D6E48">
        <w:rPr>
          <w:i/>
          <w:iCs/>
        </w:rPr>
        <w:t>X</w:t>
      </w:r>
      <w:r w:rsidRPr="006D6E48">
        <w:t xml:space="preserve"> from 40% to something else) is handled through </w:t>
      </w:r>
      <w:r>
        <w:fldChar w:fldCharType="begin"/>
      </w:r>
      <w:r>
        <w:instrText xml:space="preserve"> REF _Ref180659485 \h </w:instrText>
      </w:r>
      <w:r>
        <w:fldChar w:fldCharType="separate"/>
      </w:r>
      <w:r w:rsidRPr="006D6E48">
        <w:t>Coverage Bias Measurement and Correction</w:t>
      </w:r>
      <w:r>
        <w:fldChar w:fldCharType="end"/>
      </w:r>
      <w:r>
        <w:t xml:space="preserve"> (page </w:t>
      </w:r>
      <w:r>
        <w:fldChar w:fldCharType="begin"/>
      </w:r>
      <w:r>
        <w:instrText xml:space="preserve"> PAGEREF _Ref180659485 \h </w:instrText>
      </w:r>
      <w:r>
        <w:fldChar w:fldCharType="separate"/>
      </w:r>
      <w:r>
        <w:rPr>
          <w:noProof/>
        </w:rPr>
        <w:t>57</w:t>
      </w:r>
      <w:r>
        <w:fldChar w:fldCharType="end"/>
      </w:r>
      <w:r w:rsidRPr="006D6E48">
        <w:t>).</w:t>
      </w:r>
    </w:p>
    <w:p w14:paraId="12348799" w14:textId="77777777" w:rsidR="00BA3A57" w:rsidRPr="006D6E48" w:rsidRDefault="00BA3A57" w:rsidP="00BA3A57">
      <w:pPr>
        <w:pStyle w:val="Heading2"/>
      </w:pPr>
      <w:bookmarkStart w:id="142" w:name="_Toc152146229"/>
      <w:bookmarkStart w:id="143" w:name="_Toc179381215"/>
      <w:bookmarkStart w:id="144" w:name="_Toc191042340"/>
      <w:r w:rsidRPr="006D6E48">
        <w:t>Disproportionate Subsampling</w:t>
      </w:r>
      <w:bookmarkEnd w:id="142"/>
      <w:bookmarkEnd w:id="143"/>
      <w:bookmarkEnd w:id="144"/>
    </w:p>
    <w:p w14:paraId="0442B068" w14:textId="77777777" w:rsidR="00BA3A57" w:rsidRDefault="00BA3A57" w:rsidP="00BA3A57">
      <w:pPr>
        <w:pStyle w:val="BodyText"/>
      </w:pPr>
      <w:r w:rsidRPr="006D6E48">
        <w:t xml:space="preserve">Subsampling can yield bias in much the same way as stratification sampling. With subsampling, if one </w:t>
      </w:r>
      <w:r>
        <w:t>S/J</w:t>
      </w:r>
      <w:r w:rsidRPr="006D6E48">
        <w:t xml:space="preserve"> does not investigate all the qualified crashes under its purview, then it is relatively underrepresented. To correct for this underrepresentation and remove its bias, one weights the sample crashes in the </w:t>
      </w:r>
      <w:r>
        <w:t>S/J</w:t>
      </w:r>
      <w:r w:rsidRPr="006D6E48">
        <w:t xml:space="preserve"> by the ratio of the actual number of qualifying crashes in the </w:t>
      </w:r>
      <w:r>
        <w:t>S/J</w:t>
      </w:r>
      <w:r w:rsidRPr="006D6E48">
        <w:t xml:space="preserve"> over the number of investigated crashes. That is, crashes in each </w:t>
      </w:r>
      <w:r>
        <w:t>S/J</w:t>
      </w:r>
      <w:r w:rsidRPr="006D6E48">
        <w:t xml:space="preserve"> are multiplied by the following:</w:t>
      </w:r>
    </w:p>
    <w:p w14:paraId="0D7645A0" w14:textId="77777777" w:rsidR="00BA3A57" w:rsidRPr="006D6E48" w:rsidRDefault="00000000" w:rsidP="00BA3A57">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num>
            <m:den>
              <m:sSub>
                <m:sSubPr>
                  <m:ctrlPr>
                    <w:rPr>
                      <w:rFonts w:ascii="Cambria Math" w:hAnsi="Cambria Math"/>
                      <w:i/>
                    </w:rPr>
                  </m:ctrlPr>
                </m:sSubPr>
                <m:e>
                  <m:r>
                    <w:rPr>
                      <w:rFonts w:ascii="Cambria Math" w:hAnsi="Cambria Math"/>
                    </w:rPr>
                    <m:t>n</m:t>
                  </m:r>
                </m:e>
                <m:sub>
                  <m:r>
                    <w:rPr>
                      <w:rFonts w:ascii="Cambria Math" w:hAnsi="Cambria Math"/>
                    </w:rPr>
                    <m:t>ij</m:t>
                  </m:r>
                </m:sub>
              </m:sSub>
            </m:den>
          </m:f>
        </m:oMath>
      </m:oMathPara>
    </w:p>
    <w:p w14:paraId="0D59B550" w14:textId="77777777" w:rsidR="00BA3A57" w:rsidRPr="006D6E48" w:rsidRDefault="00BA3A57" w:rsidP="00BA3A57">
      <w:pPr>
        <w:pStyle w:val="BodyText"/>
      </w:pPr>
      <w:r w:rsidRPr="006D6E48">
        <w:t xml:space="preserve"> Where:</w:t>
      </w:r>
    </w:p>
    <w:p w14:paraId="458D7BA7" w14:textId="77777777" w:rsidR="00BA3A57" w:rsidRPr="006D6E48" w:rsidRDefault="00BA3A57" w:rsidP="00BA3A57">
      <w:pPr>
        <w:pStyle w:val="Parameter"/>
      </w:pPr>
      <w:r w:rsidRPr="006D6E48">
        <w:rPr>
          <w:i/>
          <w:iCs/>
        </w:rPr>
        <w:t>w</w:t>
      </w:r>
      <w:r w:rsidRPr="006D6E48">
        <w:rPr>
          <w:i/>
          <w:iCs/>
          <w:vertAlign w:val="subscript"/>
        </w:rPr>
        <w:t>ij</w:t>
      </w:r>
      <w:r w:rsidRPr="006D6E48">
        <w:t xml:space="preserve"> = subsampling weight for </w:t>
      </w:r>
      <w:r>
        <w:t>S/J</w:t>
      </w:r>
      <w:r w:rsidRPr="006D6E48">
        <w:t xml:space="preserve"> </w:t>
      </w:r>
      <w:r w:rsidRPr="006D6E48">
        <w:rPr>
          <w:i/>
          <w:iCs/>
        </w:rPr>
        <w:t>i</w:t>
      </w:r>
      <w:r w:rsidRPr="006D6E48">
        <w:t xml:space="preserve"> of stratum</w:t>
      </w:r>
      <w:r>
        <w:t xml:space="preserve"> (region)</w:t>
      </w:r>
      <w:r w:rsidRPr="006D6E48">
        <w:t xml:space="preserve"> </w:t>
      </w:r>
      <w:r w:rsidRPr="006D6E48">
        <w:rPr>
          <w:i/>
          <w:iCs/>
        </w:rPr>
        <w:t>j</w:t>
      </w:r>
    </w:p>
    <w:p w14:paraId="5FCD9B58" w14:textId="77777777" w:rsidR="00BA3A57" w:rsidRPr="006D6E48" w:rsidRDefault="00BA3A57" w:rsidP="00BA3A57">
      <w:pPr>
        <w:pStyle w:val="Parameter"/>
      </w:pPr>
      <w:r w:rsidRPr="006D6E48">
        <w:rPr>
          <w:i/>
          <w:iCs/>
        </w:rPr>
        <w:t>N</w:t>
      </w:r>
      <w:r w:rsidRPr="006D6E48">
        <w:rPr>
          <w:i/>
          <w:iCs/>
          <w:vertAlign w:val="subscript"/>
        </w:rPr>
        <w:t>ij</w:t>
      </w:r>
      <w:r w:rsidRPr="006D6E48">
        <w:rPr>
          <w:i/>
          <w:iCs/>
        </w:rPr>
        <w:t xml:space="preserve"> </w:t>
      </w:r>
      <w:r w:rsidRPr="006D6E48">
        <w:t xml:space="preserve">= number of all qualifying crashes in </w:t>
      </w:r>
      <w:r>
        <w:t>S/J</w:t>
      </w:r>
      <w:r w:rsidRPr="006D6E48">
        <w:t xml:space="preserve"> </w:t>
      </w:r>
      <w:r w:rsidRPr="006D6E48">
        <w:rPr>
          <w:i/>
          <w:iCs/>
        </w:rPr>
        <w:t>i</w:t>
      </w:r>
      <w:r w:rsidRPr="006D6E48">
        <w:t xml:space="preserve"> of stratum</w:t>
      </w:r>
      <w:r>
        <w:t xml:space="preserve"> (region)</w:t>
      </w:r>
      <w:r w:rsidRPr="006D6E48">
        <w:t xml:space="preserve"> </w:t>
      </w:r>
      <w:r w:rsidRPr="006D6E48">
        <w:rPr>
          <w:i/>
          <w:iCs/>
        </w:rPr>
        <w:t>j</w:t>
      </w:r>
      <w:r w:rsidRPr="006D6E48">
        <w:t xml:space="preserve">, based on exhaustive data or </w:t>
      </w:r>
      <w:r>
        <w:t>S/J</w:t>
      </w:r>
      <w:r w:rsidRPr="006D6E48">
        <w:t xml:space="preserve"> records</w:t>
      </w:r>
    </w:p>
    <w:p w14:paraId="6DCD6B76" w14:textId="77777777" w:rsidR="00BA3A57" w:rsidRPr="006D6E48" w:rsidRDefault="00BA3A57" w:rsidP="00BA3A57">
      <w:pPr>
        <w:pStyle w:val="Parameter"/>
      </w:pPr>
      <w:r w:rsidRPr="006D6E48">
        <w:rPr>
          <w:i/>
          <w:iCs/>
        </w:rPr>
        <w:t>n</w:t>
      </w:r>
      <w:r w:rsidRPr="006D6E48">
        <w:rPr>
          <w:i/>
          <w:iCs/>
          <w:vertAlign w:val="subscript"/>
        </w:rPr>
        <w:t>ij</w:t>
      </w:r>
      <w:r w:rsidRPr="006D6E48">
        <w:t xml:space="preserve"> = number of investigated crashes of </w:t>
      </w:r>
      <w:r>
        <w:t>S/J</w:t>
      </w:r>
      <w:r w:rsidRPr="006D6E48">
        <w:t xml:space="preserve"> </w:t>
      </w:r>
      <w:r w:rsidRPr="006D6E48">
        <w:rPr>
          <w:i/>
          <w:iCs/>
        </w:rPr>
        <w:t>i</w:t>
      </w:r>
      <w:r w:rsidRPr="006D6E48">
        <w:t xml:space="preserve"> of stratum</w:t>
      </w:r>
      <w:r>
        <w:t xml:space="preserve"> (region)</w:t>
      </w:r>
      <w:r w:rsidRPr="006D6E48">
        <w:t xml:space="preserve"> </w:t>
      </w:r>
      <w:r w:rsidRPr="006D6E48">
        <w:rPr>
          <w:i/>
          <w:iCs/>
        </w:rPr>
        <w:t>j</w:t>
      </w:r>
    </w:p>
    <w:p w14:paraId="7CA08EAA" w14:textId="77777777" w:rsidR="00BA3A57" w:rsidRDefault="00BA3A57" w:rsidP="00BA3A57">
      <w:pPr>
        <w:pStyle w:val="BodyText"/>
      </w:pPr>
      <w:r w:rsidRPr="006D6E48">
        <w:t xml:space="preserve">Like correcting for disproportionate stratified sampling, the correction for disproportionate subsampling assumes that the investigated crashes are representative of all qualifying crashes in the entire </w:t>
      </w:r>
      <w:r>
        <w:t>S/J</w:t>
      </w:r>
      <w:r w:rsidRPr="006D6E48">
        <w:t xml:space="preserve">. Systematic bias in subsampling (e.g., if a </w:t>
      </w:r>
      <w:r>
        <w:t>S/J</w:t>
      </w:r>
      <w:r w:rsidRPr="006D6E48">
        <w:t xml:space="preserve"> prioritizes investigating more severe crashes) is handled through </w:t>
      </w:r>
      <w:r>
        <w:fldChar w:fldCharType="begin"/>
      </w:r>
      <w:r>
        <w:instrText xml:space="preserve"> REF _Ref180659485 \h </w:instrText>
      </w:r>
      <w:r>
        <w:fldChar w:fldCharType="separate"/>
      </w:r>
      <w:r w:rsidRPr="006D6E48">
        <w:t>Coverage Bias Measurement and Correction</w:t>
      </w:r>
      <w:r>
        <w:fldChar w:fldCharType="end"/>
      </w:r>
      <w:r>
        <w:t xml:space="preserve"> (page </w:t>
      </w:r>
      <w:r>
        <w:fldChar w:fldCharType="begin"/>
      </w:r>
      <w:r>
        <w:instrText xml:space="preserve"> PAGEREF _Ref180659485 \h </w:instrText>
      </w:r>
      <w:r>
        <w:fldChar w:fldCharType="separate"/>
      </w:r>
      <w:r>
        <w:rPr>
          <w:noProof/>
        </w:rPr>
        <w:t>57</w:t>
      </w:r>
      <w:r>
        <w:fldChar w:fldCharType="end"/>
      </w:r>
      <w:r w:rsidRPr="00E734FF">
        <w:t>).</w:t>
      </w:r>
    </w:p>
    <w:p w14:paraId="368E1941" w14:textId="77777777" w:rsidR="00BA3A57" w:rsidRPr="006D6E48" w:rsidRDefault="00BA3A57" w:rsidP="00BA3A57">
      <w:pPr>
        <w:pStyle w:val="Heading2"/>
      </w:pPr>
      <w:bookmarkStart w:id="145" w:name="_Toc152146230"/>
      <w:bookmarkStart w:id="146" w:name="_Toc179381216"/>
      <w:bookmarkStart w:id="147" w:name="_Toc191042341"/>
      <w:r w:rsidRPr="006D6E48">
        <w:t>Total Weight</w:t>
      </w:r>
      <w:bookmarkEnd w:id="145"/>
      <w:bookmarkEnd w:id="146"/>
      <w:bookmarkEnd w:id="147"/>
    </w:p>
    <w:p w14:paraId="046B9215" w14:textId="77777777" w:rsidR="00BA3A57" w:rsidRPr="006D6E48" w:rsidRDefault="00BA3A57" w:rsidP="00BA3A57">
      <w:pPr>
        <w:pStyle w:val="BodyText"/>
      </w:pPr>
      <w:r w:rsidRPr="006D6E48">
        <w:t xml:space="preserve">For the purposes of generalizing the sample to the Nation, the corrections for disproportionate stratified sampling and disproportionate subsampling are combined by multiplying the stratification weight and subsampling weight together. That is, sample crashes from </w:t>
      </w:r>
      <w:r>
        <w:t>S/J</w:t>
      </w:r>
      <w:r w:rsidRPr="006D6E48">
        <w:t xml:space="preserve"> </w:t>
      </w:r>
      <w:r w:rsidRPr="006D6E48">
        <w:rPr>
          <w:i/>
          <w:iCs/>
        </w:rPr>
        <w:t>i</w:t>
      </w:r>
      <w:r w:rsidRPr="006D6E48">
        <w:t xml:space="preserve"> in stratum</w:t>
      </w:r>
      <w:r>
        <w:t xml:space="preserve"> (region)</w:t>
      </w:r>
      <w:r w:rsidRPr="006D6E48">
        <w:t xml:space="preserve"> </w:t>
      </w:r>
      <w:r w:rsidRPr="006D6E48">
        <w:rPr>
          <w:i/>
          <w:iCs/>
        </w:rPr>
        <w:t>j</w:t>
      </w:r>
      <w:r w:rsidRPr="006D6E48">
        <w:t xml:space="preserve"> are weighted as follows:</w:t>
      </w:r>
    </w:p>
    <w:p w14:paraId="2DCFDD56" w14:textId="77777777" w:rsidR="00BA3A57" w:rsidRPr="006D6E48" w:rsidRDefault="00000000" w:rsidP="00BA3A57">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 xml:space="preserve">j </m:t>
              </m:r>
            </m:sub>
          </m:sSub>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num>
            <m:den>
              <m:sSub>
                <m:sSubPr>
                  <m:ctrlPr>
                    <w:rPr>
                      <w:rFonts w:ascii="Cambria Math" w:hAnsi="Cambria Math"/>
                      <w:i/>
                    </w:rPr>
                  </m:ctrlPr>
                </m:sSubPr>
                <m:e>
                  <m:r>
                    <w:rPr>
                      <w:rFonts w:ascii="Cambria Math" w:hAnsi="Cambria Math"/>
                    </w:rPr>
                    <m:t>n</m:t>
                  </m:r>
                </m:e>
                <m:sub>
                  <m:r>
                    <w:rPr>
                      <w:rFonts w:ascii="Cambria Math" w:hAnsi="Cambria Math"/>
                    </w:rPr>
                    <m:t>ij</m:t>
                  </m:r>
                </m:sub>
              </m:sSub>
            </m:den>
          </m:f>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num>
            <m:den>
              <m:sSub>
                <m:sSubPr>
                  <m:ctrlPr>
                    <w:rPr>
                      <w:rFonts w:ascii="Cambria Math" w:hAnsi="Cambria Math"/>
                      <w:i/>
                    </w:rPr>
                  </m:ctrlPr>
                </m:sSubPr>
                <m:e>
                  <m:r>
                    <w:rPr>
                      <w:rFonts w:ascii="Cambria Math" w:hAnsi="Cambria Math"/>
                    </w:rPr>
                    <m:t>N</m:t>
                  </m:r>
                </m:e>
                <m:sub>
                  <m:r>
                    <w:rPr>
                      <w:rFonts w:ascii="Cambria Math" w:hAnsi="Cambria Math"/>
                    </w:rPr>
                    <m:t>j</m:t>
                  </m:r>
                </m:sub>
              </m:sSub>
            </m:den>
          </m:f>
        </m:oMath>
      </m:oMathPara>
    </w:p>
    <w:p w14:paraId="1A6AFE71" w14:textId="77777777" w:rsidR="00BA3A57" w:rsidRPr="006D6E48" w:rsidRDefault="00BA3A57" w:rsidP="00BA3A57">
      <w:pPr>
        <w:pStyle w:val="Heading1"/>
      </w:pPr>
      <w:bookmarkStart w:id="148" w:name="_Ref180659485"/>
      <w:bookmarkStart w:id="149" w:name="_Toc191042342"/>
      <w:r w:rsidRPr="006D6E48">
        <w:t>Coverage Bias Measurement and Correction</w:t>
      </w:r>
      <w:bookmarkEnd w:id="148"/>
      <w:bookmarkEnd w:id="149"/>
    </w:p>
    <w:p w14:paraId="15AFF27F" w14:textId="77777777" w:rsidR="00BA3A57" w:rsidRPr="006D6E48" w:rsidRDefault="00BA3A57" w:rsidP="00BA3A57">
      <w:pPr>
        <w:pStyle w:val="BodyText"/>
      </w:pPr>
      <w:r w:rsidRPr="006D6E48">
        <w:t xml:space="preserve">Coverage bias is a form of systematic bias that </w:t>
      </w:r>
      <w:r>
        <w:t>occurs</w:t>
      </w:r>
      <w:r w:rsidRPr="006D6E48">
        <w:t xml:space="preserve"> in the sample when some cases in the population do not have an opportunity to be sampled. Because States are recruited based on ICS (rather than random sampling), the study may have coverage bias. Any crash variable that </w:t>
      </w:r>
      <w:r>
        <w:t>correlates</w:t>
      </w:r>
      <w:r w:rsidRPr="006D6E48">
        <w:t xml:space="preserve"> with ICS will be biased. Similarly, any subsampling may also induce coverage bias on any variable that </w:t>
      </w:r>
      <w:r>
        <w:t>correlates</w:t>
      </w:r>
      <w:r w:rsidRPr="006D6E48">
        <w:t xml:space="preserve"> with the subsampling criteria (e.g., crash severity).</w:t>
      </w:r>
    </w:p>
    <w:p w14:paraId="19F6A384" w14:textId="77777777" w:rsidR="00BA3A57" w:rsidRPr="006D6E48" w:rsidRDefault="00BA3A57" w:rsidP="00BA3A57">
      <w:pPr>
        <w:pStyle w:val="BodyText"/>
      </w:pPr>
      <w:r w:rsidRPr="006D6E48">
        <w:lastRenderedPageBreak/>
        <w:t xml:space="preserve">To assess for bias in the sample of crashes, the sample data are compared with nationally exhaustive crash data in MCMIS. </w:t>
      </w:r>
      <w:r>
        <w:t xml:space="preserve">All variables in MCMIS are also in the HDTS sample data, although the sample data includes many more variables than MCMIS. </w:t>
      </w:r>
      <w:r w:rsidRPr="006D6E48">
        <w:t xml:space="preserve">MCMIS is filtered for qualifying crashes </w:t>
      </w:r>
      <w:r>
        <w:t xml:space="preserve">for all States (whether sampled or not) </w:t>
      </w:r>
      <w:r w:rsidRPr="006D6E48">
        <w:t>and the period of data collection. The study sample data are weighted as described on page</w:t>
      </w:r>
      <w:r>
        <w:t xml:space="preserve"> </w:t>
      </w:r>
      <w:r>
        <w:fldChar w:fldCharType="begin"/>
      </w:r>
      <w:r>
        <w:instrText xml:space="preserve"> PAGEREF _Ref150265854 \h </w:instrText>
      </w:r>
      <w:r>
        <w:fldChar w:fldCharType="separate"/>
      </w:r>
      <w:r>
        <w:rPr>
          <w:noProof/>
        </w:rPr>
        <w:t>54</w:t>
      </w:r>
      <w:r>
        <w:fldChar w:fldCharType="end"/>
      </w:r>
      <w:r w:rsidRPr="006D6E48">
        <w:t xml:space="preserve">. The mean and standard deviation for every numeric variable in MCMIS are compared to those for the same variable from the sample. The frequency distribution of every categorical variable in MCMIS is compared to that for the same variable from the sample. Declared discoveries of bias from significant differences between MCMIS and the sample are constrained to a false discovery rate (FDR) of 0.05% by evaluating the statistical test results of the comparisons between MCMIS and the sample with a procedure such as Benjamini-Yekutieli that does not assume independence of the statistical tests. </w:t>
      </w:r>
    </w:p>
    <w:p w14:paraId="25EBCD54" w14:textId="77777777" w:rsidR="00BA3A57" w:rsidRDefault="00BA3A57" w:rsidP="00BA3A57">
      <w:pPr>
        <w:pStyle w:val="BodyText"/>
      </w:pPr>
      <w:r w:rsidRPr="006D6E48">
        <w:t xml:space="preserve">Any discoveries of bias are used to inform interpretations </w:t>
      </w:r>
      <w:r>
        <w:t>of the analysis results</w:t>
      </w:r>
      <w:r w:rsidRPr="006D6E48">
        <w:t xml:space="preserve">. For some analyses, especially those involving one or more variables shared between MCMIS and the study, the sample data or analysis results may be mathematically corrected to remove bias. For example, if a factor is discovered to be biased in the sample, then </w:t>
      </w:r>
      <w:r>
        <w:t>the factor’s</w:t>
      </w:r>
      <w:r w:rsidRPr="006D6E48">
        <w:t xml:space="preserve"> correct rate from another source may be used to estimate the true extent of hazard that the factor presents on the roadways. </w:t>
      </w:r>
    </w:p>
    <w:p w14:paraId="6230E934" w14:textId="77777777" w:rsidR="00BA3A57" w:rsidRPr="006D6E48" w:rsidRDefault="00BA3A57" w:rsidP="00BA3A57">
      <w:pPr>
        <w:pStyle w:val="Heading1"/>
      </w:pPr>
      <w:bookmarkStart w:id="150" w:name="_Toc152146232"/>
      <w:bookmarkStart w:id="151" w:name="_Toc179381218"/>
      <w:bookmarkStart w:id="152" w:name="_Toc191042343"/>
      <w:r w:rsidRPr="006D6E48">
        <w:t>Limitations and Issues</w:t>
      </w:r>
      <w:bookmarkEnd w:id="150"/>
      <w:bookmarkEnd w:id="151"/>
      <w:bookmarkEnd w:id="152"/>
    </w:p>
    <w:p w14:paraId="096F59FE" w14:textId="77777777" w:rsidR="00BA3A57" w:rsidRPr="006D6E48" w:rsidRDefault="00BA3A57" w:rsidP="00BA3A57">
      <w:pPr>
        <w:pStyle w:val="BodyText"/>
      </w:pPr>
      <w:r w:rsidRPr="006D6E48">
        <w:t xml:space="preserve">The study plans to collect data on 1,000 qualifying crashes per year for two years. Given there are only about 4,000 qualifying crashes per year nationwide, the study must sample a substantial portion of all qualifying crashes. When one excludes </w:t>
      </w:r>
      <w:r>
        <w:t>S/J</w:t>
      </w:r>
      <w:r w:rsidRPr="006D6E48">
        <w:t xml:space="preserve">s that lack investigative agencies or are otherwise unwilling, unable, or unsuitable for </w:t>
      </w:r>
      <w:r>
        <w:t>recruitment</w:t>
      </w:r>
      <w:r w:rsidRPr="006D6E48">
        <w:t>, the pool of crashes to sample becomes even smaller.</w:t>
      </w:r>
    </w:p>
    <w:p w14:paraId="0FDC208C" w14:textId="77777777" w:rsidR="00BA3A57" w:rsidRPr="006D6E48" w:rsidRDefault="00BA3A57" w:rsidP="00BA3A57">
      <w:pPr>
        <w:pStyle w:val="BodyText"/>
      </w:pPr>
      <w:r w:rsidRPr="006D6E48">
        <w:t>It is essential that the study collect high-quality investigative data. To enhance our understanding of the factors that contribute to crashes involving CMVs, variables beyond those currently collected must be collected, and the most useful variables come from high-quality investigations.</w:t>
      </w:r>
    </w:p>
    <w:p w14:paraId="0AD941FA" w14:textId="77777777" w:rsidR="00BA3A57" w:rsidRPr="006D6E48" w:rsidRDefault="00BA3A57" w:rsidP="00BA3A57">
      <w:pPr>
        <w:pStyle w:val="BodyText"/>
      </w:pPr>
      <w:r w:rsidRPr="006D6E48">
        <w:t xml:space="preserve">Given these goals, the study </w:t>
      </w:r>
      <w:r>
        <w:t xml:space="preserve">must </w:t>
      </w:r>
      <w:r w:rsidRPr="006D6E48">
        <w:t xml:space="preserve">prioritize </w:t>
      </w:r>
      <w:r>
        <w:t>recruiting</w:t>
      </w:r>
      <w:r w:rsidRPr="006D6E48">
        <w:t xml:space="preserve"> </w:t>
      </w:r>
      <w:r>
        <w:t>S/J</w:t>
      </w:r>
      <w:r w:rsidRPr="006D6E48">
        <w:t>s with the best investigative capabilities, and</w:t>
      </w:r>
      <w:r>
        <w:t>,</w:t>
      </w:r>
      <w:r w:rsidRPr="006D6E48">
        <w:t xml:space="preserve"> as much as possible, obtain the data from </w:t>
      </w:r>
      <w:r w:rsidRPr="006D6E48">
        <w:rPr>
          <w:i/>
          <w:iCs/>
        </w:rPr>
        <w:t>all</w:t>
      </w:r>
      <w:r w:rsidRPr="006D6E48">
        <w:t xml:space="preserve"> qualifying crashes under the </w:t>
      </w:r>
      <w:r>
        <w:t>S/J</w:t>
      </w:r>
      <w:r w:rsidRPr="006D6E48">
        <w:t xml:space="preserve">s’ purviews for the period of data collection. As such, random sampling of crashes or </w:t>
      </w:r>
      <w:r>
        <w:t>S/J</w:t>
      </w:r>
      <w:r w:rsidRPr="006D6E48">
        <w:t xml:space="preserve">s is not a viable option. </w:t>
      </w:r>
    </w:p>
    <w:p w14:paraId="4BC4C041" w14:textId="77777777" w:rsidR="00BA3A57" w:rsidRPr="006D6E48" w:rsidRDefault="00BA3A57" w:rsidP="00BA3A57">
      <w:pPr>
        <w:pStyle w:val="BodyText"/>
      </w:pPr>
      <w:r w:rsidRPr="006D6E48">
        <w:t>The lack of random sampling increases the risk of bias in the variables. The presence of bias can be assessed and corrected, at least for the univariate distributions of variables that are in both the study and exhaustive crash data, such as MCMIS. In cases where bias cannot be assessed, the results, specifically their magnitude, need to be reported as approximations.</w:t>
      </w:r>
    </w:p>
    <w:p w14:paraId="56104C70" w14:textId="77777777" w:rsidR="00BA3A57" w:rsidRDefault="00BA3A57" w:rsidP="00BA3A57">
      <w:pPr>
        <w:pStyle w:val="BodyText"/>
      </w:pPr>
      <w:r w:rsidRPr="006D6E48">
        <w:t>Concern about bias should not be exaggerated. The vast majority of the study</w:t>
      </w:r>
      <w:r>
        <w:t>’s</w:t>
      </w:r>
      <w:r w:rsidRPr="006D6E48">
        <w:t xml:space="preserve"> research questions do not involve establishing national rates at which factors contribute to crashes. Rather, the research questions are concerned with establishing a </w:t>
      </w:r>
      <w:r w:rsidRPr="006D6E48">
        <w:rPr>
          <w:i/>
          <w:iCs/>
        </w:rPr>
        <w:t>correlation</w:t>
      </w:r>
      <w:r w:rsidRPr="006D6E48">
        <w:t xml:space="preserve"> between a factor and crashes. Most research questions are of the form, “How does </w:t>
      </w:r>
      <w:r w:rsidRPr="006D6E48">
        <w:rPr>
          <w:i/>
          <w:iCs/>
        </w:rPr>
        <w:t>X</w:t>
      </w:r>
      <w:r w:rsidRPr="006D6E48">
        <w:t xml:space="preserve"> affect crash risk?” Generally, the presence of a correlation is assumed to be less sensitive to bias than overall univariate rates. For example, if wet roads are </w:t>
      </w:r>
      <w:r w:rsidRPr="006D6E48">
        <w:lastRenderedPageBreak/>
        <w:t>correlated with crash risk in a sample from some States, then one may expect wet roads to correlate with crash risk in all States, even if some States have wet roads more often than others.</w:t>
      </w:r>
    </w:p>
    <w:p w14:paraId="4A5141D3" w14:textId="77777777" w:rsidR="00BA3A57" w:rsidRPr="006D6E48" w:rsidRDefault="00BA3A57" w:rsidP="00BA3A57">
      <w:pPr>
        <w:pStyle w:val="Heading1"/>
      </w:pPr>
      <w:bookmarkStart w:id="153" w:name="_Toc152146233"/>
      <w:bookmarkStart w:id="154" w:name="_Toc179381219"/>
      <w:bookmarkStart w:id="155" w:name="_Toc191042344"/>
      <w:r w:rsidRPr="006D6E48">
        <w:t>Summary</w:t>
      </w:r>
      <w:bookmarkEnd w:id="153"/>
      <w:bookmarkEnd w:id="154"/>
      <w:bookmarkEnd w:id="155"/>
    </w:p>
    <w:p w14:paraId="2A570D07" w14:textId="77777777" w:rsidR="00BA3A57" w:rsidRPr="006D6E48" w:rsidRDefault="00BA3A57" w:rsidP="00BA3A57">
      <w:pPr>
        <w:pStyle w:val="BodyText"/>
      </w:pPr>
      <w:r w:rsidRPr="006D6E48">
        <w:t xml:space="preserve">The sampling frame for the Heavy-Duty Truck Study is intended to define a sample of crashes in the </w:t>
      </w:r>
      <w:r>
        <w:t>U.S.</w:t>
      </w:r>
      <w:r w:rsidRPr="006D6E48">
        <w:t xml:space="preserve"> that:</w:t>
      </w:r>
    </w:p>
    <w:p w14:paraId="689B830F" w14:textId="77777777" w:rsidR="00BA3A57" w:rsidRPr="006D6E48" w:rsidRDefault="00BA3A57" w:rsidP="00BA3A57">
      <w:pPr>
        <w:pStyle w:val="ListBullet"/>
      </w:pPr>
      <w:r w:rsidRPr="006D6E48">
        <w:t>Provides high investigative quality.</w:t>
      </w:r>
    </w:p>
    <w:p w14:paraId="30FFB529" w14:textId="77777777" w:rsidR="00BA3A57" w:rsidRPr="006D6E48" w:rsidRDefault="00BA3A57" w:rsidP="00BA3A57">
      <w:pPr>
        <w:pStyle w:val="ListBullet"/>
      </w:pPr>
      <w:r w:rsidRPr="006D6E48">
        <w:t>Is representative of fatal crashes involving Class 7/8 trucks in the U.S.</w:t>
      </w:r>
    </w:p>
    <w:p w14:paraId="5CD5B026" w14:textId="77777777" w:rsidR="00BA3A57" w:rsidRPr="006D6E48" w:rsidRDefault="00BA3A57" w:rsidP="00BA3A57">
      <w:pPr>
        <w:pStyle w:val="ListBullet"/>
      </w:pPr>
      <w:r w:rsidRPr="006D6E48">
        <w:t>Is practical to achieve given the restrictions of the study.</w:t>
      </w:r>
    </w:p>
    <w:p w14:paraId="0CD37BDF" w14:textId="77777777" w:rsidR="00BA3A57" w:rsidRPr="006D6E48" w:rsidRDefault="00BA3A57" w:rsidP="00BA3A57">
      <w:pPr>
        <w:pStyle w:val="BodyText"/>
      </w:pPr>
      <w:r w:rsidRPr="006D6E48">
        <w:t xml:space="preserve">The crash data comes from investigations by priorly existing crash investigative agencies of </w:t>
      </w:r>
      <w:r>
        <w:t>S/J</w:t>
      </w:r>
      <w:r w:rsidRPr="006D6E48">
        <w:t>s</w:t>
      </w:r>
      <w:r>
        <w:t>, generally States</w:t>
      </w:r>
      <w:r w:rsidRPr="006D6E48">
        <w:t>. The steps for sampling the data are as follows:</w:t>
      </w:r>
    </w:p>
    <w:p w14:paraId="2843DA3A" w14:textId="77777777" w:rsidR="00BA3A57" w:rsidRPr="006D6E48" w:rsidRDefault="00BA3A57" w:rsidP="00BA3A57">
      <w:pPr>
        <w:pStyle w:val="BodyText"/>
        <w:numPr>
          <w:ilvl w:val="0"/>
          <w:numId w:val="65"/>
        </w:numPr>
      </w:pPr>
      <w:r w:rsidRPr="006D6E48">
        <w:t>Assign each State to a region.</w:t>
      </w:r>
    </w:p>
    <w:p w14:paraId="4E17B019" w14:textId="77777777" w:rsidR="00BA3A57" w:rsidRPr="006D6E48" w:rsidRDefault="00BA3A57" w:rsidP="00BA3A57">
      <w:pPr>
        <w:pStyle w:val="BodyText"/>
        <w:numPr>
          <w:ilvl w:val="0"/>
          <w:numId w:val="65"/>
        </w:numPr>
      </w:pPr>
      <w:r w:rsidRPr="006D6E48">
        <w:t>Score the States on their investigating capabilities, assigning each an ICS.</w:t>
      </w:r>
    </w:p>
    <w:p w14:paraId="7DCB7E6D" w14:textId="77777777" w:rsidR="00BA3A57" w:rsidRPr="006D6E48" w:rsidRDefault="00BA3A57" w:rsidP="00BA3A57">
      <w:pPr>
        <w:pStyle w:val="BodyText"/>
        <w:numPr>
          <w:ilvl w:val="0"/>
          <w:numId w:val="65"/>
        </w:numPr>
      </w:pPr>
      <w:r>
        <w:t>Eliminate</w:t>
      </w:r>
      <w:r w:rsidRPr="006D6E48">
        <w:t xml:space="preserve"> States</w:t>
      </w:r>
      <w:r>
        <w:t xml:space="preserve"> with ICS in the bottom quartile or with historically fewer than six qualifying crashes per year</w:t>
      </w:r>
      <w:r w:rsidRPr="006D6E48">
        <w:t>.</w:t>
      </w:r>
    </w:p>
    <w:p w14:paraId="02BE2984" w14:textId="77777777" w:rsidR="00BA3A57" w:rsidRPr="006D6E48" w:rsidRDefault="00BA3A57" w:rsidP="00BA3A57">
      <w:pPr>
        <w:pStyle w:val="BodyText"/>
        <w:numPr>
          <w:ilvl w:val="0"/>
          <w:numId w:val="65"/>
        </w:numPr>
      </w:pPr>
      <w:r w:rsidRPr="006D6E48">
        <w:t>Rank</w:t>
      </w:r>
      <w:r>
        <w:t xml:space="preserve"> the</w:t>
      </w:r>
      <w:r w:rsidRPr="006D6E48">
        <w:t xml:space="preserve"> </w:t>
      </w:r>
      <w:r>
        <w:t xml:space="preserve">remaining </w:t>
      </w:r>
      <w:r w:rsidRPr="006D6E48">
        <w:t xml:space="preserve">States on their investigating capabilities within each </w:t>
      </w:r>
      <w:r>
        <w:t>region</w:t>
      </w:r>
      <w:r w:rsidRPr="006D6E48">
        <w:t xml:space="preserve"> using ICS.</w:t>
      </w:r>
    </w:p>
    <w:p w14:paraId="544B61A0" w14:textId="77777777" w:rsidR="00BA3A57" w:rsidRPr="006D6E48" w:rsidRDefault="00BA3A57" w:rsidP="00BA3A57">
      <w:pPr>
        <w:pStyle w:val="BodyText"/>
        <w:numPr>
          <w:ilvl w:val="0"/>
          <w:numId w:val="65"/>
        </w:numPr>
      </w:pPr>
      <w:r w:rsidRPr="006D6E48">
        <w:t xml:space="preserve">Recruit </w:t>
      </w:r>
      <w:r>
        <w:t xml:space="preserve">the </w:t>
      </w:r>
      <w:r w:rsidRPr="006D6E48">
        <w:t xml:space="preserve">highest-ranked States from each </w:t>
      </w:r>
      <w:r>
        <w:t xml:space="preserve">region </w:t>
      </w:r>
      <w:r w:rsidRPr="006D6E48">
        <w:t xml:space="preserve">until the cumulative number of </w:t>
      </w:r>
      <w:r>
        <w:t>historic</w:t>
      </w:r>
      <w:r w:rsidRPr="006D6E48">
        <w:t xml:space="preserve"> crashes investigated by the State</w:t>
      </w:r>
      <w:r>
        <w:t xml:space="preserve"> agencies</w:t>
      </w:r>
      <w:r w:rsidRPr="006D6E48">
        <w:t xml:space="preserve"> in each region </w:t>
      </w:r>
      <w:r>
        <w:t>is close to a targeted 833 crashes, which is estimated to be sufficient to achieve the target of 2,000 total crashes in the sample.</w:t>
      </w:r>
      <w:del w:id="156" w:author="Zuschlag, Michael (Volpe)" w:date="2025-02-20T10:58:00Z" w16du:dateUtc="2025-02-20T15:58:00Z">
        <w:r w:rsidRPr="006D6E48" w:rsidDel="004B0939">
          <w:delText>.</w:delText>
        </w:r>
      </w:del>
    </w:p>
    <w:p w14:paraId="6AED2B90" w14:textId="77777777" w:rsidR="00BA3A57" w:rsidRDefault="00BA3A57" w:rsidP="00BA3A57">
      <w:pPr>
        <w:pStyle w:val="BodyText"/>
        <w:numPr>
          <w:ilvl w:val="0"/>
          <w:numId w:val="65"/>
        </w:numPr>
      </w:pPr>
      <w:r>
        <w:t>Selectively sample agencies and districts from Texas and Florida to avoid their over-representation.</w:t>
      </w:r>
    </w:p>
    <w:p w14:paraId="27AD2E7F" w14:textId="77777777" w:rsidR="00BA3A57" w:rsidRDefault="00BA3A57" w:rsidP="00BA3A57">
      <w:pPr>
        <w:pStyle w:val="BodyText"/>
        <w:numPr>
          <w:ilvl w:val="0"/>
          <w:numId w:val="65"/>
        </w:numPr>
      </w:pPr>
      <w:r>
        <w:t>Exclude any State the proves unsuitable or unwilling to be sampled in subsequent discussions and negotiations, and replace it with next-highest ranked State in the region.</w:t>
      </w:r>
    </w:p>
    <w:p w14:paraId="39DD894A" w14:textId="77777777" w:rsidR="00BA3A57" w:rsidRPr="006D6E48" w:rsidRDefault="00BA3A57" w:rsidP="00BA3A57">
      <w:pPr>
        <w:pStyle w:val="BodyText"/>
        <w:numPr>
          <w:ilvl w:val="0"/>
          <w:numId w:val="65"/>
        </w:numPr>
      </w:pPr>
      <w:r>
        <w:t>Recruit local jurisdictions qualitatively assessed to be suitable for the sample using the same conceptual criteria as used for States.</w:t>
      </w:r>
    </w:p>
    <w:p w14:paraId="02E8BCD8" w14:textId="77777777" w:rsidR="00BA3A57" w:rsidRDefault="00BA3A57" w:rsidP="00BA3A57">
      <w:pPr>
        <w:pStyle w:val="BodyText"/>
      </w:pPr>
      <w:r>
        <w:t>A</w:t>
      </w:r>
      <w:r w:rsidRPr="006D6E48">
        <w:t>ny bias due to disproportionate sampling</w:t>
      </w:r>
      <w:r>
        <w:t xml:space="preserve"> will be corrected by weighting data</w:t>
      </w:r>
      <w:r w:rsidRPr="006D6E48">
        <w:t>. Other potential biases in the sampling are quantitatively assessed, and, where possible, corrected by comparing the distributions of all variables that are present in both the sample and MCMIS.</w:t>
      </w:r>
    </w:p>
    <w:p w14:paraId="180FEC15" w14:textId="77777777" w:rsidR="00142068" w:rsidRDefault="00142068" w:rsidP="000D11B4">
      <w:pPr>
        <w:pStyle w:val="Title"/>
        <w:sectPr w:rsidR="00142068" w:rsidSect="00D1384F">
          <w:footerReference w:type="first" r:id="rId22"/>
          <w:pgSz w:w="12240" w:h="15840" w:code="1"/>
          <w:pgMar w:top="1166" w:right="1080" w:bottom="1723" w:left="1080" w:header="0" w:footer="99" w:gutter="0"/>
          <w:cols w:space="720"/>
          <w:docGrid w:linePitch="360"/>
        </w:sectPr>
      </w:pPr>
    </w:p>
    <w:p w14:paraId="4A6EC291" w14:textId="77777777" w:rsidR="00EB0EAF" w:rsidRDefault="00142068" w:rsidP="000D11B4">
      <w:pPr>
        <w:pStyle w:val="Title"/>
      </w:pPr>
      <w:bookmarkStart w:id="157" w:name="_Toc180767578"/>
      <w:r>
        <w:lastRenderedPageBreak/>
        <w:t>Analysis Plan</w:t>
      </w:r>
      <w:bookmarkEnd w:id="157"/>
    </w:p>
    <w:p w14:paraId="24C81798" w14:textId="1ADC8F58" w:rsidR="00142068" w:rsidRDefault="007D5A6D" w:rsidP="007D5A6D">
      <w:pPr>
        <w:pStyle w:val="Heading1"/>
      </w:pPr>
      <w:bookmarkStart w:id="158" w:name="_Toc180767579"/>
      <w:r>
        <w:t>Introduction</w:t>
      </w:r>
      <w:bookmarkEnd w:id="158"/>
    </w:p>
    <w:p w14:paraId="18E1307F" w14:textId="77777777" w:rsidR="00142068" w:rsidRPr="004C627B" w:rsidRDefault="00142068" w:rsidP="004C627B">
      <w:pPr>
        <w:pStyle w:val="BodyText"/>
      </w:pPr>
      <w:r w:rsidRPr="004C627B">
        <w:t>The common aim of crash research is to understand how a set of factors influences the risk of crashes. This is accomplished by collecting and analyzing crash data in search of evidence that indicates the significance of each factor’s impact towards crashes. The validity of such evidence rests on two factors: data quality and the method(s) chosen to interpret the data.</w:t>
      </w:r>
    </w:p>
    <w:p w14:paraId="120E319C" w14:textId="77777777" w:rsidR="00142068" w:rsidRPr="004C627B" w:rsidRDefault="00142068" w:rsidP="004C627B">
      <w:pPr>
        <w:pStyle w:val="BodyText"/>
      </w:pPr>
      <w:r w:rsidRPr="004C627B">
        <w:t xml:space="preserve">The objective of the data collection phase is to optimize sample data quality within the research’s cost restrictions. There are multiple aspects to data quality, chief among which is accuracy, or the degree to which the information captured reflects the true attributes of a crash. Data volume and completeness are also key considerations, which concern achieving sufficient sample size and capturing information on each crash variable of interest from each sample. Finally, data collection aims also to maximize </w:t>
      </w:r>
      <w:r w:rsidRPr="0047582B">
        <w:rPr>
          <w:i/>
          <w:iCs/>
        </w:rPr>
        <w:t>representativeness</w:t>
      </w:r>
      <w:r w:rsidRPr="004C627B">
        <w:t>, or the degree to which the sample collected is representative of the population the research is interested in. The process to interpret this data falls within the analysis phase of the research.</w:t>
      </w:r>
    </w:p>
    <w:p w14:paraId="4591ED5C" w14:textId="625C05F1" w:rsidR="00142068" w:rsidRPr="004C627B" w:rsidRDefault="00142068" w:rsidP="004C627B">
      <w:pPr>
        <w:pStyle w:val="BodyText"/>
      </w:pPr>
      <w:r w:rsidRPr="004C627B">
        <w:t xml:space="preserve">Conclusions regarding each analyzed factor’s influence on risk may be derived through the application of qualitative or quantitative inference techniques. </w:t>
      </w:r>
      <w:r w:rsidR="000D18F9">
        <w:t>The analysis aims</w:t>
      </w:r>
      <w:r w:rsidRPr="004C627B">
        <w:t xml:space="preserve"> to obtain evidence of the impact of each factor of interest towards crash risk in the population the sample is representing.</w:t>
      </w:r>
    </w:p>
    <w:p w14:paraId="1E8A895C" w14:textId="73C0C27C" w:rsidR="00142068" w:rsidRPr="007D5A6D" w:rsidRDefault="00D6213A" w:rsidP="007D5A6D">
      <w:pPr>
        <w:pStyle w:val="BodyText"/>
      </w:pPr>
      <w:r>
        <w:t>The</w:t>
      </w:r>
      <w:r w:rsidR="00142068" w:rsidRPr="004C627B">
        <w:t xml:space="preserve"> Heavy</w:t>
      </w:r>
      <w:r>
        <w:t>-</w:t>
      </w:r>
      <w:r w:rsidR="00142068" w:rsidRPr="004C627B">
        <w:t xml:space="preserve">Duty Truck Study seeks to identify factors that increase crash risk among </w:t>
      </w:r>
      <w:r w:rsidR="00F00869" w:rsidRPr="004C627B">
        <w:t>heavy</w:t>
      </w:r>
      <w:r w:rsidR="00F00869">
        <w:t>-</w:t>
      </w:r>
      <w:r w:rsidR="00142068" w:rsidRPr="004C627B">
        <w:t xml:space="preserve">duty trucks in the </w:t>
      </w:r>
      <w:r w:rsidR="00047753">
        <w:t>U.S</w:t>
      </w:r>
      <w:r w:rsidR="00142068" w:rsidRPr="004C627B">
        <w:t>. To do so, it plans to collect a nationally</w:t>
      </w:r>
      <w:r w:rsidR="00604248">
        <w:t xml:space="preserve"> </w:t>
      </w:r>
      <w:r w:rsidR="00142068" w:rsidRPr="004C627B">
        <w:t>representative sample of at least 2,000 fatal crashes involving</w:t>
      </w:r>
      <w:r w:rsidR="0047582B">
        <w:t xml:space="preserve"> </w:t>
      </w:r>
      <w:r w:rsidR="00142068" w:rsidRPr="004C627B">
        <w:t xml:space="preserve">U.S. </w:t>
      </w:r>
      <w:r w:rsidR="00604248" w:rsidRPr="004C627B">
        <w:t>heavy</w:t>
      </w:r>
      <w:r w:rsidR="00604248">
        <w:t>-</w:t>
      </w:r>
      <w:r w:rsidR="00142068" w:rsidRPr="004C627B">
        <w:t xml:space="preserve">duty trucks. The effort is directed at vastly expanding the factors of analysis to include variables not captured in FMCSA’s Motor Carrier Management Information </w:t>
      </w:r>
      <w:r w:rsidR="00142068" w:rsidRPr="007D5A6D">
        <w:t xml:space="preserve">System (MCMIS) repository, which holds limited attributes on roughly three million crashes involving </w:t>
      </w:r>
      <w:r w:rsidR="00604248" w:rsidRPr="007D5A6D">
        <w:t>heavy</w:t>
      </w:r>
      <w:r w:rsidR="00604248">
        <w:t>-</w:t>
      </w:r>
      <w:r w:rsidR="00142068" w:rsidRPr="007D5A6D">
        <w:t>duty trucks</w:t>
      </w:r>
      <w:r w:rsidR="002A7BA9">
        <w:t xml:space="preserve"> in the U.S</w:t>
      </w:r>
      <w:r w:rsidR="00142068" w:rsidRPr="007D5A6D">
        <w:t>.</w:t>
      </w:r>
    </w:p>
    <w:p w14:paraId="0955349B" w14:textId="5BFA01E0" w:rsidR="00F00869" w:rsidRDefault="007D5A6D" w:rsidP="007D5A6D">
      <w:pPr>
        <w:pStyle w:val="BodyText"/>
      </w:pPr>
      <w:r w:rsidRPr="007D5A6D">
        <w:t xml:space="preserve">This </w:t>
      </w:r>
      <w:r w:rsidR="000B3B97">
        <w:t>section</w:t>
      </w:r>
      <w:r w:rsidR="000B3B97" w:rsidRPr="007D5A6D">
        <w:t xml:space="preserve"> </w:t>
      </w:r>
      <w:r w:rsidRPr="007D5A6D">
        <w:t xml:space="preserve">serves as a guide in analyzing future and existing data available to FMCSA in the </w:t>
      </w:r>
      <w:r w:rsidR="00E002DC">
        <w:t>H</w:t>
      </w:r>
      <w:r w:rsidR="00E002DC" w:rsidRPr="007D5A6D">
        <w:t>eavy</w:t>
      </w:r>
      <w:r w:rsidRPr="007D5A6D">
        <w:t>-</w:t>
      </w:r>
      <w:r w:rsidR="00E002DC">
        <w:t>D</w:t>
      </w:r>
      <w:r w:rsidR="00E002DC" w:rsidRPr="007D5A6D">
        <w:t xml:space="preserve">uty </w:t>
      </w:r>
      <w:r w:rsidR="00E002DC">
        <w:t>T</w:t>
      </w:r>
      <w:r w:rsidR="00E002DC" w:rsidRPr="007D5A6D">
        <w:t xml:space="preserve">ruck </w:t>
      </w:r>
      <w:r w:rsidR="00E002DC">
        <w:t>S</w:t>
      </w:r>
      <w:r w:rsidR="00E002DC" w:rsidRPr="007D5A6D">
        <w:t>tudy</w:t>
      </w:r>
      <w:r w:rsidRPr="007D5A6D">
        <w:t xml:space="preserve">. It aims to support the validity of the study by providing: </w:t>
      </w:r>
    </w:p>
    <w:p w14:paraId="0F857D7C" w14:textId="2126C9A4" w:rsidR="00F00869" w:rsidRDefault="007D5A6D" w:rsidP="00F00869">
      <w:pPr>
        <w:pStyle w:val="BodyText"/>
        <w:numPr>
          <w:ilvl w:val="0"/>
          <w:numId w:val="68"/>
        </w:numPr>
      </w:pPr>
      <w:r w:rsidRPr="007D5A6D">
        <w:t>A catalog of accepted qualitative and quantitative frameworks employed in crash research today</w:t>
      </w:r>
      <w:r w:rsidR="00F00869">
        <w:t>, and</w:t>
      </w:r>
      <w:r w:rsidRPr="007D5A6D">
        <w:t xml:space="preserve"> </w:t>
      </w:r>
    </w:p>
    <w:p w14:paraId="25A44BD5" w14:textId="68125531" w:rsidR="007D5A6D" w:rsidRPr="007D5A6D" w:rsidRDefault="007D5A6D" w:rsidP="004329BF">
      <w:pPr>
        <w:pStyle w:val="BodyText"/>
        <w:numPr>
          <w:ilvl w:val="0"/>
          <w:numId w:val="68"/>
        </w:numPr>
      </w:pPr>
      <w:r w:rsidRPr="007D5A6D">
        <w:t>An assessment of the suitability of the study’s data against these methods.</w:t>
      </w:r>
    </w:p>
    <w:p w14:paraId="3E5FEDB7" w14:textId="537EA639" w:rsidR="007D5A6D" w:rsidRDefault="00D779B3" w:rsidP="00D779B3">
      <w:pPr>
        <w:pStyle w:val="Heading1"/>
      </w:pPr>
      <w:bookmarkStart w:id="159" w:name="_Toc180767580"/>
      <w:r>
        <w:t>Analysis Types</w:t>
      </w:r>
      <w:bookmarkEnd w:id="159"/>
    </w:p>
    <w:p w14:paraId="012F5F06" w14:textId="77777777" w:rsidR="00D779B3" w:rsidRPr="00D779B3" w:rsidRDefault="00D779B3" w:rsidP="00D779B3">
      <w:pPr>
        <w:pStyle w:val="BodyText"/>
      </w:pPr>
      <w:r w:rsidRPr="00D779B3">
        <w:t xml:space="preserve">Risk levels of an adverse event such as a motor vehicle crash are typically measured by the probability of its occurrence and the severity of its damages. A factor which increases the severity of crashes may not necessarily increase their likelihood, and vice versa. For example, lack of seat belt use may </w:t>
      </w:r>
      <w:r w:rsidRPr="00D779B3">
        <w:lastRenderedPageBreak/>
        <w:t>increase severity of damages sustained by passengers in a crash, although it is not generally inferred to increase the crash’s likelihood.</w:t>
      </w:r>
    </w:p>
    <w:p w14:paraId="115D1EFB" w14:textId="496C8D52" w:rsidR="00D779B3" w:rsidRPr="00D779B3" w:rsidRDefault="00D779B3" w:rsidP="00D779B3">
      <w:pPr>
        <w:pStyle w:val="BodyText"/>
      </w:pPr>
      <w:r w:rsidRPr="00D779B3">
        <w:t xml:space="preserve">Crash analysis literature today employs both qualitative and quantitative approaches in assessing how various road factors contribute to the probability or severity of crashes. In </w:t>
      </w:r>
      <w:r w:rsidRPr="000441FA">
        <w:rPr>
          <w:b/>
          <w:bCs/>
        </w:rPr>
        <w:t>qualitative</w:t>
      </w:r>
      <w:r w:rsidRPr="00D779B3">
        <w:t xml:space="preserve"> </w:t>
      </w:r>
      <w:r w:rsidRPr="004329BF">
        <w:rPr>
          <w:b/>
          <w:bCs/>
        </w:rPr>
        <w:t>research</w:t>
      </w:r>
      <w:r w:rsidRPr="00D779B3">
        <w:t>, the basis for conclusion is derived primarily from investigation of unstructured, descriptive data</w:t>
      </w:r>
      <w:r w:rsidR="000F53B2">
        <w:t>,</w:t>
      </w:r>
      <w:r w:rsidRPr="00D779B3">
        <w:t xml:space="preserve"> such as crash narratives and reports. Here, the researcher(s) rely on domain knowledge to interpret sample data, discover themes from crashes, and conclude how various factors influenced the probability or severity of crashes in the population which the sample represents.</w:t>
      </w:r>
    </w:p>
    <w:p w14:paraId="3C7A46B2" w14:textId="414B70C9" w:rsidR="00D779B3" w:rsidRPr="00D779B3" w:rsidRDefault="00D779B3" w:rsidP="00D779B3">
      <w:pPr>
        <w:pStyle w:val="BodyText"/>
      </w:pPr>
      <w:r w:rsidRPr="00D779B3">
        <w:t xml:space="preserve">In </w:t>
      </w:r>
      <w:r w:rsidRPr="000441FA">
        <w:rPr>
          <w:b/>
          <w:bCs/>
        </w:rPr>
        <w:t>quantitative</w:t>
      </w:r>
      <w:r w:rsidRPr="00D779B3">
        <w:t xml:space="preserve"> </w:t>
      </w:r>
      <w:r w:rsidRPr="000441FA">
        <w:rPr>
          <w:b/>
          <w:bCs/>
        </w:rPr>
        <w:t>analysis</w:t>
      </w:r>
      <w:r w:rsidRPr="00D779B3">
        <w:t xml:space="preserve">, the researcher seeks statistical evidence to assess how factors impact </w:t>
      </w:r>
      <w:r w:rsidR="000F53B2">
        <w:t xml:space="preserve">the </w:t>
      </w:r>
      <w:r w:rsidRPr="00D779B3">
        <w:t>probability</w:t>
      </w:r>
      <w:r w:rsidR="00BD4EBF">
        <w:t xml:space="preserve"> or </w:t>
      </w:r>
      <w:r w:rsidRPr="00D779B3">
        <w:t xml:space="preserve">severity of crashes. </w:t>
      </w:r>
      <w:r w:rsidR="00BD4EBF">
        <w:t>T</w:t>
      </w:r>
      <w:r w:rsidRPr="00D779B3">
        <w:t>he researcher transforms raw information into quantifiable data</w:t>
      </w:r>
      <w:r w:rsidR="00BD4EBF">
        <w:t>,</w:t>
      </w:r>
      <w:r w:rsidRPr="00D779B3">
        <w:t xml:space="preserve"> often expressed as a table, where crash factors act as independent variables and a measure of crash frequency or severity serves as the dependent variable. This tabular, numeric data is then used to construct crash models that best </w:t>
      </w:r>
      <w:r w:rsidRPr="000441FA">
        <w:rPr>
          <w:i/>
          <w:iCs/>
        </w:rPr>
        <w:t>fit</w:t>
      </w:r>
      <w:r w:rsidRPr="00D779B3">
        <w:t xml:space="preserve"> the variables, and conclusions are derived by interpreting the parameters of these models.</w:t>
      </w:r>
    </w:p>
    <w:p w14:paraId="7B91F195" w14:textId="6D758A30" w:rsidR="00C20079" w:rsidRDefault="00C20079" w:rsidP="006626D6">
      <w:pPr>
        <w:pStyle w:val="Heading2"/>
      </w:pPr>
      <w:bookmarkStart w:id="160" w:name="_Toc180767581"/>
      <w:r>
        <w:t>Qualitative Research</w:t>
      </w:r>
      <w:bookmarkEnd w:id="160"/>
    </w:p>
    <w:p w14:paraId="0B1E1B13" w14:textId="33DA41CC" w:rsidR="00AB45E7" w:rsidRPr="00AB45E7" w:rsidRDefault="000552F1" w:rsidP="00AB45E7">
      <w:pPr>
        <w:pStyle w:val="BodyText"/>
      </w:pPr>
      <w:r w:rsidRPr="00AB45E7">
        <w:t xml:space="preserve">The explanatory case study </w:t>
      </w:r>
      <w:r w:rsidRPr="00231DFB">
        <w:t>approach, used commonly</w:t>
      </w:r>
      <w:r w:rsidRPr="00AB45E7">
        <w:t xml:space="preserve"> to explain causal factors of a particular phenomenon, is a qualitative framework suitable for analysis of complex interaction between factors and causal relationships otherwise difficult or impractical to observe through statistical inference</w:t>
      </w:r>
      <w:r w:rsidR="00454B5B" w:rsidRPr="00454B5B">
        <w:t xml:space="preserve"> </w:t>
      </w:r>
      <w:sdt>
        <w:sdtPr>
          <w:id w:val="-1011681481"/>
          <w:citation/>
        </w:sdtPr>
        <w:sdtContent>
          <w:r w:rsidR="00454B5B" w:rsidRPr="00231DFB">
            <w:fldChar w:fldCharType="begin"/>
          </w:r>
          <w:r w:rsidR="00454B5B">
            <w:instrText xml:space="preserve">CITATION Yin18 \l 1033 </w:instrText>
          </w:r>
          <w:r w:rsidR="00454B5B" w:rsidRPr="00231DFB">
            <w:fldChar w:fldCharType="separate"/>
          </w:r>
          <w:r w:rsidR="00454B5B" w:rsidRPr="00D01F5C">
            <w:rPr>
              <w:noProof/>
            </w:rPr>
            <w:t>[37]</w:t>
          </w:r>
          <w:r w:rsidR="00454B5B" w:rsidRPr="00231DFB">
            <w:fldChar w:fldCharType="end"/>
          </w:r>
        </w:sdtContent>
      </w:sdt>
      <w:r w:rsidRPr="00AB45E7">
        <w:t>. Applied in crash research, all sources of descriptive data for each crash case such as narratives and reports are used in assessing how factors interact and influence the</w:t>
      </w:r>
      <w:r w:rsidR="00AB45E7" w:rsidRPr="00AB45E7">
        <w:t xml:space="preserve"> occurrence or severity of crashes. The use of the entirety of descriptive data in- stead of quantitative, tabular data (which may have lost the complexities unique to each particular crash) is ideal in studies with relatively small sample size and which evaluate a large number of crash factors, such as the </w:t>
      </w:r>
      <w:r w:rsidR="006913E3" w:rsidRPr="00AB45E7">
        <w:t>Heavy</w:t>
      </w:r>
      <w:r w:rsidR="006913E3">
        <w:t>-</w:t>
      </w:r>
      <w:r w:rsidR="00AB45E7" w:rsidRPr="00AB45E7">
        <w:t>Duty Truck Study.</w:t>
      </w:r>
    </w:p>
    <w:p w14:paraId="1D016A24" w14:textId="1FA52FE3" w:rsidR="00AB45E7" w:rsidRPr="00AB45E7" w:rsidRDefault="00AB45E7" w:rsidP="00AB45E7">
      <w:pPr>
        <w:pStyle w:val="BodyText"/>
      </w:pPr>
      <w:r w:rsidRPr="00AB45E7">
        <w:t xml:space="preserve">The product of qualitative research is a conceptual model of how each factor contributes to the risk of crashes. The credibility of such models hinges directly on the researchers’ domain knowledge in fields relating to road crashes (human psychology, physics, traffic regulation, automotive engineering, etc.), which serves as the lens used to transform and code raw information, discover themes in the data, and develop a model which details the interpretation of evidence and the researchers’ findings on each factor’s influence towards crash probability and </w:t>
      </w:r>
      <w:r w:rsidRPr="00B525EB">
        <w:t xml:space="preserve">severity. </w:t>
      </w:r>
      <w:hyperlink w:anchor="_bookmark3" w:history="1">
        <w:r w:rsidRPr="00B525EB">
          <w:t>Naeem et al.</w:t>
        </w:r>
      </w:hyperlink>
      <w:r w:rsidRPr="00B525EB">
        <w:t xml:space="preserve"> </w:t>
      </w:r>
      <w:sdt>
        <w:sdtPr>
          <w:id w:val="-1487016628"/>
          <w:citation/>
        </w:sdtPr>
        <w:sdtContent>
          <w:r w:rsidR="00B525EB" w:rsidRPr="00B525EB">
            <w:fldChar w:fldCharType="begin"/>
          </w:r>
          <w:r w:rsidR="00B525EB" w:rsidRPr="00B525EB">
            <w:instrText xml:space="preserve"> CITATION Muh23 \l 1033 </w:instrText>
          </w:r>
          <w:r w:rsidR="00B525EB" w:rsidRPr="00B525EB">
            <w:fldChar w:fldCharType="separate"/>
          </w:r>
          <w:r w:rsidR="00B525EB" w:rsidRPr="00B525EB">
            <w:rPr>
              <w:noProof/>
            </w:rPr>
            <w:t>[38]</w:t>
          </w:r>
          <w:r w:rsidR="00B525EB" w:rsidRPr="00B525EB">
            <w:fldChar w:fldCharType="end"/>
          </w:r>
        </w:sdtContent>
      </w:sdt>
      <w:r w:rsidR="00B525EB" w:rsidRPr="00B525EB">
        <w:t xml:space="preserve"> </w:t>
      </w:r>
      <w:r w:rsidRPr="00B525EB">
        <w:t>outline a systematic thematic analysis process for creating a conceptual model from raw data:</w:t>
      </w:r>
    </w:p>
    <w:p w14:paraId="7202FBF7" w14:textId="6ABCA6ED" w:rsidR="00C21DA2" w:rsidRDefault="00C21DA2" w:rsidP="00C21DA2">
      <w:pPr>
        <w:pStyle w:val="ListBullet"/>
      </w:pPr>
      <w:r w:rsidRPr="00C21DA2">
        <w:rPr>
          <w:b/>
          <w:bCs/>
        </w:rPr>
        <w:t>STEP</w:t>
      </w:r>
      <w:r w:rsidRPr="00C21DA2">
        <w:rPr>
          <w:b/>
          <w:bCs/>
          <w:spacing w:val="-1"/>
        </w:rPr>
        <w:t xml:space="preserve"> </w:t>
      </w:r>
      <w:r w:rsidRPr="00C21DA2">
        <w:rPr>
          <w:b/>
          <w:bCs/>
        </w:rPr>
        <w:t>1:</w:t>
      </w:r>
      <w:r>
        <w:t xml:space="preserve"> Transcription,</w:t>
      </w:r>
      <w:r>
        <w:rPr>
          <w:spacing w:val="-1"/>
        </w:rPr>
        <w:t xml:space="preserve"> </w:t>
      </w:r>
      <w:r>
        <w:t>familiarization</w:t>
      </w:r>
      <w:r>
        <w:rPr>
          <w:spacing w:val="-1"/>
        </w:rPr>
        <w:t xml:space="preserve"> </w:t>
      </w:r>
      <w:r>
        <w:t>with</w:t>
      </w:r>
      <w:r>
        <w:rPr>
          <w:spacing w:val="-1"/>
        </w:rPr>
        <w:t xml:space="preserve"> </w:t>
      </w:r>
      <w:r>
        <w:t>the</w:t>
      </w:r>
      <w:r>
        <w:rPr>
          <w:spacing w:val="-1"/>
        </w:rPr>
        <w:t xml:space="preserve"> </w:t>
      </w:r>
      <w:r>
        <w:t>data,</w:t>
      </w:r>
      <w:r>
        <w:rPr>
          <w:spacing w:val="-1"/>
        </w:rPr>
        <w:t xml:space="preserve"> </w:t>
      </w:r>
      <w:r>
        <w:t>and</w:t>
      </w:r>
      <w:r>
        <w:rPr>
          <w:spacing w:val="-1"/>
        </w:rPr>
        <w:t xml:space="preserve"> </w:t>
      </w:r>
      <w:r>
        <w:t>selection</w:t>
      </w:r>
      <w:r>
        <w:rPr>
          <w:spacing w:val="-1"/>
        </w:rPr>
        <w:t xml:space="preserve"> </w:t>
      </w:r>
      <w:r>
        <w:t>of</w:t>
      </w:r>
      <w:r>
        <w:rPr>
          <w:spacing w:val="-1"/>
        </w:rPr>
        <w:t xml:space="preserve"> </w:t>
      </w:r>
      <w:r>
        <w:t>quota</w:t>
      </w:r>
      <w:r>
        <w:rPr>
          <w:spacing w:val="-2"/>
        </w:rPr>
        <w:t>tions</w:t>
      </w:r>
    </w:p>
    <w:p w14:paraId="778939AC" w14:textId="3918EBAF" w:rsidR="00C21DA2" w:rsidRDefault="00C21DA2" w:rsidP="00C21DA2">
      <w:pPr>
        <w:pStyle w:val="ListBullet"/>
      </w:pPr>
      <w:r w:rsidRPr="00C21DA2">
        <w:rPr>
          <w:b/>
          <w:bCs/>
        </w:rPr>
        <w:t>STEP</w:t>
      </w:r>
      <w:r w:rsidRPr="00C21DA2">
        <w:rPr>
          <w:b/>
          <w:bCs/>
          <w:spacing w:val="1"/>
        </w:rPr>
        <w:t xml:space="preserve"> </w:t>
      </w:r>
      <w:r w:rsidRPr="00C21DA2">
        <w:rPr>
          <w:b/>
          <w:bCs/>
        </w:rPr>
        <w:t>2:</w:t>
      </w:r>
      <w:r>
        <w:rPr>
          <w:spacing w:val="11"/>
        </w:rPr>
        <w:t xml:space="preserve"> </w:t>
      </w:r>
      <w:r>
        <w:t>Selection</w:t>
      </w:r>
      <w:r>
        <w:rPr>
          <w:spacing w:val="2"/>
        </w:rPr>
        <w:t xml:space="preserve"> </w:t>
      </w:r>
      <w:r>
        <w:t>of</w:t>
      </w:r>
      <w:r>
        <w:rPr>
          <w:spacing w:val="2"/>
        </w:rPr>
        <w:t xml:space="preserve"> </w:t>
      </w:r>
      <w:r>
        <w:rPr>
          <w:spacing w:val="-2"/>
        </w:rPr>
        <w:t>keywords</w:t>
      </w:r>
    </w:p>
    <w:p w14:paraId="667680EE" w14:textId="1C82F7E9" w:rsidR="00C21DA2" w:rsidRDefault="00C21DA2" w:rsidP="00C21DA2">
      <w:pPr>
        <w:pStyle w:val="ListBullet"/>
      </w:pPr>
      <w:r w:rsidRPr="00C21DA2">
        <w:rPr>
          <w:b/>
          <w:bCs/>
        </w:rPr>
        <w:t>STEP</w:t>
      </w:r>
      <w:r w:rsidRPr="00C21DA2">
        <w:rPr>
          <w:b/>
          <w:bCs/>
          <w:spacing w:val="-8"/>
        </w:rPr>
        <w:t xml:space="preserve"> </w:t>
      </w:r>
      <w:r w:rsidRPr="00C21DA2">
        <w:rPr>
          <w:b/>
          <w:bCs/>
        </w:rPr>
        <w:t>3:</w:t>
      </w:r>
      <w:r>
        <w:rPr>
          <w:spacing w:val="-1"/>
        </w:rPr>
        <w:t xml:space="preserve"> </w:t>
      </w:r>
      <w:r>
        <w:t>Coding</w:t>
      </w:r>
      <w:r>
        <w:rPr>
          <w:spacing w:val="-7"/>
        </w:rPr>
        <w:t xml:space="preserve"> </w:t>
      </w:r>
      <w:r>
        <w:t>of</w:t>
      </w:r>
      <w:r>
        <w:rPr>
          <w:spacing w:val="-8"/>
        </w:rPr>
        <w:t xml:space="preserve"> </w:t>
      </w:r>
      <w:r>
        <w:t>the</w:t>
      </w:r>
      <w:r>
        <w:rPr>
          <w:spacing w:val="-8"/>
        </w:rPr>
        <w:t xml:space="preserve"> </w:t>
      </w:r>
      <w:r>
        <w:rPr>
          <w:spacing w:val="-4"/>
        </w:rPr>
        <w:t>data</w:t>
      </w:r>
    </w:p>
    <w:p w14:paraId="6B3D17A1" w14:textId="1856D573" w:rsidR="00C21DA2" w:rsidRDefault="00C21DA2" w:rsidP="00C21DA2">
      <w:pPr>
        <w:pStyle w:val="ListBullet"/>
      </w:pPr>
      <w:r w:rsidRPr="00C21DA2">
        <w:rPr>
          <w:b/>
          <w:bCs/>
        </w:rPr>
        <w:t>STEP</w:t>
      </w:r>
      <w:r w:rsidRPr="00C21DA2">
        <w:rPr>
          <w:b/>
          <w:bCs/>
          <w:spacing w:val="-9"/>
        </w:rPr>
        <w:t xml:space="preserve"> </w:t>
      </w:r>
      <w:r w:rsidRPr="00C21DA2">
        <w:rPr>
          <w:b/>
          <w:bCs/>
        </w:rPr>
        <w:t>4:</w:t>
      </w:r>
      <w:r>
        <w:t xml:space="preserve"> Development</w:t>
      </w:r>
      <w:r>
        <w:rPr>
          <w:spacing w:val="-8"/>
        </w:rPr>
        <w:t xml:space="preserve"> </w:t>
      </w:r>
      <w:r>
        <w:t>of</w:t>
      </w:r>
      <w:r>
        <w:rPr>
          <w:spacing w:val="-8"/>
        </w:rPr>
        <w:t xml:space="preserve"> </w:t>
      </w:r>
      <w:r>
        <w:rPr>
          <w:spacing w:val="-2"/>
        </w:rPr>
        <w:t>themes</w:t>
      </w:r>
    </w:p>
    <w:p w14:paraId="21C06E48" w14:textId="6FC1C6E0" w:rsidR="00C21DA2" w:rsidRDefault="00C21DA2" w:rsidP="00C21DA2">
      <w:pPr>
        <w:pStyle w:val="ListBullet"/>
      </w:pPr>
      <w:r w:rsidRPr="00C21DA2">
        <w:rPr>
          <w:b/>
          <w:bCs/>
        </w:rPr>
        <w:t>STEP</w:t>
      </w:r>
      <w:r w:rsidRPr="00C21DA2">
        <w:rPr>
          <w:b/>
          <w:bCs/>
          <w:spacing w:val="-5"/>
        </w:rPr>
        <w:t xml:space="preserve"> </w:t>
      </w:r>
      <w:r w:rsidRPr="00C21DA2">
        <w:rPr>
          <w:b/>
          <w:bCs/>
        </w:rPr>
        <w:t>5:</w:t>
      </w:r>
      <w:r>
        <w:rPr>
          <w:spacing w:val="2"/>
        </w:rPr>
        <w:t xml:space="preserve"> </w:t>
      </w:r>
      <w:r>
        <w:t>Conceptualization</w:t>
      </w:r>
      <w:r>
        <w:rPr>
          <w:spacing w:val="-5"/>
        </w:rPr>
        <w:t xml:space="preserve"> </w:t>
      </w:r>
      <w:r>
        <w:t>through</w:t>
      </w:r>
      <w:r>
        <w:rPr>
          <w:spacing w:val="-4"/>
        </w:rPr>
        <w:t xml:space="preserve"> </w:t>
      </w:r>
      <w:r>
        <w:t>interpretation</w:t>
      </w:r>
      <w:r>
        <w:rPr>
          <w:spacing w:val="-5"/>
        </w:rPr>
        <w:t xml:space="preserve"> </w:t>
      </w:r>
      <w:r>
        <w:t>of</w:t>
      </w:r>
      <w:r>
        <w:rPr>
          <w:spacing w:val="-5"/>
        </w:rPr>
        <w:t xml:space="preserve"> </w:t>
      </w:r>
      <w:r>
        <w:rPr>
          <w:spacing w:val="-2"/>
        </w:rPr>
        <w:t>keywords</w:t>
      </w:r>
    </w:p>
    <w:p w14:paraId="6BD08921" w14:textId="1D0F0DB4" w:rsidR="00C21DA2" w:rsidRDefault="00C21DA2" w:rsidP="000552F1">
      <w:pPr>
        <w:pStyle w:val="ListBullet"/>
      </w:pPr>
      <w:r w:rsidRPr="00C21DA2">
        <w:rPr>
          <w:b/>
          <w:bCs/>
        </w:rPr>
        <w:t>STEP</w:t>
      </w:r>
      <w:r w:rsidRPr="00C21DA2">
        <w:rPr>
          <w:b/>
          <w:bCs/>
          <w:spacing w:val="-5"/>
        </w:rPr>
        <w:t xml:space="preserve"> </w:t>
      </w:r>
      <w:r w:rsidRPr="00C21DA2">
        <w:rPr>
          <w:b/>
          <w:bCs/>
        </w:rPr>
        <w:t>6:</w:t>
      </w:r>
      <w:r>
        <w:rPr>
          <w:spacing w:val="4"/>
        </w:rPr>
        <w:t xml:space="preserve"> </w:t>
      </w:r>
      <w:r>
        <w:t>Development</w:t>
      </w:r>
      <w:r>
        <w:rPr>
          <w:spacing w:val="-4"/>
        </w:rPr>
        <w:t xml:space="preserve"> </w:t>
      </w:r>
      <w:r>
        <w:t>of</w:t>
      </w:r>
      <w:r>
        <w:rPr>
          <w:spacing w:val="-4"/>
        </w:rPr>
        <w:t xml:space="preserve"> </w:t>
      </w:r>
      <w:r>
        <w:t>a</w:t>
      </w:r>
      <w:r>
        <w:rPr>
          <w:spacing w:val="-4"/>
        </w:rPr>
        <w:t xml:space="preserve"> </w:t>
      </w:r>
      <w:r>
        <w:t>conceptual</w:t>
      </w:r>
      <w:r>
        <w:rPr>
          <w:spacing w:val="-4"/>
        </w:rPr>
        <w:t xml:space="preserve"> </w:t>
      </w:r>
      <w:r>
        <w:rPr>
          <w:spacing w:val="-2"/>
        </w:rPr>
        <w:t>model</w:t>
      </w:r>
    </w:p>
    <w:p w14:paraId="7B86BA97" w14:textId="7B0F353D" w:rsidR="00C21DA2" w:rsidRDefault="00532A1E" w:rsidP="000552F1">
      <w:pPr>
        <w:pStyle w:val="BodyText"/>
      </w:pPr>
      <w:r w:rsidRPr="00532A1E">
        <w:lastRenderedPageBreak/>
        <w:t>The variance in how crash reporting jurisdictions investigate and document their crashes makes qualitative analysis especially useful as it does not mandate alignment of variables in each case. Additionally, the conceptual model building process allows the research to construct evidence by using the combined expertise in each of the research collaborators’ domains as lens from which to interpret descriptive crash data.</w:t>
      </w:r>
      <w:r w:rsidR="00EF76A7">
        <w:t xml:space="preserve"> Homes et </w:t>
      </w:r>
      <w:r w:rsidR="00EF76A7" w:rsidRPr="00EF76A7">
        <w:t>al.</w:t>
      </w:r>
      <w:r w:rsidR="0034703A" w:rsidRPr="00EF76A7">
        <w:t xml:space="preserve"> </w:t>
      </w:r>
      <w:sdt>
        <w:sdtPr>
          <w:id w:val="1898164890"/>
          <w:citation/>
        </w:sdtPr>
        <w:sdtContent>
          <w:r w:rsidR="0034703A" w:rsidRPr="00EF76A7">
            <w:fldChar w:fldCharType="begin"/>
          </w:r>
          <w:r w:rsidR="0034703A" w:rsidRPr="00EF76A7">
            <w:instrText xml:space="preserve"> CITATION Hol19 \l 1033 </w:instrText>
          </w:r>
          <w:r w:rsidR="0034703A" w:rsidRPr="00EF76A7">
            <w:fldChar w:fldCharType="separate"/>
          </w:r>
          <w:r w:rsidR="0034703A" w:rsidRPr="00EF76A7">
            <w:rPr>
              <w:noProof/>
            </w:rPr>
            <w:t>[38]</w:t>
          </w:r>
          <w:r w:rsidR="0034703A" w:rsidRPr="00EF76A7">
            <w:fldChar w:fldCharType="end"/>
          </w:r>
        </w:sdtContent>
      </w:sdt>
      <w:r w:rsidRPr="00EF76A7">
        <w:t xml:space="preserve"> provide examples</w:t>
      </w:r>
      <w:r w:rsidRPr="00532A1E">
        <w:t xml:space="preserve"> of the application of qualitative approaches in crash research today.</w:t>
      </w:r>
    </w:p>
    <w:p w14:paraId="4DF5204E" w14:textId="4B588076" w:rsidR="00A63FED" w:rsidRDefault="00A63FED" w:rsidP="00A63FED">
      <w:pPr>
        <w:pStyle w:val="BodyText"/>
        <w:keepNext/>
      </w:pPr>
      <w:r>
        <w:rPr>
          <w:noProof/>
        </w:rPr>
        <w:drawing>
          <wp:inline distT="0" distB="0" distL="0" distR="0" wp14:anchorId="25AF7099" wp14:editId="37E7F37E">
            <wp:extent cx="6337190" cy="5804452"/>
            <wp:effectExtent l="0" t="0" r="6985" b="6350"/>
            <wp:docPr id="7" name="Image 7"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iagram&#10;&#10;Description automatically generated"/>
                    <pic:cNvPicPr/>
                  </pic:nvPicPr>
                  <pic:blipFill>
                    <a:blip r:embed="rId23" cstate="print"/>
                    <a:stretch>
                      <a:fillRect/>
                    </a:stretch>
                  </pic:blipFill>
                  <pic:spPr>
                    <a:xfrm>
                      <a:off x="0" y="0"/>
                      <a:ext cx="6376839" cy="5840767"/>
                    </a:xfrm>
                    <a:prstGeom prst="rect">
                      <a:avLst/>
                    </a:prstGeom>
                  </pic:spPr>
                </pic:pic>
              </a:graphicData>
            </a:graphic>
          </wp:inline>
        </w:drawing>
      </w:r>
    </w:p>
    <w:p w14:paraId="4FE52B00" w14:textId="6DFB72C4" w:rsidR="00A63FED" w:rsidRDefault="00A63FED" w:rsidP="00A63FED">
      <w:pPr>
        <w:pStyle w:val="Caption"/>
      </w:pPr>
      <w:r>
        <w:t xml:space="preserve">Figure </w:t>
      </w:r>
      <w:r>
        <w:fldChar w:fldCharType="begin"/>
      </w:r>
      <w:r>
        <w:instrText>SEQ Figure \* ARABIC</w:instrText>
      </w:r>
      <w:r>
        <w:fldChar w:fldCharType="separate"/>
      </w:r>
      <w:r w:rsidR="005E769B">
        <w:rPr>
          <w:noProof/>
        </w:rPr>
        <w:t>3</w:t>
      </w:r>
      <w:r>
        <w:fldChar w:fldCharType="end"/>
      </w:r>
      <w:r>
        <w:t xml:space="preserve">. Thematic Analysis Framework for creating a conceptual model </w:t>
      </w:r>
      <w:sdt>
        <w:sdtPr>
          <w:id w:val="-701010388"/>
          <w:citation/>
        </w:sdtPr>
        <w:sdtContent>
          <w:r w:rsidR="00B525EB">
            <w:fldChar w:fldCharType="begin"/>
          </w:r>
          <w:r w:rsidR="00B525EB">
            <w:instrText xml:space="preserve"> CITATION Muh23 \l 1033 </w:instrText>
          </w:r>
          <w:r w:rsidR="00B525EB">
            <w:fldChar w:fldCharType="separate"/>
          </w:r>
          <w:r w:rsidR="00B525EB">
            <w:rPr>
              <w:noProof/>
            </w:rPr>
            <w:t>[39]</w:t>
          </w:r>
          <w:r w:rsidR="00B525EB">
            <w:fldChar w:fldCharType="end"/>
          </w:r>
        </w:sdtContent>
      </w:sdt>
    </w:p>
    <w:p w14:paraId="584C0815" w14:textId="77777777" w:rsidR="00A63FED" w:rsidRDefault="00A63FED" w:rsidP="000552F1">
      <w:pPr>
        <w:pStyle w:val="BodyText"/>
      </w:pPr>
    </w:p>
    <w:p w14:paraId="4E23C8E7" w14:textId="4886DCB7" w:rsidR="00532A1E" w:rsidRDefault="007D6111" w:rsidP="006626D6">
      <w:pPr>
        <w:pStyle w:val="Heading2"/>
      </w:pPr>
      <w:bookmarkStart w:id="161" w:name="_Toc180767582"/>
      <w:r>
        <w:lastRenderedPageBreak/>
        <w:t>Quantitative Research</w:t>
      </w:r>
      <w:bookmarkEnd w:id="161"/>
    </w:p>
    <w:p w14:paraId="217159CE" w14:textId="06161747" w:rsidR="007D6111" w:rsidRDefault="000A1ACC" w:rsidP="000A1ACC">
      <w:pPr>
        <w:pStyle w:val="BodyText"/>
      </w:pPr>
      <w:r w:rsidRPr="000A1ACC">
        <w:t>Quantitative research seeks statistical evidence of the impact of road factors towards crash risk in the population of interest. Whereas qualitative research uses primarily descriptive data, the application of quantitative approaches in crash</w:t>
      </w:r>
      <w:r w:rsidR="001E3CA2">
        <w:t xml:space="preserve"> </w:t>
      </w:r>
      <w:r w:rsidR="001E3CA2" w:rsidRPr="001E3CA2">
        <w:t>research today relies on numeric data to construct mathematical models that describe how factors relate to a particular crash outcome. Whereas qualitative approaches use domain expertise as the primary basis for evidence of findings, quantitative analysis argues from a statistical angle the contribution of factors towards the probability or severity of crashes. This is performed most commonly through the interpretation of parameters of a model that best describes the relationship between the variables in the dataset, as indicated by its predictiveness in forecasting a crash outcome.</w:t>
      </w:r>
    </w:p>
    <w:p w14:paraId="3739443E" w14:textId="3746BF07" w:rsidR="00293972" w:rsidRDefault="00293972" w:rsidP="00293972">
      <w:pPr>
        <w:pStyle w:val="BodyText"/>
      </w:pPr>
      <w:r w:rsidRPr="00293972">
        <w:t>Quantitative crash modeling today falls mainly into two categories: frequency and severity modeling. The objective of each is to search for statistical evidence of the contribution of factors (singular or interaction) towards the probability or severity of crashes.</w:t>
      </w:r>
    </w:p>
    <w:p w14:paraId="041735EF" w14:textId="77777777" w:rsidR="00293972" w:rsidRDefault="005938D7" w:rsidP="006626D6">
      <w:pPr>
        <w:pStyle w:val="Heading3"/>
      </w:pPr>
      <w:r>
        <w:t>Crash Probability Modeling</w:t>
      </w:r>
    </w:p>
    <w:p w14:paraId="33D374FA" w14:textId="1887C467" w:rsidR="006750E8" w:rsidRPr="006750E8" w:rsidRDefault="006750E8" w:rsidP="006750E8">
      <w:pPr>
        <w:pStyle w:val="BodyText"/>
      </w:pPr>
      <w:r w:rsidRPr="006750E8">
        <w:t>Crash probability modeling (also known as crash frequency modeling) evaluates how factors influence the frequency</w:t>
      </w:r>
      <w:r w:rsidR="001D54BE">
        <w:t xml:space="preserve"> or </w:t>
      </w:r>
      <w:r w:rsidRPr="006750E8">
        <w:t>probability of a crash. Data collection in frequency modeling is typically performed through monitoring a highway segment for a period of time, where the sampling unit is defined as an observation of factors and number of crashes for a particular length of time and distance.</w:t>
      </w:r>
    </w:p>
    <w:p w14:paraId="523B5B42" w14:textId="2B867371" w:rsidR="006750E8" w:rsidRPr="006750E8" w:rsidRDefault="006750E8" w:rsidP="006750E8">
      <w:pPr>
        <w:pStyle w:val="BodyText"/>
      </w:pPr>
      <w:r w:rsidRPr="006750E8">
        <w:t>For example, a researcher may monitor a 50-mile stretch of highway for 30 days and define an observation as the number of crashes per hour, per mile. Each day, therefore, will yield 1,200 observations (24 hours x 50 mile</w:t>
      </w:r>
      <w:r w:rsidR="00BE7990">
        <w:t>s</w:t>
      </w:r>
      <w:r w:rsidRPr="006750E8">
        <w:t>), which ultimately translates to 36,000 observations per 30-day month. Each observation is represented as one row in the final table of data, where the independent variables are crash factors of interest and the dependent variable is the number of crashes per mile, per hour.</w:t>
      </w:r>
    </w:p>
    <w:p w14:paraId="06B6D3DF" w14:textId="3D1E2288" w:rsidR="005938D7" w:rsidRDefault="006750E8" w:rsidP="006750E8">
      <w:pPr>
        <w:pStyle w:val="BodyText"/>
      </w:pPr>
      <w:r w:rsidRPr="006750E8">
        <w:t>Once the data are collected</w:t>
      </w:r>
      <w:r w:rsidR="00F60C40">
        <w:t>,</w:t>
      </w:r>
      <w:r w:rsidRPr="006750E8">
        <w:t xml:space="preserve"> the researcher then fits and tests models in search of one or more models </w:t>
      </w:r>
      <w:r w:rsidR="00F60C40">
        <w:t>that</w:t>
      </w:r>
      <w:r w:rsidR="00F60C40" w:rsidRPr="006750E8">
        <w:t xml:space="preserve"> </w:t>
      </w:r>
      <w:r w:rsidRPr="006750E8">
        <w:t xml:space="preserve">best describe the relationships among the independent and dependent variables of the collected dataset. </w:t>
      </w:r>
      <w:r w:rsidR="00E8604C">
        <w:t>Researchers use a</w:t>
      </w:r>
      <w:r w:rsidR="00E8604C" w:rsidRPr="006750E8">
        <w:t xml:space="preserve"> </w:t>
      </w:r>
      <w:r w:rsidRPr="006750E8">
        <w:t xml:space="preserve">model’s predictiveness, measured through methods such as goodness-of-fit tests or cross validation procedures, </w:t>
      </w:r>
      <w:r w:rsidR="00E8604C">
        <w:t>to understand</w:t>
      </w:r>
      <w:r w:rsidRPr="006750E8">
        <w:t xml:space="preserve"> how well a model describes the relationship between factors and crash outcomes</w:t>
      </w:r>
      <w:r w:rsidR="00E8604C">
        <w:t>.</w:t>
      </w:r>
      <w:r w:rsidR="00903F6D">
        <w:t xml:space="preserve"> The predictiveness forms the </w:t>
      </w:r>
      <w:r w:rsidRPr="006750E8">
        <w:t>basis for the researcher to use the model’s parameters as indicators of each factor’s contribution toward the probability</w:t>
      </w:r>
      <w:r w:rsidR="001A22C3">
        <w:t xml:space="preserve"> or </w:t>
      </w:r>
      <w:r w:rsidRPr="006750E8">
        <w:t xml:space="preserve">frequency of a crash. For example, </w:t>
      </w:r>
      <w:r w:rsidR="00E75CAB">
        <w:t>researchers</w:t>
      </w:r>
      <w:r w:rsidRPr="006750E8">
        <w:t xml:space="preserve"> may find the negative binomial regression as a strong performing predictive model in describing the relationship between factor variables and crash outcomes</w:t>
      </w:r>
      <w:r w:rsidR="000C2418">
        <w:t>.</w:t>
      </w:r>
      <w:r w:rsidR="000C2418" w:rsidRPr="006750E8">
        <w:t xml:space="preserve"> </w:t>
      </w:r>
      <w:r w:rsidR="000C2418">
        <w:t xml:space="preserve">Based on this </w:t>
      </w:r>
      <w:r w:rsidR="00E75CAB">
        <w:t>finding, they may</w:t>
      </w:r>
      <w:r w:rsidR="000C2418" w:rsidRPr="006750E8">
        <w:t xml:space="preserve"> </w:t>
      </w:r>
      <w:r w:rsidRPr="006750E8">
        <w:t xml:space="preserve">interpret the positive coefficient of a variable as </w:t>
      </w:r>
      <w:r w:rsidR="00E75CAB">
        <w:t>indicating</w:t>
      </w:r>
      <w:r w:rsidRPr="006750E8">
        <w:t xml:space="preserve"> that an increase in the variable increases</w:t>
      </w:r>
      <w:r w:rsidR="00745C7F">
        <w:t xml:space="preserve"> </w:t>
      </w:r>
      <w:r w:rsidR="00745C7F" w:rsidRPr="00745C7F">
        <w:t>the likelihood of a crash.</w:t>
      </w:r>
      <w:r w:rsidR="001D54BE">
        <w:t xml:space="preserve"> Dominique Lord and Fred Mannering</w:t>
      </w:r>
      <w:sdt>
        <w:sdtPr>
          <w:id w:val="-291599386"/>
          <w:citation/>
        </w:sdtPr>
        <w:sdtContent>
          <w:r w:rsidR="001D54BE">
            <w:fldChar w:fldCharType="begin"/>
          </w:r>
          <w:r w:rsidR="00EC1D77">
            <w:instrText xml:space="preserve">CITATION Dom10 \l 1033 </w:instrText>
          </w:r>
          <w:r w:rsidR="001D54BE">
            <w:fldChar w:fldCharType="separate"/>
          </w:r>
          <w:r w:rsidR="00EC1D77">
            <w:rPr>
              <w:noProof/>
            </w:rPr>
            <w:t xml:space="preserve"> </w:t>
          </w:r>
          <w:r w:rsidR="00EC1D77" w:rsidRPr="00EC1D77">
            <w:rPr>
              <w:noProof/>
            </w:rPr>
            <w:t>[38]</w:t>
          </w:r>
          <w:r w:rsidR="001D54BE">
            <w:fldChar w:fldCharType="end"/>
          </w:r>
        </w:sdtContent>
      </w:sdt>
      <w:r w:rsidR="00745C7F" w:rsidRPr="00745C7F">
        <w:t xml:space="preserve"> detail examples of frequency modeling frameworks and their respective </w:t>
      </w:r>
      <w:r w:rsidR="00745C7F" w:rsidRPr="00706EB0">
        <w:t xml:space="preserve">characteristics (see </w:t>
      </w:r>
      <w:r w:rsidR="00706EB0" w:rsidRPr="00706EB0">
        <w:fldChar w:fldCharType="begin"/>
      </w:r>
      <w:r w:rsidR="00706EB0" w:rsidRPr="004329BF">
        <w:instrText xml:space="preserve"> REF _Ref180674876 \h </w:instrText>
      </w:r>
      <w:r w:rsidR="00706EB0">
        <w:instrText xml:space="preserve"> \* MERGEFORMAT </w:instrText>
      </w:r>
      <w:r w:rsidR="00706EB0" w:rsidRPr="00706EB0">
        <w:fldChar w:fldCharType="separate"/>
      </w:r>
      <w:r w:rsidR="00EE6823">
        <w:t>Crash Frequency Models</w:t>
      </w:r>
      <w:r w:rsidR="00706EB0" w:rsidRPr="00706EB0">
        <w:fldChar w:fldCharType="end"/>
      </w:r>
      <w:r w:rsidR="00706EB0" w:rsidRPr="00706EB0">
        <w:t xml:space="preserve">, page </w:t>
      </w:r>
      <w:r w:rsidR="00706EB0" w:rsidRPr="00706EB0">
        <w:fldChar w:fldCharType="begin"/>
      </w:r>
      <w:r w:rsidR="00706EB0" w:rsidRPr="004329BF">
        <w:instrText xml:space="preserve"> PAGEREF _Ref180674876 \h </w:instrText>
      </w:r>
      <w:r w:rsidR="00706EB0" w:rsidRPr="00706EB0">
        <w:fldChar w:fldCharType="separate"/>
      </w:r>
      <w:r w:rsidR="00EE6823">
        <w:rPr>
          <w:noProof/>
        </w:rPr>
        <w:t>72</w:t>
      </w:r>
      <w:r w:rsidR="00706EB0" w:rsidRPr="00706EB0">
        <w:fldChar w:fldCharType="end"/>
      </w:r>
      <w:r w:rsidR="00745C7F" w:rsidRPr="00706EB0">
        <w:t>).</w:t>
      </w:r>
    </w:p>
    <w:p w14:paraId="355438AE" w14:textId="77777777" w:rsidR="008A241E" w:rsidRDefault="008A241E" w:rsidP="006626D6">
      <w:pPr>
        <w:pStyle w:val="Heading3"/>
      </w:pPr>
    </w:p>
    <w:p w14:paraId="74AD4DB1" w14:textId="506E5F8B" w:rsidR="00094860" w:rsidRDefault="00094860" w:rsidP="006626D6">
      <w:pPr>
        <w:pStyle w:val="Heading3"/>
      </w:pPr>
      <w:r>
        <w:lastRenderedPageBreak/>
        <w:t>Crash Severity Modeling</w:t>
      </w:r>
    </w:p>
    <w:p w14:paraId="5AC8CB20" w14:textId="7D4053FB" w:rsidR="006C5D4A" w:rsidRDefault="006C5D4A" w:rsidP="006C5D4A">
      <w:pPr>
        <w:pStyle w:val="BodyText"/>
      </w:pPr>
      <w:r>
        <w:t>Crash severity modeling evaluates how factors interact and influence the severity of a crash. The general process</w:t>
      </w:r>
      <w:r w:rsidR="00361E04">
        <w:t xml:space="preserve"> of constructing the model</w:t>
      </w:r>
      <w:r>
        <w:t xml:space="preserve"> begins similarly to crash </w:t>
      </w:r>
      <w:r w:rsidR="00CF4E26">
        <w:t xml:space="preserve">probability </w:t>
      </w:r>
      <w:r>
        <w:t>modeling by transforming raw information into tabular, quantifiable data consisting of independent and dependent variables. Here, however, the sampling unit is one crash occurrence instead of an observation of crashes on a road segment for a defined length of time. The independent variables remain factors of interest, whereas the dependent variable is now a measure of crash severity.</w:t>
      </w:r>
    </w:p>
    <w:p w14:paraId="15CED8A1" w14:textId="60BAA8AE" w:rsidR="006C5D4A" w:rsidRDefault="006C5D4A" w:rsidP="006C5D4A">
      <w:pPr>
        <w:pStyle w:val="BodyText"/>
      </w:pPr>
      <w:r>
        <w:t xml:space="preserve">Similar to crash probability modeling, </w:t>
      </w:r>
      <w:r w:rsidR="00F833F3">
        <w:t>crash severity modeling</w:t>
      </w:r>
      <w:r>
        <w:t xml:space="preserve"> is typically done by constructing a mathematical model that best describes the relationship between the independent variables (factors) and the dependent variable (a measure of severity, such as fatality) of the crash data. How much a factor contributes to the severity of crashes can then be interpreted from the parameters of the resulting model. For example, in crash severity models where fatality is the measure of severity (a binary outcome where a crash is classified as fatal or non-fatal) and logistic regression is applied, a positive coefficient for a factor may be interpreted </w:t>
      </w:r>
      <w:r w:rsidR="004E209D">
        <w:t>as indicating</w:t>
      </w:r>
      <w:r>
        <w:t xml:space="preserve"> that the factor </w:t>
      </w:r>
      <w:r w:rsidR="00B32DD4">
        <w:t>increases</w:t>
      </w:r>
      <w:r>
        <w:t xml:space="preserve"> crash severity. Savolainen et al.</w:t>
      </w:r>
      <w:r w:rsidR="005000C9">
        <w:t xml:space="preserve"> </w:t>
      </w:r>
      <w:sdt>
        <w:sdtPr>
          <w:id w:val="-1339690513"/>
          <w:citation/>
        </w:sdtPr>
        <w:sdtContent>
          <w:r w:rsidR="005000C9">
            <w:fldChar w:fldCharType="begin"/>
          </w:r>
          <w:r w:rsidR="005000C9">
            <w:instrText xml:space="preserve"> CITATION Pet11 \l 1033 </w:instrText>
          </w:r>
          <w:r w:rsidR="005000C9">
            <w:fldChar w:fldCharType="separate"/>
          </w:r>
          <w:r w:rsidR="001B0760" w:rsidRPr="001B0760">
            <w:rPr>
              <w:noProof/>
            </w:rPr>
            <w:t>[41]</w:t>
          </w:r>
          <w:r w:rsidR="005000C9">
            <w:fldChar w:fldCharType="end"/>
          </w:r>
        </w:sdtContent>
      </w:sdt>
      <w:r>
        <w:t xml:space="preserve"> and Santos et al.</w:t>
      </w:r>
      <w:r w:rsidR="005000C9">
        <w:t xml:space="preserve"> </w:t>
      </w:r>
      <w:sdt>
        <w:sdtPr>
          <w:id w:val="-653059446"/>
          <w:citation/>
        </w:sdtPr>
        <w:sdtContent>
          <w:r w:rsidR="00B227E0">
            <w:fldChar w:fldCharType="begin"/>
          </w:r>
          <w:r w:rsidR="00EC1D77">
            <w:instrText xml:space="preserve">CITATION Ken22 \l 1033 </w:instrText>
          </w:r>
          <w:r w:rsidR="00B227E0">
            <w:fldChar w:fldCharType="separate"/>
          </w:r>
          <w:r w:rsidR="001B0760" w:rsidRPr="001B0760">
            <w:rPr>
              <w:noProof/>
            </w:rPr>
            <w:t>[42]</w:t>
          </w:r>
          <w:r w:rsidR="00B227E0">
            <w:fldChar w:fldCharType="end"/>
          </w:r>
        </w:sdtContent>
      </w:sdt>
      <w:r>
        <w:t xml:space="preserve"> provide a comprehensive list of crash severity models as applied in recent literature, and their respective advantages and disadvantages.</w:t>
      </w:r>
    </w:p>
    <w:p w14:paraId="45441EE5" w14:textId="0C717BB7" w:rsidR="006C5D4A" w:rsidRDefault="00C33484" w:rsidP="00C33484">
      <w:pPr>
        <w:pStyle w:val="Heading1"/>
      </w:pPr>
      <w:bookmarkStart w:id="162" w:name="_Toc180767583"/>
      <w:r>
        <w:t xml:space="preserve">CCFP </w:t>
      </w:r>
      <w:r w:rsidR="005808D4">
        <w:t xml:space="preserve">Heavy-Duty Truck Study </w:t>
      </w:r>
      <w:r>
        <w:t>Data</w:t>
      </w:r>
      <w:bookmarkEnd w:id="162"/>
    </w:p>
    <w:p w14:paraId="4DE07835" w14:textId="3E5A48DB" w:rsidR="00B227E0" w:rsidRDefault="009E18EB" w:rsidP="009E18EB">
      <w:pPr>
        <w:pStyle w:val="BodyText"/>
      </w:pPr>
      <w:r>
        <w:t xml:space="preserve">The suitability of each quantitative methodology depends on the research’s objectives and the availability of data needed the approach. The objective of </w:t>
      </w:r>
      <w:r w:rsidR="00D47BA7">
        <w:t xml:space="preserve">the </w:t>
      </w:r>
      <w:r w:rsidR="006D312F">
        <w:t xml:space="preserve">Heavy-Duty Truck Study </w:t>
      </w:r>
      <w:r>
        <w:t xml:space="preserve">is to reduce the number of fatal </w:t>
      </w:r>
      <w:r w:rsidR="006D312F">
        <w:t>heavy-</w:t>
      </w:r>
      <w:r>
        <w:t xml:space="preserve">duty truck crashes in the </w:t>
      </w:r>
      <w:r w:rsidR="00FD4781">
        <w:t>U.S.</w:t>
      </w:r>
      <w:r>
        <w:t xml:space="preserve"> by </w:t>
      </w:r>
      <w:r w:rsidR="005808D4">
        <w:t xml:space="preserve">identifying </w:t>
      </w:r>
      <w:r>
        <w:t>factors which increase their crash risk. Reducing fatalities can be accomplished by</w:t>
      </w:r>
      <w:r w:rsidR="005808D4">
        <w:t>:</w:t>
      </w:r>
      <w:r>
        <w:t xml:space="preserve"> </w:t>
      </w:r>
    </w:p>
    <w:p w14:paraId="7C08C081" w14:textId="28A9C1CB" w:rsidR="009E18EB" w:rsidRDefault="009E18EB" w:rsidP="004329BF">
      <w:pPr>
        <w:pStyle w:val="BodyText"/>
        <w:numPr>
          <w:ilvl w:val="0"/>
          <w:numId w:val="69"/>
        </w:numPr>
      </w:pPr>
      <w:r>
        <w:t>Preventing the crashes from occurring in the first place</w:t>
      </w:r>
      <w:r w:rsidR="006D312F">
        <w:t>,</w:t>
      </w:r>
      <w:r>
        <w:t xml:space="preserve"> and</w:t>
      </w:r>
    </w:p>
    <w:p w14:paraId="4BAD53D5" w14:textId="137C401F" w:rsidR="00B227E0" w:rsidRDefault="009E18EB" w:rsidP="004329BF">
      <w:pPr>
        <w:pStyle w:val="BodyText"/>
        <w:numPr>
          <w:ilvl w:val="0"/>
          <w:numId w:val="69"/>
        </w:numPr>
      </w:pPr>
      <w:r>
        <w:t xml:space="preserve">Reducing their severity in the event of an occurrence. </w:t>
      </w:r>
    </w:p>
    <w:p w14:paraId="089CDAF6" w14:textId="4CAA6CF1" w:rsidR="00C33484" w:rsidRDefault="005808D4" w:rsidP="009E18EB">
      <w:pPr>
        <w:pStyle w:val="BodyText"/>
      </w:pPr>
      <w:r>
        <w:t>This</w:t>
      </w:r>
      <w:r w:rsidR="009E18EB">
        <w:t xml:space="preserve"> section will assess the suitability of each of the quantitative analysis approaches (probability and severity modeling) against CCFP </w:t>
      </w:r>
      <w:r>
        <w:t xml:space="preserve">Heavy-Duty Truck Study </w:t>
      </w:r>
      <w:r w:rsidR="009E18EB">
        <w:t>data.</w:t>
      </w:r>
    </w:p>
    <w:p w14:paraId="4CF174B7" w14:textId="311F1741" w:rsidR="009E18EB" w:rsidRDefault="009E18EB" w:rsidP="009E18EB">
      <w:pPr>
        <w:pStyle w:val="Heading2"/>
      </w:pPr>
      <w:bookmarkStart w:id="163" w:name="_Toc180767584"/>
      <w:r>
        <w:t>Primary Data Source</w:t>
      </w:r>
      <w:bookmarkEnd w:id="163"/>
    </w:p>
    <w:p w14:paraId="28F31413" w14:textId="39F83E26" w:rsidR="009E18EB" w:rsidRDefault="00441604" w:rsidP="00441604">
      <w:pPr>
        <w:pStyle w:val="BodyText"/>
      </w:pPr>
      <w:r w:rsidRPr="00441604">
        <w:t xml:space="preserve">The </w:t>
      </w:r>
      <w:r w:rsidR="00D47BA7">
        <w:t>Heavy-Duty Truck Study</w:t>
      </w:r>
      <w:r w:rsidRPr="00441604">
        <w:t xml:space="preserve"> seeks to collect a nationally representative sample of at least 2,000 </w:t>
      </w:r>
      <w:r w:rsidR="00D47BA7" w:rsidRPr="00441604">
        <w:t>heavy</w:t>
      </w:r>
      <w:r w:rsidR="00D47BA7">
        <w:t>-</w:t>
      </w:r>
      <w:r w:rsidRPr="00441604">
        <w:t>duty truck crashes</w:t>
      </w:r>
      <w:r w:rsidR="00D47BA7">
        <w:t xml:space="preserve"> in the U.S</w:t>
      </w:r>
      <w:r w:rsidRPr="00441604">
        <w:t xml:space="preserve">. While </w:t>
      </w:r>
      <w:r w:rsidR="00D47BA7">
        <w:t>prioritizing</w:t>
      </w:r>
      <w:r w:rsidRPr="00441604">
        <w:t xml:space="preserve"> fatal crashes,</w:t>
      </w:r>
      <w:r w:rsidR="00C116E5">
        <w:t xml:space="preserve"> </w:t>
      </w:r>
      <w:r w:rsidR="00C116E5" w:rsidRPr="00C116E5">
        <w:t xml:space="preserve">the study </w:t>
      </w:r>
      <w:r w:rsidR="00D47BA7">
        <w:t>will</w:t>
      </w:r>
      <w:r w:rsidR="00C116E5" w:rsidRPr="00C116E5">
        <w:t xml:space="preserve"> collect</w:t>
      </w:r>
      <w:r w:rsidR="00D47BA7">
        <w:t xml:space="preserve"> a convenience sample</w:t>
      </w:r>
      <w:r w:rsidR="00C116E5" w:rsidRPr="00C116E5">
        <w:t xml:space="preserve"> non-fatal </w:t>
      </w:r>
      <w:r w:rsidR="00D47BA7">
        <w:t xml:space="preserve">injury </w:t>
      </w:r>
      <w:r w:rsidR="00C116E5" w:rsidRPr="00C116E5">
        <w:t xml:space="preserve">crashes. The final dataset of the </w:t>
      </w:r>
      <w:r w:rsidR="00921076">
        <w:t>Heavy-Duty Truck Study</w:t>
      </w:r>
      <w:r w:rsidR="00921076" w:rsidRPr="00C116E5">
        <w:t xml:space="preserve"> </w:t>
      </w:r>
      <w:r w:rsidR="00C116E5" w:rsidRPr="00C116E5">
        <w:t>is projected to be a sample of at least 2,000 fatal crashes</w:t>
      </w:r>
      <w:r w:rsidR="0021798D">
        <w:t xml:space="preserve"> involving heavy-duty trucks</w:t>
      </w:r>
      <w:r w:rsidR="00BC37E2">
        <w:t xml:space="preserve"> plus a convenience sample of </w:t>
      </w:r>
      <w:r w:rsidR="00C05938">
        <w:t>injury crashes involving heavy-duty trucks</w:t>
      </w:r>
      <w:r w:rsidR="00C116E5" w:rsidRPr="00C116E5">
        <w:t>, consisting of unstructured (primarily narratives and reports) and structured (tabular) data. The structured dataset variables will consist of at least one variable for each research question. Each of the research questions corresponds to at least one crash factor that the study seeks to evaluate.</w:t>
      </w:r>
    </w:p>
    <w:p w14:paraId="66195D59" w14:textId="7B04FDAE" w:rsidR="00186C18" w:rsidRDefault="00186C18" w:rsidP="00186C18">
      <w:pPr>
        <w:pStyle w:val="Heading2"/>
      </w:pPr>
      <w:bookmarkStart w:id="164" w:name="_Toc180767585"/>
      <w:r>
        <w:lastRenderedPageBreak/>
        <w:t>The Suitability of Crash Frequency Models</w:t>
      </w:r>
      <w:bookmarkEnd w:id="164"/>
    </w:p>
    <w:p w14:paraId="0685818A" w14:textId="1D4A9FF4" w:rsidR="00F54D15" w:rsidRDefault="00F54D15" w:rsidP="00F54D15">
      <w:pPr>
        <w:pStyle w:val="BodyText"/>
      </w:pPr>
      <w:r>
        <w:t>To argue from a statistical perspective that a factor increases the probability of a crash requires exposure data. While the definition of the term varies across studies</w:t>
      </w:r>
      <w:r w:rsidR="00792DFC">
        <w:t xml:space="preserve"> </w:t>
      </w:r>
      <w:sdt>
        <w:sdtPr>
          <w:id w:val="-1171026624"/>
          <w:citation/>
        </w:sdtPr>
        <w:sdtContent>
          <w:r w:rsidR="00375648">
            <w:fldChar w:fldCharType="begin"/>
          </w:r>
          <w:r w:rsidR="00375648">
            <w:instrText xml:space="preserve"> CITATION Rog73 \l 1033 </w:instrText>
          </w:r>
          <w:r w:rsidR="00375648">
            <w:fldChar w:fldCharType="separate"/>
          </w:r>
          <w:r w:rsidR="001B0760" w:rsidRPr="001B0760">
            <w:rPr>
              <w:noProof/>
            </w:rPr>
            <w:t>[43]</w:t>
          </w:r>
          <w:r w:rsidR="00375648">
            <w:fldChar w:fldCharType="end"/>
          </w:r>
        </w:sdtContent>
      </w:sdt>
      <w:r>
        <w:t xml:space="preserve">, exposure can be thought of as a measure </w:t>
      </w:r>
      <w:r w:rsidR="00C67F0C">
        <w:t xml:space="preserve">of </w:t>
      </w:r>
      <w:r>
        <w:t>the opportunity for a crash to occur. An example best illustrates its importance in linking factors and crash frequency.</w:t>
      </w:r>
    </w:p>
    <w:p w14:paraId="4AC746A0" w14:textId="7B464995" w:rsidR="00F54D15" w:rsidRDefault="00F54D15" w:rsidP="00F54D15">
      <w:pPr>
        <w:pStyle w:val="BodyText"/>
      </w:pPr>
      <w:r>
        <w:t xml:space="preserve">Suppose a year-long study involving a set number of driver-vehicle pairs is interested in evaluating the impact </w:t>
      </w:r>
      <w:r w:rsidR="00B564F1">
        <w:t>the time of day has</w:t>
      </w:r>
      <w:r>
        <w:t xml:space="preserve"> toward the frequency of crashes, and that the year concludes with </w:t>
      </w:r>
      <w:r w:rsidR="003829D1">
        <w:t xml:space="preserve">an </w:t>
      </w:r>
      <w:r>
        <w:t>equal number of crash occurrence</w:t>
      </w:r>
      <w:r w:rsidR="00B564F1">
        <w:t>s</w:t>
      </w:r>
      <w:r>
        <w:t xml:space="preserve"> </w:t>
      </w:r>
      <w:r w:rsidR="004073A4">
        <w:t>during the day and at night</w:t>
      </w:r>
      <w:r>
        <w:t xml:space="preserve">. At a glance, this may imply that </w:t>
      </w:r>
      <w:r w:rsidR="004073A4">
        <w:t xml:space="preserve">the </w:t>
      </w:r>
      <w:r>
        <w:t xml:space="preserve">time of day is not a significant contributing factor toward the probability of crashes. Yet suppose data are available which show that, throughout the year, the </w:t>
      </w:r>
      <w:r w:rsidR="004073A4">
        <w:t xml:space="preserve">number </w:t>
      </w:r>
      <w:r>
        <w:t xml:space="preserve">of miles traveled during the day is twice that </w:t>
      </w:r>
      <w:r w:rsidR="00610C48">
        <w:t>at night</w:t>
      </w:r>
      <w:r>
        <w:t>. The availability of this measure of exposure allows the research</w:t>
      </w:r>
      <w:r w:rsidR="00610C48">
        <w:t>er</w:t>
      </w:r>
      <w:r>
        <w:t xml:space="preserve"> to create compelling evidence that driving at night increases the likelihood of crashes, as the nighttime crash rate is twice the rate of daytime crashes.</w:t>
      </w:r>
    </w:p>
    <w:p w14:paraId="59ED4A81" w14:textId="7BC71D25" w:rsidR="00F54D15" w:rsidRPr="00BE0ACF" w:rsidRDefault="00F54D15" w:rsidP="00BE0ACF">
      <w:pPr>
        <w:pStyle w:val="BodyText"/>
      </w:pPr>
      <w:r>
        <w:t xml:space="preserve">The traditional practice in crash frequency modeling of monitoring a fixed length of highway is designed to account for exposure. In this sample design, every vehicle which passes through this </w:t>
      </w:r>
      <w:r w:rsidRPr="00BE0ACF">
        <w:t xml:space="preserve">monitored area travels the same distance. This method allows the researcher to control for exposure </w:t>
      </w:r>
      <w:r w:rsidR="00545B4E">
        <w:t>while gathering</w:t>
      </w:r>
      <w:r w:rsidRPr="00BE0ACF">
        <w:t xml:space="preserve"> the independent variables associated with each observation. </w:t>
      </w:r>
      <w:r w:rsidR="006636E8">
        <w:t>C</w:t>
      </w:r>
      <w:r w:rsidRPr="00BE0ACF">
        <w:t>ontrolling the exposure variable is a critical basis in establishing the logical validity of crash frequency models.</w:t>
      </w:r>
    </w:p>
    <w:p w14:paraId="242894B5" w14:textId="248CFCA3" w:rsidR="00186C18" w:rsidRPr="00BE0ACF" w:rsidRDefault="006636E8" w:rsidP="00BE0ACF">
      <w:pPr>
        <w:pStyle w:val="BodyText"/>
      </w:pPr>
      <w:r>
        <w:t>A</w:t>
      </w:r>
      <w:r w:rsidR="00F54D15" w:rsidRPr="00BE0ACF">
        <w:t>pply</w:t>
      </w:r>
      <w:r>
        <w:t>ing</w:t>
      </w:r>
      <w:r w:rsidR="00F54D15" w:rsidRPr="00BE0ACF">
        <w:t xml:space="preserve"> this data collection methodology to account for exposure and perform crash frequency analysis in the </w:t>
      </w:r>
      <w:r>
        <w:t>Heavy-Duty Truck Study may be conceivable</w:t>
      </w:r>
      <w:r w:rsidR="00F54D15" w:rsidRPr="00BE0ACF">
        <w:t>,</w:t>
      </w:r>
      <w:r>
        <w:t xml:space="preserve"> but</w:t>
      </w:r>
      <w:r w:rsidR="00F54D15" w:rsidRPr="00BE0ACF">
        <w:t xml:space="preserve"> it </w:t>
      </w:r>
      <w:r w:rsidR="00042920">
        <w:t>would be</w:t>
      </w:r>
      <w:r w:rsidR="00F54D15" w:rsidRPr="00BE0ACF">
        <w:t xml:space="preserve"> impractical to implement</w:t>
      </w:r>
      <w:r>
        <w:t>.</w:t>
      </w:r>
      <w:r w:rsidR="00F54D15" w:rsidRPr="00BE0ACF">
        <w:t xml:space="preserve"> </w:t>
      </w:r>
      <w:r>
        <w:t>T</w:t>
      </w:r>
      <w:r w:rsidR="00F54D15" w:rsidRPr="00BE0ACF">
        <w:t xml:space="preserve">he study </w:t>
      </w:r>
      <w:r w:rsidR="00042920">
        <w:t>aims to understand</w:t>
      </w:r>
      <w:r w:rsidR="00F54D15" w:rsidRPr="00BE0ACF">
        <w:t xml:space="preserve"> factors </w:t>
      </w:r>
      <w:r w:rsidR="00042920" w:rsidRPr="00BE0ACF">
        <w:t xml:space="preserve">solely </w:t>
      </w:r>
      <w:r w:rsidR="00F54D15" w:rsidRPr="00BE0ACF">
        <w:t xml:space="preserve">of crashes involving </w:t>
      </w:r>
      <w:r w:rsidR="00042920" w:rsidRPr="00BE0ACF">
        <w:t>heavy</w:t>
      </w:r>
      <w:r w:rsidR="00042920">
        <w:t>-</w:t>
      </w:r>
      <w:r w:rsidR="00F54D15" w:rsidRPr="00BE0ACF">
        <w:t xml:space="preserve">duty trucks. Applying the methodology in the context of </w:t>
      </w:r>
      <w:r w:rsidR="00042920">
        <w:t>Heavy-Duty Truck Study</w:t>
      </w:r>
      <w:r w:rsidR="00042920" w:rsidRPr="00BE0ACF">
        <w:t xml:space="preserve"> </w:t>
      </w:r>
      <w:r w:rsidR="00F54D15" w:rsidRPr="00BE0ACF">
        <w:t>would mean analyzing factors against the number of crashes</w:t>
      </w:r>
      <w:r w:rsidR="00FB2B4D">
        <w:t xml:space="preserve"> involving heavy-duty trucks</w:t>
      </w:r>
      <w:r w:rsidR="00F54D15" w:rsidRPr="00BE0ACF">
        <w:t xml:space="preserve"> that occur specifically in the geographical area of data collection. Such a procedure</w:t>
      </w:r>
      <w:r w:rsidR="001A18A3" w:rsidRPr="00BE0ACF">
        <w:t xml:space="preserve"> </w:t>
      </w:r>
      <w:r w:rsidR="00FB2B4D">
        <w:t>would</w:t>
      </w:r>
      <w:r w:rsidR="00FB2B4D" w:rsidRPr="00BE0ACF">
        <w:t xml:space="preserve"> </w:t>
      </w:r>
      <w:r w:rsidR="001A18A3" w:rsidRPr="00BE0ACF">
        <w:t xml:space="preserve">not be cost-effective as crashes </w:t>
      </w:r>
      <w:r w:rsidR="00FB2B4D">
        <w:t xml:space="preserve">involving heavy-duty trucks </w:t>
      </w:r>
      <w:r w:rsidR="001A18A3" w:rsidRPr="00BE0ACF">
        <w:t>are much rarer than crashes</w:t>
      </w:r>
      <w:r w:rsidR="002E0D19">
        <w:t xml:space="preserve"> involving only passenger vehicles or lighter trucks</w:t>
      </w:r>
      <w:r w:rsidR="001A18A3" w:rsidRPr="00BE0ACF">
        <w:t xml:space="preserve"> (MCMIS records</w:t>
      </w:r>
      <w:r w:rsidR="002E0D19">
        <w:t xml:space="preserve"> contain</w:t>
      </w:r>
      <w:r w:rsidR="001A18A3" w:rsidRPr="00BE0ACF">
        <w:t xml:space="preserve"> just over 3 million crashes involving trucks with GVW greater than 26,000</w:t>
      </w:r>
      <w:r w:rsidR="00BB2574">
        <w:t xml:space="preserve"> </w:t>
      </w:r>
      <w:r w:rsidR="001A18A3" w:rsidRPr="00BE0ACF">
        <w:t>lbs in over three decades</w:t>
      </w:r>
      <w:r w:rsidR="00BB2574">
        <w:t>—</w:t>
      </w:r>
      <w:r w:rsidR="001A18A3" w:rsidRPr="00BE0ACF">
        <w:t xml:space="preserve">about 100,000 of which were fatal. In comparison, NHTSA records </w:t>
      </w:r>
      <w:r w:rsidR="002939F0">
        <w:t xml:space="preserve">contain </w:t>
      </w:r>
      <w:r w:rsidR="001A18A3" w:rsidRPr="00BE0ACF">
        <w:t>over 6.7 million total motor vehicle crashes in 2019 alone).</w:t>
      </w:r>
    </w:p>
    <w:p w14:paraId="005BBA38" w14:textId="3B499753" w:rsidR="00BE0ACF" w:rsidRPr="00BE0ACF" w:rsidRDefault="00BE0ACF" w:rsidP="00BE0ACF">
      <w:pPr>
        <w:pStyle w:val="BodyText"/>
      </w:pPr>
      <w:r w:rsidRPr="00BE0ACF">
        <w:t xml:space="preserve">The issue is amplified </w:t>
      </w:r>
      <w:r w:rsidR="00F01282">
        <w:t>because</w:t>
      </w:r>
      <w:r w:rsidRPr="00BE0ACF">
        <w:t xml:space="preserve"> the </w:t>
      </w:r>
      <w:r w:rsidR="002939F0">
        <w:t>Heavy-Duty Truck Study</w:t>
      </w:r>
      <w:r w:rsidR="002939F0" w:rsidRPr="00BE0ACF">
        <w:t xml:space="preserve"> </w:t>
      </w:r>
      <w:r w:rsidRPr="00BE0ACF">
        <w:t xml:space="preserve">seeks a nationally representative sample (which would necessitate </w:t>
      </w:r>
      <w:r w:rsidR="002939F0">
        <w:t>monitoring</w:t>
      </w:r>
      <w:r w:rsidRPr="00BE0ACF">
        <w:t xml:space="preserve"> multiple geographical areas and road types) and </w:t>
      </w:r>
      <w:r w:rsidR="000276D3">
        <w:t xml:space="preserve">because it </w:t>
      </w:r>
      <w:r w:rsidRPr="00BE0ACF">
        <w:t>seeks to evaluate a vast number of variables</w:t>
      </w:r>
      <w:r w:rsidR="000276D3">
        <w:t xml:space="preserve">. </w:t>
      </w:r>
      <w:r w:rsidR="009A4087">
        <w:t xml:space="preserve">It would not be </w:t>
      </w:r>
      <w:r w:rsidRPr="00BE0ACF">
        <w:t xml:space="preserve">feasible to collect </w:t>
      </w:r>
      <w:r w:rsidR="009A4087">
        <w:t xml:space="preserve">this many variables </w:t>
      </w:r>
      <w:r w:rsidRPr="00BE0ACF">
        <w:t>by simply observing during the time it takes for the trucks to pass</w:t>
      </w:r>
      <w:r w:rsidR="009A4087">
        <w:t xml:space="preserve"> through the </w:t>
      </w:r>
      <w:r w:rsidR="00BF3C51">
        <w:t>fixed test area</w:t>
      </w:r>
      <w:r w:rsidRPr="00BE0ACF">
        <w:t xml:space="preserve"> (for example, </w:t>
      </w:r>
      <w:r w:rsidR="00BF3C51">
        <w:t>collecting</w:t>
      </w:r>
      <w:r w:rsidRPr="00BE0ACF">
        <w:t xml:space="preserve"> variables </w:t>
      </w:r>
      <w:r w:rsidR="00BF3C51">
        <w:t>about</w:t>
      </w:r>
      <w:r w:rsidR="00BF3C51" w:rsidRPr="00BE0ACF">
        <w:t xml:space="preserve"> </w:t>
      </w:r>
      <w:r w:rsidRPr="00BE0ACF">
        <w:t>driver condition would necessitate stopping each vehicle that passes through the segment).</w:t>
      </w:r>
    </w:p>
    <w:p w14:paraId="46D98508" w14:textId="695C8272" w:rsidR="00BE0ACF" w:rsidRDefault="00BE0ACF" w:rsidP="00BE0ACF">
      <w:pPr>
        <w:pStyle w:val="BodyText"/>
      </w:pPr>
      <w:r w:rsidRPr="00BE0ACF">
        <w:t xml:space="preserve">For the reasons above, crash frequency modeling is not suitable for the </w:t>
      </w:r>
      <w:r w:rsidR="0044678B">
        <w:t>Heavy-Duty Truck Study</w:t>
      </w:r>
      <w:r w:rsidRPr="00BE0ACF">
        <w:t xml:space="preserve">. The relative rarity of </w:t>
      </w:r>
      <w:r w:rsidR="0044678B">
        <w:t xml:space="preserve">crashes involving </w:t>
      </w:r>
      <w:r w:rsidRPr="00BE0ACF">
        <w:t>heavy</w:t>
      </w:r>
      <w:r w:rsidR="0044678B">
        <w:t>-</w:t>
      </w:r>
      <w:r w:rsidRPr="00BE0ACF">
        <w:t>duty truck, the size of number of factors the study seeks to analyze, and data collection restrictions renders the methodology unsuitable for the study.</w:t>
      </w:r>
    </w:p>
    <w:p w14:paraId="0E687BF1" w14:textId="563CFCD2" w:rsidR="00BE0ACF" w:rsidRDefault="0033560A" w:rsidP="0033560A">
      <w:pPr>
        <w:pStyle w:val="Heading2"/>
      </w:pPr>
      <w:bookmarkStart w:id="165" w:name="_Toc180767586"/>
      <w:r>
        <w:lastRenderedPageBreak/>
        <w:t>Suitability of Crash Severity Models</w:t>
      </w:r>
      <w:bookmarkEnd w:id="165"/>
    </w:p>
    <w:p w14:paraId="49485385" w14:textId="3D74CF54" w:rsidR="0033560A" w:rsidRDefault="000979BA" w:rsidP="004329BF">
      <w:pPr>
        <w:pStyle w:val="BodyText"/>
      </w:pPr>
      <w:r>
        <w:t>As the CCFP plans to collect</w:t>
      </w:r>
      <w:r w:rsidR="000C51FB">
        <w:t xml:space="preserve"> a convenience sample of non-fatal </w:t>
      </w:r>
      <w:r w:rsidR="50600FD1">
        <w:t>crashes (in addition to the 2,000 fatal ones)</w:t>
      </w:r>
      <w:r>
        <w:t xml:space="preserve">, crash severity modeling approaches </w:t>
      </w:r>
      <w:r w:rsidR="5347A0C7">
        <w:t>may</w:t>
      </w:r>
      <w:r>
        <w:t xml:space="preserve"> be applied to assess how factors increase the severity of crashes</w:t>
      </w:r>
      <w:r w:rsidR="0B1D5D76">
        <w:t xml:space="preserve"> given the availability of sufficient control data available from the convenience sample</w:t>
      </w:r>
      <w:r>
        <w:t>. Given the dichotomous nature of the measure of severity used as a dependent variable (fatal vs. non-fatal), binary-outcome severity models can be constructed and tested (</w:t>
      </w:r>
      <w:r>
        <w:fldChar w:fldCharType="begin"/>
      </w:r>
      <w:r>
        <w:instrText xml:space="preserve"> REF _Ref180679142 \h </w:instrText>
      </w:r>
      <w:r>
        <w:fldChar w:fldCharType="separate"/>
      </w:r>
      <w:r w:rsidR="001B0760">
        <w:t>Assessment of Various Severity Model Performances</w:t>
      </w:r>
      <w:r>
        <w:fldChar w:fldCharType="end"/>
      </w:r>
      <w:r w:rsidR="00FA46FA">
        <w:t xml:space="preserve">, page </w:t>
      </w:r>
      <w:r w:rsidR="00183B38">
        <w:t>[</w:t>
      </w:r>
      <w:r>
        <w:fldChar w:fldCharType="begin"/>
      </w:r>
      <w:r>
        <w:instrText xml:space="preserve"> PAGEREF _Ref180679142 \h </w:instrText>
      </w:r>
      <w:r>
        <w:fldChar w:fldCharType="separate"/>
      </w:r>
      <w:r w:rsidR="001B0760" w:rsidRPr="7B9121D4">
        <w:rPr>
          <w:noProof/>
        </w:rPr>
        <w:t>72</w:t>
      </w:r>
      <w:r>
        <w:fldChar w:fldCharType="end"/>
      </w:r>
      <w:r w:rsidR="00183B38">
        <w:t xml:space="preserve">] </w:t>
      </w:r>
      <w:r>
        <w:t>lists all usable frameworks)</w:t>
      </w:r>
      <w:r w:rsidR="00A307F6">
        <w:t xml:space="preserve"> provided that there is sufficient convenient samples of control crashes such as non-fatal crashes</w:t>
      </w:r>
      <w:r>
        <w:t xml:space="preserve">. Parameters of models </w:t>
      </w:r>
      <w:r w:rsidR="00E73152">
        <w:t xml:space="preserve">that </w:t>
      </w:r>
      <w:r>
        <w:t xml:space="preserve">best describe the relationship between factors and crash severity can be used as indicators of the significance of each factor’s contribution toward the severity of the crashes. Any significant indications can be used in conjunction with results from qualitative analysis to build a holistic model that addresses each of the </w:t>
      </w:r>
      <w:r w:rsidR="00E73152">
        <w:t>Heavy-Duty</w:t>
      </w:r>
      <w:r w:rsidR="001057BC">
        <w:t xml:space="preserve"> </w:t>
      </w:r>
      <w:r w:rsidR="00E73152">
        <w:t xml:space="preserve">Truck Study </w:t>
      </w:r>
      <w:r>
        <w:t>research questions.</w:t>
      </w:r>
    </w:p>
    <w:p w14:paraId="1085223D" w14:textId="436F4DEC" w:rsidR="000979BA" w:rsidRDefault="000979BA" w:rsidP="000979BA">
      <w:pPr>
        <w:pStyle w:val="Heading1"/>
      </w:pPr>
      <w:bookmarkStart w:id="166" w:name="_Toc180767587"/>
      <w:r>
        <w:t>Analysis Plan</w:t>
      </w:r>
      <w:bookmarkEnd w:id="166"/>
    </w:p>
    <w:p w14:paraId="6B5BE810" w14:textId="4CFC6C58" w:rsidR="00C96F32" w:rsidRDefault="00C96F32" w:rsidP="00C96F32">
      <w:pPr>
        <w:pStyle w:val="BodyText"/>
      </w:pPr>
      <w:r>
        <w:t xml:space="preserve">The </w:t>
      </w:r>
      <w:r w:rsidR="00E73152">
        <w:t xml:space="preserve">Heavy-Duty Truck Study </w:t>
      </w:r>
      <w:r>
        <w:t xml:space="preserve">seeks to use all </w:t>
      </w:r>
      <w:r w:rsidR="00E73152">
        <w:t xml:space="preserve">available </w:t>
      </w:r>
      <w:r>
        <w:t xml:space="preserve">data to answer its research questions, each of which corresponds to a crash factor it seeks to evaluate. The scope of data available includes unstructured and structured data from sources such as partner jurisdictions, existing FMCSA internal databases (such as MCMIS), and accessible external databases. </w:t>
      </w:r>
    </w:p>
    <w:p w14:paraId="3FE2A89F" w14:textId="6184F6A1" w:rsidR="00C96F32" w:rsidRDefault="00C96F32" w:rsidP="00C96F32">
      <w:pPr>
        <w:pStyle w:val="BodyText"/>
      </w:pPr>
      <w:r>
        <w:t xml:space="preserve">Frameworks </w:t>
      </w:r>
      <w:r w:rsidRPr="00520CBE">
        <w:t xml:space="preserve">outlined by </w:t>
      </w:r>
      <w:r w:rsidRPr="004329BF">
        <w:t xml:space="preserve">Yin </w:t>
      </w:r>
      <w:sdt>
        <w:sdtPr>
          <w:id w:val="1524901037"/>
          <w:citation/>
        </w:sdtPr>
        <w:sdtContent>
          <w:r w:rsidR="003E246C" w:rsidRPr="004329BF">
            <w:fldChar w:fldCharType="begin"/>
          </w:r>
          <w:r w:rsidR="003E246C" w:rsidRPr="004329BF">
            <w:instrText xml:space="preserve"> CITATION Yin18 \l 1033 </w:instrText>
          </w:r>
          <w:r w:rsidR="003E246C" w:rsidRPr="004329BF">
            <w:fldChar w:fldCharType="separate"/>
          </w:r>
          <w:r w:rsidR="001B0760" w:rsidRPr="001B0760">
            <w:rPr>
              <w:noProof/>
            </w:rPr>
            <w:t>[37]</w:t>
          </w:r>
          <w:r w:rsidR="003E246C" w:rsidRPr="004329BF">
            <w:fldChar w:fldCharType="end"/>
          </w:r>
        </w:sdtContent>
      </w:sdt>
      <w:r w:rsidR="00A307F6">
        <w:t xml:space="preserve"> </w:t>
      </w:r>
      <w:r w:rsidRPr="004329BF">
        <w:t xml:space="preserve">and Naeem et al. </w:t>
      </w:r>
      <w:sdt>
        <w:sdtPr>
          <w:id w:val="-2114737350"/>
          <w:citation/>
        </w:sdtPr>
        <w:sdtContent>
          <w:r w:rsidR="00D04F99" w:rsidRPr="004329BF">
            <w:fldChar w:fldCharType="begin"/>
          </w:r>
          <w:r w:rsidR="00730DC4" w:rsidRPr="00730DC4">
            <w:instrText xml:space="preserve">CITATION Muh23 \l 1033 </w:instrText>
          </w:r>
          <w:r w:rsidR="00D04F99" w:rsidRPr="004329BF">
            <w:fldChar w:fldCharType="separate"/>
          </w:r>
          <w:r w:rsidR="001B0760" w:rsidRPr="001B0760">
            <w:rPr>
              <w:noProof/>
            </w:rPr>
            <w:t>[38]</w:t>
          </w:r>
          <w:r w:rsidR="00D04F99" w:rsidRPr="004329BF">
            <w:fldChar w:fldCharType="end"/>
          </w:r>
        </w:sdtContent>
      </w:sdt>
      <w:r w:rsidR="00A307F6">
        <w:t xml:space="preserve"> </w:t>
      </w:r>
      <w:r w:rsidRPr="004329BF">
        <w:t>will be</w:t>
      </w:r>
      <w:r w:rsidRPr="00520CBE">
        <w:t xml:space="preserve"> used</w:t>
      </w:r>
      <w:r>
        <w:t xml:space="preserve"> to build qualitative evidence through the interpretation of primarily unstructured data such as crash narratives and reports. </w:t>
      </w:r>
      <w:r w:rsidR="00764085">
        <w:t>By using a</w:t>
      </w:r>
      <w:r>
        <w:t xml:space="preserve"> qualitative framework</w:t>
      </w:r>
      <w:r w:rsidR="00764085">
        <w:t>,</w:t>
      </w:r>
      <w:r>
        <w:t xml:space="preserve"> study </w:t>
      </w:r>
      <w:r w:rsidR="00764085">
        <w:t>can</w:t>
      </w:r>
      <w:r>
        <w:t xml:space="preserve"> capture complex interactions between factors and causal relationships</w:t>
      </w:r>
      <w:r w:rsidR="00764085">
        <w:t xml:space="preserve"> that are</w:t>
      </w:r>
      <w:r>
        <w:t xml:space="preserve"> impossible to observe through statistical inference. </w:t>
      </w:r>
      <w:r w:rsidR="00DC4773">
        <w:t>The study can also leverage</w:t>
      </w:r>
      <w:r>
        <w:t xml:space="preserve"> the collective lens of field expertise to search for themes and understand how factors influence</w:t>
      </w:r>
      <w:r w:rsidR="00675893">
        <w:t xml:space="preserve"> the</w:t>
      </w:r>
      <w:r>
        <w:t xml:space="preserve"> probability and severity of </w:t>
      </w:r>
      <w:r w:rsidR="00C951AF">
        <w:t>crashes involving heavy-</w:t>
      </w:r>
      <w:r>
        <w:t>duty truck</w:t>
      </w:r>
      <w:r w:rsidR="00C951AF">
        <w:t>s</w:t>
      </w:r>
      <w:r>
        <w:t>.</w:t>
      </w:r>
    </w:p>
    <w:p w14:paraId="0A63F9F2" w14:textId="3B181CBB" w:rsidR="00A160C8" w:rsidRDefault="008A241E" w:rsidP="00C96F32">
      <w:pPr>
        <w:pStyle w:val="BodyText"/>
      </w:pPr>
      <w:r>
        <w:t>Using MCMIS</w:t>
      </w:r>
      <w:r w:rsidR="00D7326C">
        <w:t xml:space="preserve"> as a primary data source</w:t>
      </w:r>
      <w:r>
        <w:t>, t</w:t>
      </w:r>
      <w:r w:rsidR="00C96F32">
        <w:t xml:space="preserve">he study will construct and evaluate linear and non-linear crash severity models and interpret </w:t>
      </w:r>
      <w:r w:rsidR="00675893">
        <w:t xml:space="preserve">the </w:t>
      </w:r>
      <w:r w:rsidR="00C96F32">
        <w:t xml:space="preserve">parameters of best performers in search of statistical evidence of the contribution of factors toward crash </w:t>
      </w:r>
      <w:r w:rsidR="00C96F32" w:rsidRPr="00520DBC">
        <w:t xml:space="preserve">severity. </w:t>
      </w:r>
      <w:r w:rsidR="006F0B35" w:rsidRPr="00520DBC">
        <w:fldChar w:fldCharType="begin"/>
      </w:r>
      <w:r w:rsidR="006F0B35" w:rsidRPr="00520DBC">
        <w:instrText xml:space="preserve"> REF _Ref180679700 \h </w:instrText>
      </w:r>
      <w:r w:rsidR="00520DBC">
        <w:instrText xml:space="preserve"> \* MERGEFORMAT </w:instrText>
      </w:r>
      <w:r w:rsidR="006F0B35" w:rsidRPr="00520DBC">
        <w:fldChar w:fldCharType="separate"/>
      </w:r>
      <w:r w:rsidR="001B0760">
        <w:t xml:space="preserve">Crash Severity Modeling Framework </w:t>
      </w:r>
      <w:r w:rsidR="006F0B35" w:rsidRPr="00520DBC">
        <w:fldChar w:fldCharType="end"/>
      </w:r>
      <w:r w:rsidR="006F0B35" w:rsidRPr="00520DBC">
        <w:t xml:space="preserve"> (page </w:t>
      </w:r>
      <w:r w:rsidR="006F0B35" w:rsidRPr="00520DBC">
        <w:fldChar w:fldCharType="begin"/>
      </w:r>
      <w:r w:rsidR="006F0B35" w:rsidRPr="00520DBC">
        <w:instrText xml:space="preserve"> PAGEREF _Ref180679700 \h </w:instrText>
      </w:r>
      <w:r w:rsidR="006F0B35" w:rsidRPr="00520DBC">
        <w:fldChar w:fldCharType="separate"/>
      </w:r>
      <w:r w:rsidR="001B0760">
        <w:rPr>
          <w:noProof/>
        </w:rPr>
        <w:t>71</w:t>
      </w:r>
      <w:r w:rsidR="006F0B35" w:rsidRPr="00520DBC">
        <w:fldChar w:fldCharType="end"/>
      </w:r>
      <w:r w:rsidR="006F0B35" w:rsidRPr="00520DBC">
        <w:t xml:space="preserve">) </w:t>
      </w:r>
      <w:r w:rsidR="00C96F32" w:rsidRPr="00520DBC">
        <w:t xml:space="preserve">illustrates the </w:t>
      </w:r>
      <w:r w:rsidR="00025E27" w:rsidRPr="00520DBC">
        <w:t>process of building and evaluating models</w:t>
      </w:r>
      <w:r w:rsidR="00C96F32" w:rsidRPr="00520DBC">
        <w:t xml:space="preserve">. </w:t>
      </w:r>
      <w:r w:rsidR="00145A64">
        <w:t xml:space="preserve">Situmorang </w:t>
      </w:r>
      <w:sdt>
        <w:sdtPr>
          <w:id w:val="2016498543"/>
          <w:citation/>
        </w:sdtPr>
        <w:sdtContent>
          <w:r w:rsidR="00145A64">
            <w:fldChar w:fldCharType="begin"/>
          </w:r>
          <w:r w:rsidR="00145A64">
            <w:instrText xml:space="preserve"> CITATION Sit24 \l 1033 </w:instrText>
          </w:r>
          <w:r w:rsidR="00145A64">
            <w:fldChar w:fldCharType="separate"/>
          </w:r>
          <w:r w:rsidR="001B0760" w:rsidRPr="001B0760">
            <w:rPr>
              <w:noProof/>
            </w:rPr>
            <w:t>[44]</w:t>
          </w:r>
          <w:r w:rsidR="00145A64">
            <w:fldChar w:fldCharType="end"/>
          </w:r>
        </w:sdtContent>
      </w:sdt>
      <w:r w:rsidR="00145A64">
        <w:t xml:space="preserve"> </w:t>
      </w:r>
      <w:r w:rsidR="00C96F32">
        <w:t xml:space="preserve">models the current MCMIS data on </w:t>
      </w:r>
      <w:r w:rsidR="00145A64">
        <w:t xml:space="preserve">crashes involving </w:t>
      </w:r>
      <w:r w:rsidR="00C96F32">
        <w:t>heavy</w:t>
      </w:r>
      <w:r w:rsidR="00145A64">
        <w:t>-</w:t>
      </w:r>
      <w:r w:rsidR="00C96F32">
        <w:t>duty truck</w:t>
      </w:r>
      <w:r w:rsidR="00145A64">
        <w:t>s</w:t>
      </w:r>
      <w:r w:rsidR="00C96F32">
        <w:t xml:space="preserve"> using an interpretable </w:t>
      </w:r>
      <w:r w:rsidR="00145A64">
        <w:t>machine-</w:t>
      </w:r>
      <w:r w:rsidR="00C96F32">
        <w:t xml:space="preserve">learning framework and offers indications </w:t>
      </w:r>
      <w:r w:rsidR="00520DBC">
        <w:t xml:space="preserve">of </w:t>
      </w:r>
      <w:r w:rsidR="00C96F32">
        <w:t xml:space="preserve">how factors currently captured in the database increase the severity of those crashes. Model indications will be used to construct a unified model that details the research’s findings on how each </w:t>
      </w:r>
      <w:r w:rsidR="00520DBC">
        <w:t xml:space="preserve">analyzed </w:t>
      </w:r>
      <w:r w:rsidR="00C96F32">
        <w:t xml:space="preserve">factor contributes to crash </w:t>
      </w:r>
      <w:r w:rsidR="00C96F32" w:rsidRPr="00520DBC">
        <w:t xml:space="preserve">risk (see </w:t>
      </w:r>
      <w:r w:rsidR="00520DBC" w:rsidRPr="004329BF">
        <w:fldChar w:fldCharType="begin"/>
      </w:r>
      <w:r w:rsidR="00520DBC" w:rsidRPr="004329BF">
        <w:instrText xml:space="preserve"> REF _Ref180679924 \h </w:instrText>
      </w:r>
      <w:r w:rsidR="00520DBC">
        <w:instrText xml:space="preserve"> \* MERGEFORMAT </w:instrText>
      </w:r>
      <w:r w:rsidR="00520DBC" w:rsidRPr="004329BF">
        <w:fldChar w:fldCharType="separate"/>
      </w:r>
      <w:r w:rsidR="001B0760">
        <w:t xml:space="preserve">Figure </w:t>
      </w:r>
      <w:r w:rsidR="001B0760">
        <w:rPr>
          <w:noProof/>
        </w:rPr>
        <w:t>4</w:t>
      </w:r>
      <w:r w:rsidR="00520DBC" w:rsidRPr="004329BF">
        <w:fldChar w:fldCharType="end"/>
      </w:r>
      <w:r w:rsidR="00520DBC" w:rsidRPr="004329BF">
        <w:t xml:space="preserve"> </w:t>
      </w:r>
      <w:r w:rsidR="00C96F32" w:rsidRPr="004329BF">
        <w:t>for</w:t>
      </w:r>
      <w:r w:rsidR="00C96F32" w:rsidRPr="00520DBC">
        <w:t xml:space="preserve"> the</w:t>
      </w:r>
      <w:r w:rsidR="00C96F32">
        <w:t xml:space="preserve"> overall </w:t>
      </w:r>
      <w:r w:rsidR="00520DBC">
        <w:t>Heavy-Duty Truck S</w:t>
      </w:r>
      <w:r w:rsidR="00C96F32">
        <w:t>tudy plan).</w:t>
      </w:r>
      <w:r w:rsidR="00A7192A">
        <w:rPr>
          <w:noProof/>
        </w:rPr>
        <mc:AlternateContent>
          <mc:Choice Requires="wps">
            <w:drawing>
              <wp:anchor distT="0" distB="0" distL="114300" distR="114300" simplePos="0" relativeHeight="251658248" behindDoc="0" locked="0" layoutInCell="1" allowOverlap="1" wp14:anchorId="05EFC8EC" wp14:editId="408722DC">
                <wp:simplePos x="0" y="0"/>
                <wp:positionH relativeFrom="column">
                  <wp:posOffset>2678090</wp:posOffset>
                </wp:positionH>
                <wp:positionV relativeFrom="paragraph">
                  <wp:posOffset>2504854</wp:posOffset>
                </wp:positionV>
                <wp:extent cx="0" cy="420367"/>
                <wp:effectExtent l="0" t="0" r="38100" b="37465"/>
                <wp:wrapNone/>
                <wp:docPr id="1834580018" name="Straight Connector 27"/>
                <wp:cNvGraphicFramePr/>
                <a:graphic xmlns:a="http://schemas.openxmlformats.org/drawingml/2006/main">
                  <a:graphicData uri="http://schemas.microsoft.com/office/word/2010/wordprocessingShape">
                    <wps:wsp>
                      <wps:cNvCnPr/>
                      <wps:spPr>
                        <a:xfrm>
                          <a:off x="0" y="0"/>
                          <a:ext cx="0" cy="4203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2F154429">
              <v:line id="Straight Connector 27"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1646 [3204]" strokeweight=".5pt" from="210.85pt,197.25pt" to="210.85pt,230.35pt" w14:anchorId="0DD50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">
                <v:stroke joinstyle="miter"/>
              </v:line>
            </w:pict>
          </mc:Fallback>
        </mc:AlternateContent>
      </w:r>
    </w:p>
    <w:p w14:paraId="2D66ECEE" w14:textId="113977F8" w:rsidR="0072173E" w:rsidRDefault="001057BC" w:rsidP="005E5BA1">
      <w:pPr>
        <w:pStyle w:val="BodyText"/>
        <w:keepNext/>
        <w:jc w:val="center"/>
      </w:pPr>
      <w:r w:rsidRPr="001057BC">
        <w:rPr>
          <w:noProof/>
        </w:rPr>
        <w:lastRenderedPageBreak/>
        <w:drawing>
          <wp:inline distT="0" distB="0" distL="0" distR="0" wp14:anchorId="5A67C4E9" wp14:editId="52EEBE33">
            <wp:extent cx="6400800" cy="7741920"/>
            <wp:effectExtent l="0" t="0" r="0" b="0"/>
            <wp:docPr id="76464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42313" name=""/>
                    <pic:cNvPicPr/>
                  </pic:nvPicPr>
                  <pic:blipFill>
                    <a:blip r:embed="rId24"/>
                    <a:stretch>
                      <a:fillRect/>
                    </a:stretch>
                  </pic:blipFill>
                  <pic:spPr>
                    <a:xfrm>
                      <a:off x="0" y="0"/>
                      <a:ext cx="6400800" cy="7741920"/>
                    </a:xfrm>
                    <a:prstGeom prst="rect">
                      <a:avLst/>
                    </a:prstGeom>
                  </pic:spPr>
                </pic:pic>
              </a:graphicData>
            </a:graphic>
          </wp:inline>
        </w:drawing>
      </w:r>
    </w:p>
    <w:p w14:paraId="3CAEFB52" w14:textId="77777777" w:rsidR="00AF4039" w:rsidRDefault="00AF4039" w:rsidP="00AF4039">
      <w:pPr>
        <w:pStyle w:val="Caption"/>
        <w:jc w:val="center"/>
      </w:pPr>
      <w:bookmarkStart w:id="167" w:name="_Ref180679924"/>
      <w:bookmarkStart w:id="168" w:name="_Ref180679700"/>
      <w:r>
        <w:t xml:space="preserve">Figure </w:t>
      </w:r>
      <w:r>
        <w:fldChar w:fldCharType="begin"/>
      </w:r>
      <w:r>
        <w:instrText>SEQ Figure \* ARABIC</w:instrText>
      </w:r>
      <w:r>
        <w:fldChar w:fldCharType="separate"/>
      </w:r>
      <w:r>
        <w:rPr>
          <w:noProof/>
        </w:rPr>
        <w:t>4</w:t>
      </w:r>
      <w:r>
        <w:fldChar w:fldCharType="end"/>
      </w:r>
      <w:bookmarkEnd w:id="167"/>
      <w:r>
        <w:t>. CCFP Heavy-Duty Truck Study Plan</w:t>
      </w:r>
    </w:p>
    <w:p w14:paraId="4A244332" w14:textId="47275955" w:rsidR="001B3EE1" w:rsidRDefault="001B3EE1" w:rsidP="00347263">
      <w:pPr>
        <w:pStyle w:val="Heading3"/>
        <w:rPr>
          <w:rFonts w:eastAsia="Times New Roman"/>
          <w:bCs w:val="0"/>
          <w:caps w:val="0"/>
          <w:color w:val="0070BD"/>
          <w:sz w:val="28"/>
          <w:szCs w:val="28"/>
        </w:rPr>
      </w:pPr>
      <w:r>
        <w:rPr>
          <w:rFonts w:eastAsia="Times New Roman"/>
          <w:bCs w:val="0"/>
          <w:caps w:val="0"/>
          <w:color w:val="0070BD"/>
          <w:sz w:val="28"/>
          <w:szCs w:val="28"/>
        </w:rPr>
        <w:lastRenderedPageBreak/>
        <w:t>Model</w:t>
      </w:r>
      <w:r w:rsidR="00D11F32">
        <w:rPr>
          <w:rFonts w:eastAsia="Times New Roman"/>
          <w:bCs w:val="0"/>
          <w:caps w:val="0"/>
          <w:color w:val="0070BD"/>
          <w:sz w:val="28"/>
          <w:szCs w:val="28"/>
        </w:rPr>
        <w:t>ing</w:t>
      </w:r>
      <w:r>
        <w:rPr>
          <w:rFonts w:eastAsia="Times New Roman"/>
          <w:bCs w:val="0"/>
          <w:caps w:val="0"/>
          <w:color w:val="0070BD"/>
          <w:sz w:val="28"/>
          <w:szCs w:val="28"/>
        </w:rPr>
        <w:t xml:space="preserve"> Frameworks and Analyses</w:t>
      </w:r>
    </w:p>
    <w:p w14:paraId="2A6C2BFE" w14:textId="6C6E7DCE" w:rsidR="0072173E" w:rsidRDefault="0072173E" w:rsidP="00347263">
      <w:pPr>
        <w:pStyle w:val="Heading3"/>
      </w:pPr>
      <w:r>
        <w:t xml:space="preserve">Crash Severity Modeling Framework </w:t>
      </w:r>
      <w:bookmarkEnd w:id="168"/>
    </w:p>
    <w:p w14:paraId="779E6BB6" w14:textId="707178E8" w:rsidR="00B257B2" w:rsidRPr="00AF4039" w:rsidRDefault="008A241E" w:rsidP="00AF4039">
      <w:pPr>
        <w:jc w:val="center"/>
        <w:rPr>
          <w:i/>
          <w:iCs/>
        </w:rPr>
      </w:pPr>
      <w:r>
        <w:rPr>
          <w:noProof/>
        </w:rPr>
        <w:drawing>
          <wp:anchor distT="0" distB="0" distL="0" distR="0" simplePos="0" relativeHeight="251658247" behindDoc="1" locked="0" layoutInCell="1" allowOverlap="1" wp14:anchorId="2249AF4F" wp14:editId="6DFD75DD">
            <wp:simplePos x="0" y="0"/>
            <wp:positionH relativeFrom="margin">
              <wp:align>left</wp:align>
            </wp:positionH>
            <wp:positionV relativeFrom="paragraph">
              <wp:posOffset>233680</wp:posOffset>
            </wp:positionV>
            <wp:extent cx="5349240" cy="6134100"/>
            <wp:effectExtent l="0" t="0" r="3810" b="0"/>
            <wp:wrapTopAndBottom/>
            <wp:docPr id="17" name="Image 17"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10;&#10;Description automatically generated"/>
                    <pic:cNvPicPr/>
                  </pic:nvPicPr>
                  <pic:blipFill>
                    <a:blip r:embed="rId25" cstate="print"/>
                    <a:stretch>
                      <a:fillRect/>
                    </a:stretch>
                  </pic:blipFill>
                  <pic:spPr>
                    <a:xfrm>
                      <a:off x="0" y="0"/>
                      <a:ext cx="5349240" cy="6134100"/>
                    </a:xfrm>
                    <a:prstGeom prst="rect">
                      <a:avLst/>
                    </a:prstGeom>
                  </pic:spPr>
                </pic:pic>
              </a:graphicData>
            </a:graphic>
            <wp14:sizeRelH relativeFrom="margin">
              <wp14:pctWidth>0</wp14:pctWidth>
            </wp14:sizeRelH>
            <wp14:sizeRelV relativeFrom="margin">
              <wp14:pctHeight>0</wp14:pctHeight>
            </wp14:sizeRelV>
          </wp:anchor>
        </w:drawing>
      </w:r>
      <w:r w:rsidR="00703132" w:rsidRPr="00AF4039">
        <w:rPr>
          <w:i/>
          <w:iCs/>
        </w:rPr>
        <w:fldChar w:fldCharType="begin"/>
      </w:r>
      <w:r w:rsidR="00703132" w:rsidRPr="00AF4039">
        <w:rPr>
          <w:i/>
          <w:iCs/>
        </w:rPr>
        <w:instrText xml:space="preserve"> REF _Ref180749884 \h </w:instrText>
      </w:r>
      <w:r w:rsidR="00AF4039">
        <w:rPr>
          <w:i/>
          <w:iCs/>
        </w:rPr>
        <w:instrText xml:space="preserve"> \* MERGEFORMAT </w:instrText>
      </w:r>
      <w:r w:rsidR="00703132" w:rsidRPr="00AF4039">
        <w:rPr>
          <w:i/>
          <w:iCs/>
        </w:rPr>
      </w:r>
      <w:r w:rsidR="00703132" w:rsidRPr="00AF4039">
        <w:rPr>
          <w:i/>
          <w:iCs/>
        </w:rPr>
        <w:fldChar w:fldCharType="separate"/>
      </w:r>
      <w:r w:rsidR="001B0760" w:rsidRPr="00AF4039">
        <w:rPr>
          <w:i/>
          <w:iCs/>
        </w:rPr>
        <w:t xml:space="preserve">Figure </w:t>
      </w:r>
      <w:r w:rsidR="001B0760" w:rsidRPr="00AF4039">
        <w:rPr>
          <w:i/>
          <w:iCs/>
          <w:noProof/>
        </w:rPr>
        <w:t>5</w:t>
      </w:r>
      <w:r w:rsidR="00703132" w:rsidRPr="00AF4039">
        <w:rPr>
          <w:i/>
          <w:iCs/>
        </w:rPr>
        <w:fldChar w:fldCharType="end"/>
      </w:r>
      <w:r w:rsidR="00D96101" w:rsidRPr="00AF4039">
        <w:rPr>
          <w:i/>
          <w:iCs/>
        </w:rPr>
        <w:t>: Santos et al</w:t>
      </w:r>
      <w:r w:rsidR="005E5BA1" w:rsidRPr="00AF4039">
        <w:rPr>
          <w:i/>
          <w:iCs/>
        </w:rPr>
        <w:t>.</w:t>
      </w:r>
      <w:r w:rsidR="00D96101" w:rsidRPr="00AF4039">
        <w:rPr>
          <w:i/>
          <w:iCs/>
        </w:rPr>
        <w:t xml:space="preserve"> </w:t>
      </w:r>
      <w:sdt>
        <w:sdtPr>
          <w:rPr>
            <w:i/>
            <w:iCs/>
          </w:rPr>
          <w:id w:val="1328084644"/>
          <w:citation/>
        </w:sdtPr>
        <w:sdtContent>
          <w:r w:rsidR="00D96101" w:rsidRPr="00AF4039">
            <w:rPr>
              <w:i/>
              <w:iCs/>
            </w:rPr>
            <w:fldChar w:fldCharType="begin"/>
          </w:r>
          <w:r w:rsidR="00EC1D77" w:rsidRPr="00AF4039">
            <w:rPr>
              <w:i/>
              <w:iCs/>
            </w:rPr>
            <w:instrText xml:space="preserve">CITATION Ken22 \l 1033 </w:instrText>
          </w:r>
          <w:r w:rsidR="00D96101" w:rsidRPr="00AF4039">
            <w:rPr>
              <w:i/>
              <w:iCs/>
            </w:rPr>
            <w:fldChar w:fldCharType="separate"/>
          </w:r>
          <w:r w:rsidR="001B0760" w:rsidRPr="00AF4039">
            <w:rPr>
              <w:i/>
              <w:iCs/>
              <w:noProof/>
            </w:rPr>
            <w:t>[42]</w:t>
          </w:r>
          <w:r w:rsidR="00D96101" w:rsidRPr="00AF4039">
            <w:rPr>
              <w:i/>
              <w:iCs/>
            </w:rPr>
            <w:fldChar w:fldCharType="end"/>
          </w:r>
        </w:sdtContent>
      </w:sdt>
    </w:p>
    <w:p w14:paraId="0EAF3997" w14:textId="77777777" w:rsidR="005E5BA1" w:rsidRDefault="005E5BA1" w:rsidP="00347263">
      <w:pPr>
        <w:pStyle w:val="Heading3"/>
      </w:pPr>
      <w:bookmarkStart w:id="169" w:name="_Ref180679142"/>
    </w:p>
    <w:p w14:paraId="2012DEEF" w14:textId="77777777" w:rsidR="005E5BA1" w:rsidRDefault="005E5BA1" w:rsidP="00347263">
      <w:pPr>
        <w:pStyle w:val="Heading3"/>
      </w:pPr>
    </w:p>
    <w:p w14:paraId="70960028" w14:textId="77777777" w:rsidR="005E5BA1" w:rsidRDefault="005E5BA1" w:rsidP="00347263">
      <w:pPr>
        <w:pStyle w:val="Heading3"/>
      </w:pPr>
    </w:p>
    <w:p w14:paraId="63A3A568" w14:textId="77777777" w:rsidR="005E5BA1" w:rsidRDefault="005E5BA1" w:rsidP="00347263">
      <w:pPr>
        <w:pStyle w:val="Heading3"/>
      </w:pPr>
    </w:p>
    <w:p w14:paraId="7714F911" w14:textId="027684AA" w:rsidR="00AF4039" w:rsidRPr="00AF4039" w:rsidRDefault="00C96F32" w:rsidP="00AF4039">
      <w:pPr>
        <w:pStyle w:val="Heading3"/>
      </w:pPr>
      <w:r>
        <w:t>Assessment of Various Severity Model Performance</w:t>
      </w:r>
      <w:bookmarkEnd w:id="169"/>
      <w:r w:rsidR="00AF4039">
        <w:rPr>
          <w:noProof/>
        </w:rPr>
        <w:drawing>
          <wp:anchor distT="0" distB="0" distL="0" distR="0" simplePos="0" relativeHeight="251658249" behindDoc="1" locked="0" layoutInCell="1" allowOverlap="1" wp14:anchorId="00B3398B" wp14:editId="76B3284A">
            <wp:simplePos x="0" y="0"/>
            <wp:positionH relativeFrom="page">
              <wp:posOffset>685800</wp:posOffset>
            </wp:positionH>
            <wp:positionV relativeFrom="paragraph">
              <wp:posOffset>274320</wp:posOffset>
            </wp:positionV>
            <wp:extent cx="5986780" cy="3840480"/>
            <wp:effectExtent l="0" t="0" r="0" b="7620"/>
            <wp:wrapTopAndBottom/>
            <wp:docPr id="18" name="Image 18" descr="Chart, bar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hart, bar chart&#10;&#10;Description automatically generated"/>
                    <pic:cNvPicPr/>
                  </pic:nvPicPr>
                  <pic:blipFill>
                    <a:blip r:embed="rId26" cstate="print"/>
                    <a:stretch>
                      <a:fillRect/>
                    </a:stretch>
                  </pic:blipFill>
                  <pic:spPr>
                    <a:xfrm>
                      <a:off x="0" y="0"/>
                      <a:ext cx="5986780" cy="3840480"/>
                    </a:xfrm>
                    <a:prstGeom prst="rect">
                      <a:avLst/>
                    </a:prstGeom>
                  </pic:spPr>
                </pic:pic>
              </a:graphicData>
            </a:graphic>
            <wp14:sizeRelH relativeFrom="margin">
              <wp14:pctWidth>0</wp14:pctWidth>
            </wp14:sizeRelH>
            <wp14:sizeRelV relativeFrom="margin">
              <wp14:pctHeight>0</wp14:pctHeight>
            </wp14:sizeRelV>
          </wp:anchor>
        </w:drawing>
      </w:r>
    </w:p>
    <w:p w14:paraId="75BA2DA8" w14:textId="77777777" w:rsidR="00AF4039" w:rsidRDefault="00AF4039" w:rsidP="00EC6C0D">
      <w:pPr>
        <w:pStyle w:val="BodyText"/>
      </w:pPr>
    </w:p>
    <w:p w14:paraId="0C58EF36" w14:textId="413A5420" w:rsidR="00186C18" w:rsidRDefault="00241443" w:rsidP="00EC6C0D">
      <w:pPr>
        <w:pStyle w:val="BodyText"/>
      </w:pPr>
      <w:r>
        <w:fldChar w:fldCharType="begin"/>
      </w:r>
      <w:r>
        <w:instrText xml:space="preserve"> REF _Ref180664908 \h </w:instrText>
      </w:r>
      <w:r>
        <w:fldChar w:fldCharType="separate"/>
      </w:r>
      <w:r w:rsidR="001B0760">
        <w:t xml:space="preserve">Figure </w:t>
      </w:r>
      <w:r w:rsidR="001B0760">
        <w:rPr>
          <w:noProof/>
        </w:rPr>
        <w:t>6</w:t>
      </w:r>
      <w:r>
        <w:fldChar w:fldCharType="end"/>
      </w:r>
      <w:r w:rsidR="00EC6C0D" w:rsidRPr="00EC6C0D">
        <w:t>: Santos et al. analyzed studies which tested various models in the severity model building and selection process</w:t>
      </w:r>
      <w:r w:rsidR="00F67500" w:rsidRPr="00F67500">
        <w:t xml:space="preserve"> </w:t>
      </w:r>
      <w:sdt>
        <w:sdtPr>
          <w:id w:val="835346314"/>
          <w:citation/>
        </w:sdtPr>
        <w:sdtContent>
          <w:r w:rsidR="00F67500">
            <w:fldChar w:fldCharType="begin"/>
          </w:r>
          <w:r w:rsidR="00EC1D77">
            <w:instrText xml:space="preserve">CITATION Ken22 \l 1033 </w:instrText>
          </w:r>
          <w:r w:rsidR="00F67500">
            <w:fldChar w:fldCharType="separate"/>
          </w:r>
          <w:r w:rsidR="001B0760" w:rsidRPr="001B0760">
            <w:rPr>
              <w:noProof/>
            </w:rPr>
            <w:t>[42]</w:t>
          </w:r>
          <w:r w:rsidR="00F67500">
            <w:fldChar w:fldCharType="end"/>
          </w:r>
        </w:sdtContent>
      </w:sdt>
      <w:r w:rsidR="00EC6C0D" w:rsidRPr="00EC6C0D">
        <w:t>. Their analysis indicates that</w:t>
      </w:r>
      <w:r w:rsidR="00F67500">
        <w:t xml:space="preserve"> models based on</w:t>
      </w:r>
      <w:r w:rsidR="00EC6C0D" w:rsidRPr="00EC6C0D">
        <w:t xml:space="preserve"> Random Forest, Support Vector Machine, and Decision Tree perform best in predicting crash severity outcomes. Until recently</w:t>
      </w:r>
      <w:r w:rsidR="00F67500">
        <w:t>,</w:t>
      </w:r>
      <w:r w:rsidR="00EC6C0D" w:rsidRPr="00EC6C0D">
        <w:t xml:space="preserve"> non-linear methods such as these </w:t>
      </w:r>
      <w:r w:rsidR="00F67500">
        <w:t>were</w:t>
      </w:r>
      <w:r w:rsidR="00F67500" w:rsidRPr="00EC6C0D">
        <w:t xml:space="preserve"> </w:t>
      </w:r>
      <w:r w:rsidR="00EC6C0D" w:rsidRPr="00EC6C0D">
        <w:t>considered black-boxes with parameters that are not interpretable. Recent advancements of wrapper functions</w:t>
      </w:r>
      <w:r w:rsidR="00442CF8">
        <w:t>,</w:t>
      </w:r>
      <w:r w:rsidR="00EC6C0D" w:rsidRPr="00EC6C0D">
        <w:t xml:space="preserve"> such as LIME and SHAP explainers</w:t>
      </w:r>
      <w:r w:rsidR="00442CF8">
        <w:t>,</w:t>
      </w:r>
      <w:r w:rsidR="00EC6C0D" w:rsidRPr="00EC6C0D">
        <w:t xml:space="preserve"> and glassbox models such as InterpretML’s Explainable Boosting Machine, offer ways to interpret </w:t>
      </w:r>
      <w:r w:rsidR="00442CF8" w:rsidRPr="00EC6C0D">
        <w:t>state</w:t>
      </w:r>
      <w:r w:rsidR="00442CF8">
        <w:t>-</w:t>
      </w:r>
      <w:r w:rsidR="00442CF8" w:rsidRPr="00EC6C0D">
        <w:t>of</w:t>
      </w:r>
      <w:r w:rsidR="00442CF8">
        <w:t>-</w:t>
      </w:r>
      <w:r w:rsidR="00442CF8" w:rsidRPr="00EC6C0D">
        <w:t>the</w:t>
      </w:r>
      <w:r w:rsidR="00442CF8">
        <w:t>-</w:t>
      </w:r>
      <w:r w:rsidR="00EC6C0D" w:rsidRPr="00EC6C0D">
        <w:t>art models and how each factor contributes to the severity prediction of the models. These indications can be used as a method to rank how factors influence crash severity.</w:t>
      </w:r>
    </w:p>
    <w:p w14:paraId="3C7F4DCE" w14:textId="636B84FC" w:rsidR="006107D2" w:rsidRDefault="006107D2" w:rsidP="00EC6C0D">
      <w:pPr>
        <w:pStyle w:val="BodyText"/>
      </w:pPr>
    </w:p>
    <w:p w14:paraId="2D6ECD1F" w14:textId="77777777" w:rsidR="005E5BA1" w:rsidRDefault="005E5BA1">
      <w:pPr>
        <w:spacing w:after="0" w:line="240" w:lineRule="auto"/>
        <w:rPr>
          <w:rFonts w:eastAsia="Arial" w:cs="Arial"/>
          <w:b/>
          <w:bCs/>
          <w:caps/>
          <w:sz w:val="24"/>
        </w:rPr>
      </w:pPr>
      <w:bookmarkStart w:id="170" w:name="_Ref180674876"/>
      <w:r>
        <w:br w:type="page"/>
      </w:r>
    </w:p>
    <w:p w14:paraId="36F6F16E" w14:textId="1E9AA313" w:rsidR="00EC6C0D" w:rsidRDefault="00EC6C0D" w:rsidP="00347263">
      <w:pPr>
        <w:pStyle w:val="Heading3"/>
      </w:pPr>
      <w:r>
        <w:lastRenderedPageBreak/>
        <w:t>Crash Frequency Models</w:t>
      </w:r>
      <w:bookmarkEnd w:id="170"/>
    </w:p>
    <w:p w14:paraId="6A326ECD" w14:textId="19AC17EC" w:rsidR="007F050B" w:rsidRDefault="009D4816" w:rsidP="004329BF">
      <w:pPr>
        <w:pStyle w:val="Caption"/>
        <w:keepNext/>
      </w:pPr>
      <w:r>
        <w:fldChar w:fldCharType="begin"/>
      </w:r>
      <w:r>
        <w:instrText xml:space="preserve"> REF _Ref180749273 \h </w:instrText>
      </w:r>
      <w:r>
        <w:fldChar w:fldCharType="separate"/>
      </w:r>
      <w:r w:rsidR="001B0760">
        <w:t xml:space="preserve">Table </w:t>
      </w:r>
      <w:r w:rsidR="001B0760">
        <w:rPr>
          <w:noProof/>
        </w:rPr>
        <w:t>12</w:t>
      </w:r>
      <w:r>
        <w:fldChar w:fldCharType="end"/>
      </w:r>
      <w:r>
        <w:t xml:space="preserve">: Lord and Mannering… </w:t>
      </w:r>
      <w:sdt>
        <w:sdtPr>
          <w:id w:val="-845175544"/>
          <w:citation/>
        </w:sdtPr>
        <w:sdtContent>
          <w:r>
            <w:fldChar w:fldCharType="begin"/>
          </w:r>
          <w:r w:rsidR="00EC1D77">
            <w:instrText xml:space="preserve">CITATION Dom10 \l 1033 </w:instrText>
          </w:r>
          <w:r>
            <w:fldChar w:fldCharType="separate"/>
          </w:r>
          <w:r w:rsidR="001B0760">
            <w:rPr>
              <w:noProof/>
            </w:rPr>
            <w:t>[40]</w:t>
          </w:r>
          <w:r>
            <w:fldChar w:fldCharType="end"/>
          </w:r>
        </w:sdtContent>
      </w:sdt>
      <w:bookmarkStart w:id="171" w:name="_Ref180749273"/>
      <w:r w:rsidR="007F050B">
        <w:t xml:space="preserve">Table </w:t>
      </w:r>
      <w:r>
        <w:fldChar w:fldCharType="begin"/>
      </w:r>
      <w:r>
        <w:instrText>SEQ Table \* ARABIC</w:instrText>
      </w:r>
      <w:r>
        <w:fldChar w:fldCharType="separate"/>
      </w:r>
      <w:r w:rsidR="00A21872">
        <w:rPr>
          <w:noProof/>
        </w:rPr>
        <w:t>13</w:t>
      </w:r>
      <w:r>
        <w:fldChar w:fldCharType="end"/>
      </w:r>
      <w:bookmarkEnd w:id="171"/>
      <w:r w:rsidR="007F050B">
        <w:t xml:space="preserve">. </w:t>
      </w:r>
      <w:r w:rsidR="007F050B" w:rsidRPr="00B76D87">
        <w:t>Crash frequency model advantages and disadvantages</w:t>
      </w:r>
    </w:p>
    <w:tbl>
      <w:tblPr>
        <w:tblStyle w:val="GridTable4-Accent6"/>
        <w:tblW w:w="0" w:type="auto"/>
        <w:tblLook w:val="04A0" w:firstRow="1" w:lastRow="0" w:firstColumn="1" w:lastColumn="0" w:noHBand="0" w:noVBand="1"/>
      </w:tblPr>
      <w:tblGrid>
        <w:gridCol w:w="1933"/>
        <w:gridCol w:w="4149"/>
        <w:gridCol w:w="3988"/>
      </w:tblGrid>
      <w:tr w:rsidR="00407150" w14:paraId="785989E5" w14:textId="0EAC72D4" w:rsidTr="00AA4266">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1933" w:type="dxa"/>
            <w:shd w:val="clear" w:color="auto" w:fill="001646" w:themeFill="accent1"/>
          </w:tcPr>
          <w:p w14:paraId="762B652A" w14:textId="6361F5CF" w:rsidR="00407150" w:rsidRPr="00A10CDB" w:rsidRDefault="00407150">
            <w:pPr>
              <w:pStyle w:val="Chartheader"/>
              <w:rPr>
                <w:rFonts w:asciiTheme="majorHAnsi" w:hAnsiTheme="majorHAnsi" w:cstheme="majorHAnsi"/>
                <w:sz w:val="18"/>
                <w:szCs w:val="18"/>
              </w:rPr>
            </w:pPr>
            <w:r w:rsidRPr="00A10CDB">
              <w:rPr>
                <w:rFonts w:asciiTheme="majorHAnsi" w:hAnsiTheme="majorHAnsi" w:cstheme="majorHAnsi"/>
                <w:sz w:val="18"/>
                <w:szCs w:val="18"/>
              </w:rPr>
              <w:t>Model</w:t>
            </w:r>
          </w:p>
        </w:tc>
        <w:tc>
          <w:tcPr>
            <w:tcW w:w="4149" w:type="dxa"/>
            <w:shd w:val="clear" w:color="auto" w:fill="001646" w:themeFill="accent1"/>
          </w:tcPr>
          <w:p w14:paraId="79D4EB73" w14:textId="6425969E" w:rsidR="00407150" w:rsidRPr="00A10CDB" w:rsidRDefault="0040715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Advantages</w:t>
            </w:r>
          </w:p>
        </w:tc>
        <w:tc>
          <w:tcPr>
            <w:tcW w:w="3988" w:type="dxa"/>
            <w:shd w:val="clear" w:color="auto" w:fill="001646" w:themeFill="accent1"/>
          </w:tcPr>
          <w:p w14:paraId="08BDF108" w14:textId="56CFDF4D" w:rsidR="00407150" w:rsidRPr="00A10CDB" w:rsidRDefault="00407150">
            <w:pPr>
              <w:pStyle w:val="Charthead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Disadvantages</w:t>
            </w:r>
          </w:p>
        </w:tc>
      </w:tr>
      <w:tr w:rsidR="009C39E7" w14:paraId="30343609" w14:textId="7083DF78" w:rsidTr="004071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1E0BFE6B" w14:textId="62324400" w:rsidR="009C39E7" w:rsidRPr="00A10CDB" w:rsidRDefault="009C39E7" w:rsidP="009C39E7">
            <w:pPr>
              <w:pStyle w:val="BodyText"/>
              <w:rPr>
                <w:rFonts w:asciiTheme="majorHAnsi" w:hAnsiTheme="majorHAnsi" w:cstheme="majorHAnsi"/>
                <w:sz w:val="18"/>
                <w:szCs w:val="18"/>
              </w:rPr>
            </w:pPr>
            <w:bookmarkStart w:id="172" w:name="_Hlk180665280"/>
            <w:r w:rsidRPr="00A10CDB">
              <w:rPr>
                <w:rFonts w:asciiTheme="majorHAnsi" w:hAnsiTheme="majorHAnsi" w:cstheme="majorHAnsi"/>
                <w:sz w:val="18"/>
                <w:szCs w:val="18"/>
              </w:rPr>
              <w:t>Poisson</w:t>
            </w:r>
          </w:p>
        </w:tc>
        <w:tc>
          <w:tcPr>
            <w:tcW w:w="4149" w:type="dxa"/>
          </w:tcPr>
          <w:p w14:paraId="4D2C1BD2" w14:textId="5CF01B45" w:rsidR="009C39E7" w:rsidRPr="00A10CDB" w:rsidRDefault="009C39E7" w:rsidP="009C39E7">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Most basic model; easy to estimate</w:t>
            </w:r>
          </w:p>
        </w:tc>
        <w:tc>
          <w:tcPr>
            <w:tcW w:w="3988" w:type="dxa"/>
          </w:tcPr>
          <w:p w14:paraId="0E20FF06" w14:textId="077A07DC" w:rsidR="009C39E7" w:rsidRPr="00A10CDB" w:rsidRDefault="009C39E7" w:rsidP="009C39E7">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May need to determine or evaluate the type of temporal correlation a priori; results sensitive to missing values</w:t>
            </w:r>
          </w:p>
        </w:tc>
      </w:tr>
      <w:tr w:rsidR="009C39E7" w14:paraId="737211D0" w14:textId="5C7759F9" w:rsidTr="00407150">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5E09BC94" w14:textId="4C1A7BDA" w:rsidR="009C39E7" w:rsidRPr="00A10CDB" w:rsidRDefault="009C39E7" w:rsidP="009C39E7">
            <w:pPr>
              <w:pStyle w:val="BodyText"/>
              <w:rPr>
                <w:rFonts w:asciiTheme="majorHAnsi" w:hAnsiTheme="majorHAnsi" w:cstheme="majorHAnsi"/>
                <w:sz w:val="18"/>
                <w:szCs w:val="18"/>
              </w:rPr>
            </w:pPr>
            <w:r w:rsidRPr="00A10CDB">
              <w:rPr>
                <w:rFonts w:asciiTheme="majorHAnsi" w:hAnsiTheme="majorHAnsi" w:cstheme="majorHAnsi"/>
                <w:sz w:val="18"/>
                <w:szCs w:val="18"/>
              </w:rPr>
              <w:t>Negative Binomial/ Poisson- gamma</w:t>
            </w:r>
          </w:p>
        </w:tc>
        <w:tc>
          <w:tcPr>
            <w:tcW w:w="4149" w:type="dxa"/>
          </w:tcPr>
          <w:p w14:paraId="36945448" w14:textId="47F07945" w:rsidR="009C39E7" w:rsidRPr="00A10CDB" w:rsidRDefault="009C39E7" w:rsidP="009C39E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Easy to estimate can account for over- dispersion</w:t>
            </w:r>
          </w:p>
        </w:tc>
        <w:tc>
          <w:tcPr>
            <w:tcW w:w="3988" w:type="dxa"/>
          </w:tcPr>
          <w:p w14:paraId="69C38DC1" w14:textId="1798ACD7" w:rsidR="009C39E7" w:rsidRPr="00A10CDB" w:rsidRDefault="009C39E7" w:rsidP="009C39E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Relatively complex to implement; may not be easily transferable to other datasets</w:t>
            </w:r>
          </w:p>
        </w:tc>
      </w:tr>
      <w:tr w:rsidR="009C39E7" w14:paraId="619D3F60" w14:textId="1A9E8F39" w:rsidTr="004071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7A225996" w14:textId="4CF245D5" w:rsidR="009C39E7" w:rsidRPr="00A10CDB" w:rsidRDefault="009C39E7" w:rsidP="009C39E7">
            <w:pPr>
              <w:pStyle w:val="BodyText"/>
              <w:rPr>
                <w:rFonts w:asciiTheme="majorHAnsi" w:hAnsiTheme="majorHAnsi" w:cstheme="majorHAnsi"/>
                <w:sz w:val="18"/>
                <w:szCs w:val="18"/>
              </w:rPr>
            </w:pPr>
            <w:r w:rsidRPr="00A10CDB">
              <w:rPr>
                <w:rFonts w:asciiTheme="majorHAnsi" w:hAnsiTheme="majorHAnsi" w:cstheme="majorHAnsi"/>
                <w:sz w:val="18"/>
                <w:szCs w:val="18"/>
              </w:rPr>
              <w:t>Poisson- lognormal</w:t>
            </w:r>
          </w:p>
        </w:tc>
        <w:tc>
          <w:tcPr>
            <w:tcW w:w="4149" w:type="dxa"/>
          </w:tcPr>
          <w:p w14:paraId="12D3C79B" w14:textId="2DFA53D0" w:rsidR="009C39E7" w:rsidRPr="00A10CDB" w:rsidRDefault="009C39E7" w:rsidP="009C39E7">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More flexible than the Poisson-gamma to handle overdispersion</w:t>
            </w:r>
          </w:p>
        </w:tc>
        <w:tc>
          <w:tcPr>
            <w:tcW w:w="3988" w:type="dxa"/>
          </w:tcPr>
          <w:p w14:paraId="4FE92DF6" w14:textId="572B6DF3" w:rsidR="009C39E7" w:rsidRPr="00A10CDB" w:rsidRDefault="009C39E7" w:rsidP="009C39E7">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May not be easily transfer- able to other datasets</w:t>
            </w:r>
          </w:p>
        </w:tc>
      </w:tr>
      <w:tr w:rsidR="009C39E7" w14:paraId="6E82F15E" w14:textId="441370CD" w:rsidTr="00407150">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68953D4F" w14:textId="61C2D3E2" w:rsidR="009C39E7" w:rsidRPr="00A10CDB" w:rsidRDefault="009C39E7" w:rsidP="009C39E7">
            <w:pPr>
              <w:pStyle w:val="BodyText"/>
              <w:rPr>
                <w:rFonts w:asciiTheme="majorHAnsi" w:hAnsiTheme="majorHAnsi" w:cstheme="majorHAnsi"/>
                <w:sz w:val="18"/>
                <w:szCs w:val="18"/>
              </w:rPr>
            </w:pPr>
            <w:r w:rsidRPr="00A10CDB">
              <w:rPr>
                <w:rFonts w:asciiTheme="majorHAnsi" w:hAnsiTheme="majorHAnsi" w:cstheme="majorHAnsi"/>
                <w:sz w:val="18"/>
                <w:szCs w:val="18"/>
              </w:rPr>
              <w:t>Zero- inflated Poisson and negative binomial</w:t>
            </w:r>
          </w:p>
        </w:tc>
        <w:tc>
          <w:tcPr>
            <w:tcW w:w="4149" w:type="dxa"/>
          </w:tcPr>
          <w:p w14:paraId="405DEE12" w14:textId="2D46F603" w:rsidR="009C39E7" w:rsidRPr="00A10CDB" w:rsidRDefault="009C39E7" w:rsidP="009C39E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Handles datasets that have a large number of zero-crash observations</w:t>
            </w:r>
          </w:p>
        </w:tc>
        <w:tc>
          <w:tcPr>
            <w:tcW w:w="3988" w:type="dxa"/>
          </w:tcPr>
          <w:p w14:paraId="38DB3234" w14:textId="3825E5CF" w:rsidR="009C39E7" w:rsidRPr="00A10CDB" w:rsidRDefault="009C39E7" w:rsidP="009C39E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Cannot handle under- dispersion; can be adversely influenced by the low sample-mean and small sample size bias</w:t>
            </w:r>
          </w:p>
        </w:tc>
      </w:tr>
      <w:tr w:rsidR="009C39E7" w14:paraId="6DE2D156" w14:textId="611CAB91" w:rsidTr="004071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30729245" w14:textId="4E2F7CEA" w:rsidR="009C39E7" w:rsidRPr="00A10CDB" w:rsidRDefault="009C39E7" w:rsidP="009C39E7">
            <w:pPr>
              <w:pStyle w:val="BodyText"/>
              <w:rPr>
                <w:rFonts w:asciiTheme="majorHAnsi" w:hAnsiTheme="majorHAnsi" w:cstheme="majorHAnsi"/>
                <w:sz w:val="18"/>
                <w:szCs w:val="18"/>
              </w:rPr>
            </w:pPr>
            <w:r w:rsidRPr="00A10CDB">
              <w:rPr>
                <w:rFonts w:asciiTheme="majorHAnsi" w:hAnsiTheme="majorHAnsi" w:cstheme="majorHAnsi"/>
                <w:sz w:val="18"/>
                <w:szCs w:val="18"/>
              </w:rPr>
              <w:t>Conway– Maxwell– Poisson</w:t>
            </w:r>
          </w:p>
        </w:tc>
        <w:tc>
          <w:tcPr>
            <w:tcW w:w="4149" w:type="dxa"/>
          </w:tcPr>
          <w:p w14:paraId="366222EE" w14:textId="0CA047A0" w:rsidR="009C39E7" w:rsidRPr="00A10CDB" w:rsidRDefault="009C39E7" w:rsidP="009C39E7">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 handle under- and over-dispersion or combination of both using a variable dispersion (scaling) parameter</w:t>
            </w:r>
          </w:p>
        </w:tc>
        <w:tc>
          <w:tcPr>
            <w:tcW w:w="3988" w:type="dxa"/>
          </w:tcPr>
          <w:p w14:paraId="23EEC1AE" w14:textId="061747CE" w:rsidR="009C39E7" w:rsidRPr="00A10CDB" w:rsidRDefault="009C39E7" w:rsidP="009C39E7">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Complex estimation process; may not be easily transferable to other datasets</w:t>
            </w:r>
          </w:p>
        </w:tc>
      </w:tr>
      <w:tr w:rsidR="009C39E7" w14:paraId="7420D0B8" w14:textId="77777777" w:rsidTr="00407150">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2006CCBD" w14:textId="0ED7F8F3" w:rsidR="009C39E7" w:rsidRPr="00A10CDB" w:rsidRDefault="009C39E7" w:rsidP="009C39E7">
            <w:pPr>
              <w:pStyle w:val="BodyText"/>
              <w:rPr>
                <w:rFonts w:asciiTheme="majorHAnsi" w:hAnsiTheme="majorHAnsi" w:cstheme="majorHAnsi"/>
                <w:sz w:val="18"/>
                <w:szCs w:val="18"/>
              </w:rPr>
            </w:pPr>
            <w:r w:rsidRPr="00A10CDB">
              <w:rPr>
                <w:rFonts w:asciiTheme="majorHAnsi" w:hAnsiTheme="majorHAnsi" w:cstheme="majorHAnsi"/>
                <w:sz w:val="18"/>
                <w:szCs w:val="18"/>
              </w:rPr>
              <w:t>Gamma</w:t>
            </w:r>
          </w:p>
        </w:tc>
        <w:tc>
          <w:tcPr>
            <w:tcW w:w="4149" w:type="dxa"/>
          </w:tcPr>
          <w:p w14:paraId="3FE931A5" w14:textId="1018808B" w:rsidR="009C39E7" w:rsidRPr="00A10CDB" w:rsidRDefault="009C39E7" w:rsidP="009C39E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 handle under- dispersed data</w:t>
            </w:r>
          </w:p>
        </w:tc>
        <w:tc>
          <w:tcPr>
            <w:tcW w:w="3988" w:type="dxa"/>
          </w:tcPr>
          <w:p w14:paraId="70226F9D" w14:textId="247D84CC" w:rsidR="009C39E7" w:rsidRPr="00A10CDB" w:rsidRDefault="009C39E7" w:rsidP="009C39E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Complex estimation process; requires formulation of correlation matrix</w:t>
            </w:r>
          </w:p>
        </w:tc>
      </w:tr>
      <w:bookmarkEnd w:id="172"/>
      <w:tr w:rsidR="00CF1FE4" w14:paraId="7667C30B" w14:textId="77777777" w:rsidTr="004071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29606BF5" w14:textId="727E473F" w:rsidR="00CF1FE4" w:rsidRPr="00A10CDB" w:rsidRDefault="00CF1FE4" w:rsidP="00CF1FE4">
            <w:pPr>
              <w:pStyle w:val="BodyText"/>
              <w:rPr>
                <w:rFonts w:asciiTheme="majorHAnsi" w:hAnsiTheme="majorHAnsi" w:cstheme="majorHAnsi"/>
                <w:sz w:val="18"/>
                <w:szCs w:val="18"/>
              </w:rPr>
            </w:pPr>
            <w:r w:rsidRPr="00A10CDB">
              <w:rPr>
                <w:rFonts w:asciiTheme="majorHAnsi" w:hAnsiTheme="majorHAnsi" w:cstheme="majorHAnsi"/>
                <w:sz w:val="18"/>
                <w:szCs w:val="18"/>
              </w:rPr>
              <w:t>Generalized estimating equation</w:t>
            </w:r>
          </w:p>
        </w:tc>
        <w:tc>
          <w:tcPr>
            <w:tcW w:w="4149" w:type="dxa"/>
          </w:tcPr>
          <w:p w14:paraId="731A6127" w14:textId="20CAFE70" w:rsidR="00CF1FE4" w:rsidRPr="00A10CDB" w:rsidRDefault="00CF1FE4" w:rsidP="00CF1FE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 handle temporal correlation</w:t>
            </w:r>
          </w:p>
        </w:tc>
        <w:tc>
          <w:tcPr>
            <w:tcW w:w="3988" w:type="dxa"/>
          </w:tcPr>
          <w:p w14:paraId="560E1C7D" w14:textId="7A639655" w:rsidR="00CF1FE4" w:rsidRPr="00A10CDB" w:rsidRDefault="00CF1FE4" w:rsidP="00CF1FE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May need to determine or evaluate the type of temporal correlation a priori; results sensitive to missing values</w:t>
            </w:r>
          </w:p>
        </w:tc>
      </w:tr>
      <w:tr w:rsidR="00CF1FE4" w14:paraId="1ED130F4" w14:textId="77777777" w:rsidTr="006621AB">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34229946" w14:textId="608544FB" w:rsidR="00CF1FE4" w:rsidRPr="00A10CDB" w:rsidRDefault="00CF1FE4" w:rsidP="00CF1FE4">
            <w:pPr>
              <w:pStyle w:val="BodyText"/>
              <w:rPr>
                <w:rFonts w:asciiTheme="majorHAnsi" w:hAnsiTheme="majorHAnsi" w:cstheme="majorHAnsi"/>
                <w:sz w:val="18"/>
                <w:szCs w:val="18"/>
              </w:rPr>
            </w:pPr>
            <w:r w:rsidRPr="00A10CDB">
              <w:rPr>
                <w:rFonts w:asciiTheme="majorHAnsi" w:hAnsiTheme="majorHAnsi" w:cstheme="majorHAnsi"/>
                <w:sz w:val="18"/>
                <w:szCs w:val="18"/>
              </w:rPr>
              <w:t>Generalized additive</w:t>
            </w:r>
          </w:p>
        </w:tc>
        <w:tc>
          <w:tcPr>
            <w:tcW w:w="4149" w:type="dxa"/>
          </w:tcPr>
          <w:p w14:paraId="2E5EE36E" w14:textId="4B514CE1" w:rsidR="00CF1FE4" w:rsidRPr="00A10CDB" w:rsidRDefault="00CF1FE4" w:rsidP="00CF1FE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More flexible than the traditional generalized estimating equation models; allows non-linear variable interactions</w:t>
            </w:r>
          </w:p>
        </w:tc>
        <w:tc>
          <w:tcPr>
            <w:tcW w:w="3988" w:type="dxa"/>
          </w:tcPr>
          <w:p w14:paraId="0947B401" w14:textId="3DA47EC1" w:rsidR="00CF1FE4" w:rsidRPr="00A10CDB" w:rsidRDefault="00CF1FE4" w:rsidP="00CF1FE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Relatively complex to implement; may not be easily transferable to other datasets</w:t>
            </w:r>
          </w:p>
        </w:tc>
      </w:tr>
      <w:tr w:rsidR="00CF1FE4" w14:paraId="535898C2" w14:textId="77777777" w:rsidTr="006621A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5A4FC905" w14:textId="61819B3F" w:rsidR="00CF1FE4" w:rsidRPr="00A10CDB" w:rsidRDefault="00CF1FE4" w:rsidP="00CF1FE4">
            <w:pPr>
              <w:pStyle w:val="BodyText"/>
              <w:rPr>
                <w:rFonts w:asciiTheme="majorHAnsi" w:hAnsiTheme="majorHAnsi" w:cstheme="majorHAnsi"/>
                <w:sz w:val="18"/>
                <w:szCs w:val="18"/>
              </w:rPr>
            </w:pPr>
            <w:r w:rsidRPr="00A10CDB">
              <w:rPr>
                <w:rFonts w:asciiTheme="majorHAnsi" w:hAnsiTheme="majorHAnsi" w:cstheme="majorHAnsi"/>
                <w:sz w:val="18"/>
                <w:szCs w:val="18"/>
              </w:rPr>
              <w:t>Random- effects</w:t>
            </w:r>
          </w:p>
        </w:tc>
        <w:tc>
          <w:tcPr>
            <w:tcW w:w="4149" w:type="dxa"/>
          </w:tcPr>
          <w:p w14:paraId="41DFB07D" w14:textId="6B67CEBE" w:rsidR="00CF1FE4" w:rsidRPr="00A10CDB" w:rsidRDefault="00CF1FE4" w:rsidP="00CF1FE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Handles temporal and spatial correlation</w:t>
            </w:r>
          </w:p>
        </w:tc>
        <w:tc>
          <w:tcPr>
            <w:tcW w:w="3988" w:type="dxa"/>
          </w:tcPr>
          <w:p w14:paraId="3D8285ED" w14:textId="6A9F958A" w:rsidR="00CF1FE4" w:rsidRPr="00A10CDB" w:rsidRDefault="00CF1FE4" w:rsidP="00CF1FE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May not be easily transfer- able to other datasets</w:t>
            </w:r>
          </w:p>
        </w:tc>
      </w:tr>
      <w:tr w:rsidR="00CF1FE4" w14:paraId="0624AB6B" w14:textId="77777777" w:rsidTr="006621AB">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08E92525" w14:textId="281E1BD3" w:rsidR="00CF1FE4" w:rsidRPr="00A10CDB" w:rsidRDefault="00CF1FE4" w:rsidP="00CF1FE4">
            <w:pPr>
              <w:pStyle w:val="BodyText"/>
              <w:rPr>
                <w:rFonts w:asciiTheme="majorHAnsi" w:hAnsiTheme="majorHAnsi" w:cstheme="majorHAnsi"/>
                <w:sz w:val="18"/>
                <w:szCs w:val="18"/>
              </w:rPr>
            </w:pPr>
            <w:r w:rsidRPr="00A10CDB">
              <w:rPr>
                <w:rFonts w:asciiTheme="majorHAnsi" w:hAnsiTheme="majorHAnsi" w:cstheme="majorHAnsi"/>
                <w:sz w:val="18"/>
                <w:szCs w:val="18"/>
              </w:rPr>
              <w:t>Negative multinomial</w:t>
            </w:r>
          </w:p>
        </w:tc>
        <w:tc>
          <w:tcPr>
            <w:tcW w:w="4149" w:type="dxa"/>
          </w:tcPr>
          <w:p w14:paraId="7342A7AC" w14:textId="4757BC69" w:rsidR="00CF1FE4" w:rsidRPr="00A10CDB" w:rsidRDefault="00CF1FE4" w:rsidP="00CF1FE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 account for over- dispersion and serial correlation; panel count data</w:t>
            </w:r>
          </w:p>
        </w:tc>
        <w:tc>
          <w:tcPr>
            <w:tcW w:w="3988" w:type="dxa"/>
          </w:tcPr>
          <w:p w14:paraId="5F276A44" w14:textId="0738D0C3" w:rsidR="00CF1FE4" w:rsidRPr="00A10CDB" w:rsidRDefault="00CF1FE4" w:rsidP="00CF1FE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Cannot handle under- dispersion; can be adversely influenced by the low sample-mean and small sample size bias</w:t>
            </w:r>
          </w:p>
        </w:tc>
      </w:tr>
      <w:tr w:rsidR="00CF1FE4" w14:paraId="62719534" w14:textId="77777777" w:rsidTr="006621A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47D0CCE3" w14:textId="713F4EBD" w:rsidR="00CF1FE4" w:rsidRPr="00A10CDB" w:rsidRDefault="00CF1FE4" w:rsidP="00CF1FE4">
            <w:pPr>
              <w:pStyle w:val="BodyText"/>
              <w:rPr>
                <w:rFonts w:asciiTheme="majorHAnsi" w:hAnsiTheme="majorHAnsi" w:cstheme="majorHAnsi"/>
                <w:sz w:val="18"/>
                <w:szCs w:val="18"/>
              </w:rPr>
            </w:pPr>
            <w:r w:rsidRPr="00A10CDB">
              <w:rPr>
                <w:rFonts w:asciiTheme="majorHAnsi" w:hAnsiTheme="majorHAnsi" w:cstheme="majorHAnsi"/>
                <w:sz w:val="18"/>
                <w:szCs w:val="18"/>
              </w:rPr>
              <w:lastRenderedPageBreak/>
              <w:t>Random- Parameters</w:t>
            </w:r>
          </w:p>
        </w:tc>
        <w:tc>
          <w:tcPr>
            <w:tcW w:w="4149" w:type="dxa"/>
          </w:tcPr>
          <w:p w14:paraId="3050EFF7" w14:textId="1A57BADA" w:rsidR="00CF1FE4" w:rsidRPr="00A10CDB" w:rsidRDefault="00CF1FE4" w:rsidP="00CF1FE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More flexible than the traditional fixed parameter models in accounting for unobserved heterogeneity</w:t>
            </w:r>
          </w:p>
        </w:tc>
        <w:tc>
          <w:tcPr>
            <w:tcW w:w="3988" w:type="dxa"/>
          </w:tcPr>
          <w:p w14:paraId="2C12A5DB" w14:textId="54BFADC1" w:rsidR="00CF1FE4" w:rsidRPr="00A10CDB" w:rsidRDefault="00CF1FE4" w:rsidP="00CF1FE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Complex estimation process; may not be easily transferable to other datasets</w:t>
            </w:r>
          </w:p>
        </w:tc>
      </w:tr>
      <w:tr w:rsidR="00CF1FE4" w14:paraId="0871448D" w14:textId="77777777" w:rsidTr="006621AB">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3A75D324" w14:textId="71E99796" w:rsidR="00CF1FE4" w:rsidRPr="00A10CDB" w:rsidRDefault="00CF1FE4" w:rsidP="00CF1FE4">
            <w:pPr>
              <w:pStyle w:val="BodyText"/>
              <w:rPr>
                <w:rFonts w:asciiTheme="majorHAnsi" w:hAnsiTheme="majorHAnsi" w:cstheme="majorHAnsi"/>
                <w:sz w:val="18"/>
                <w:szCs w:val="18"/>
              </w:rPr>
            </w:pPr>
            <w:r w:rsidRPr="00A10CDB">
              <w:rPr>
                <w:rFonts w:asciiTheme="majorHAnsi" w:hAnsiTheme="majorHAnsi" w:cstheme="majorHAnsi"/>
                <w:sz w:val="18"/>
                <w:szCs w:val="18"/>
              </w:rPr>
              <w:t>Bivariate/ multivariate</w:t>
            </w:r>
          </w:p>
        </w:tc>
        <w:tc>
          <w:tcPr>
            <w:tcW w:w="4149" w:type="dxa"/>
          </w:tcPr>
          <w:p w14:paraId="5531F175" w14:textId="4B6A5AE2" w:rsidR="00CF1FE4" w:rsidRPr="00A10CDB" w:rsidRDefault="00CF1FE4" w:rsidP="00CF1FE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 model different crash types simultaneously; more flexible functional form than the generalized estimating equation mo</w:t>
            </w:r>
            <w:r w:rsidR="001639D9" w:rsidRPr="00A10CDB">
              <w:rPr>
                <w:rFonts w:asciiTheme="majorHAnsi" w:hAnsiTheme="majorHAnsi" w:cstheme="majorHAnsi"/>
                <w:sz w:val="18"/>
                <w:szCs w:val="18"/>
              </w:rPr>
              <w:t>d</w:t>
            </w:r>
            <w:r w:rsidRPr="00A10CDB">
              <w:rPr>
                <w:rFonts w:asciiTheme="majorHAnsi" w:hAnsiTheme="majorHAnsi" w:cstheme="majorHAnsi"/>
                <w:sz w:val="18"/>
                <w:szCs w:val="18"/>
              </w:rPr>
              <w:t>els (can use non-linear functions)</w:t>
            </w:r>
          </w:p>
        </w:tc>
        <w:tc>
          <w:tcPr>
            <w:tcW w:w="3988" w:type="dxa"/>
          </w:tcPr>
          <w:p w14:paraId="7808E620" w14:textId="7B8C88C8" w:rsidR="00CF1FE4" w:rsidRPr="00A10CDB" w:rsidRDefault="00CF1FE4" w:rsidP="00CF1FE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Complex estimation process; requires formulation of correlation matrix</w:t>
            </w:r>
          </w:p>
        </w:tc>
      </w:tr>
      <w:tr w:rsidR="00E84920" w14:paraId="4D661400" w14:textId="77777777" w:rsidTr="006621A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7C5F907D" w14:textId="4D3FB1F9" w:rsidR="00E84920" w:rsidRPr="00A10CDB" w:rsidRDefault="00E84920" w:rsidP="00E84920">
            <w:pPr>
              <w:pStyle w:val="BodyText"/>
              <w:rPr>
                <w:rFonts w:asciiTheme="majorHAnsi" w:hAnsiTheme="majorHAnsi" w:cstheme="majorHAnsi"/>
                <w:sz w:val="18"/>
                <w:szCs w:val="18"/>
              </w:rPr>
            </w:pPr>
            <w:r w:rsidRPr="00A10CDB">
              <w:rPr>
                <w:rFonts w:asciiTheme="majorHAnsi" w:hAnsiTheme="majorHAnsi" w:cstheme="majorHAnsi"/>
                <w:sz w:val="18"/>
                <w:szCs w:val="18"/>
              </w:rPr>
              <w:t>Finite mixture/Markov switching</w:t>
            </w:r>
          </w:p>
        </w:tc>
        <w:tc>
          <w:tcPr>
            <w:tcW w:w="4149" w:type="dxa"/>
          </w:tcPr>
          <w:p w14:paraId="7936FF3F" w14:textId="6DB1B0E3" w:rsidR="00E84920" w:rsidRPr="00A10CDB" w:rsidRDefault="00E84920" w:rsidP="00E8492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 be used for analyzing sources of dispersion in the data</w:t>
            </w:r>
          </w:p>
        </w:tc>
        <w:tc>
          <w:tcPr>
            <w:tcW w:w="3988" w:type="dxa"/>
          </w:tcPr>
          <w:p w14:paraId="4DEB0D32" w14:textId="7FC6A52E" w:rsidR="00E84920" w:rsidRPr="00A10CDB" w:rsidRDefault="00E84920" w:rsidP="00E8492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Complex estimation process; may not be easily transferable to other datasets</w:t>
            </w:r>
          </w:p>
        </w:tc>
      </w:tr>
      <w:tr w:rsidR="00E84920" w14:paraId="646C8172" w14:textId="77777777" w:rsidTr="006621AB">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6CFC62AF" w14:textId="3D46C113" w:rsidR="00E84920" w:rsidRPr="00A10CDB" w:rsidRDefault="00E84920" w:rsidP="00E84920">
            <w:pPr>
              <w:pStyle w:val="BodyText"/>
              <w:rPr>
                <w:rFonts w:asciiTheme="majorHAnsi" w:hAnsiTheme="majorHAnsi" w:cstheme="majorHAnsi"/>
                <w:sz w:val="18"/>
                <w:szCs w:val="18"/>
              </w:rPr>
            </w:pPr>
            <w:r w:rsidRPr="00A10CDB">
              <w:rPr>
                <w:rFonts w:asciiTheme="majorHAnsi" w:hAnsiTheme="majorHAnsi" w:cstheme="majorHAnsi"/>
                <w:sz w:val="18"/>
                <w:szCs w:val="18"/>
              </w:rPr>
              <w:t>Duration</w:t>
            </w:r>
          </w:p>
        </w:tc>
        <w:tc>
          <w:tcPr>
            <w:tcW w:w="4149" w:type="dxa"/>
          </w:tcPr>
          <w:p w14:paraId="2962D38E" w14:textId="11C53E38" w:rsidR="00E84920" w:rsidRPr="00A10CDB" w:rsidRDefault="00E84920" w:rsidP="00E8492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By considering the time between crashes (as op- posed to crash frequency directly), allows for a very in-depth analysis of data and duration effects</w:t>
            </w:r>
          </w:p>
        </w:tc>
        <w:tc>
          <w:tcPr>
            <w:tcW w:w="3988" w:type="dxa"/>
          </w:tcPr>
          <w:p w14:paraId="4F5AAB5A" w14:textId="2D0FFE60" w:rsidR="00E84920" w:rsidRPr="00A10CDB" w:rsidRDefault="00E84920" w:rsidP="00E8492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Requires more detailed data than traditional crash frequency models; time-varying explanatory variables are difficult to handle</w:t>
            </w:r>
          </w:p>
        </w:tc>
      </w:tr>
      <w:tr w:rsidR="00E84920" w14:paraId="2BB02638" w14:textId="77777777" w:rsidTr="006621A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33" w:type="dxa"/>
          </w:tcPr>
          <w:p w14:paraId="31AEE5E1" w14:textId="1D141508" w:rsidR="00E84920" w:rsidRPr="00A10CDB" w:rsidRDefault="00E84920" w:rsidP="00E84920">
            <w:pPr>
              <w:pStyle w:val="BodyText"/>
              <w:rPr>
                <w:rFonts w:asciiTheme="majorHAnsi" w:hAnsiTheme="majorHAnsi" w:cstheme="majorHAnsi"/>
                <w:sz w:val="18"/>
                <w:szCs w:val="18"/>
              </w:rPr>
            </w:pPr>
            <w:r w:rsidRPr="00A10CDB">
              <w:rPr>
                <w:rFonts w:asciiTheme="majorHAnsi" w:hAnsiTheme="majorHAnsi" w:cstheme="majorHAnsi"/>
                <w:sz w:val="18"/>
                <w:szCs w:val="18"/>
              </w:rPr>
              <w:t>Hierarchical/ multilevel</w:t>
            </w:r>
          </w:p>
        </w:tc>
        <w:tc>
          <w:tcPr>
            <w:tcW w:w="4149" w:type="dxa"/>
          </w:tcPr>
          <w:p w14:paraId="1DB5BF0F" w14:textId="6DB55EC2" w:rsidR="00E84920" w:rsidRPr="00A10CDB" w:rsidRDefault="00E84920" w:rsidP="00E8492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Can handle temporal, spatial and other correlations among groups of observations</w:t>
            </w:r>
          </w:p>
        </w:tc>
        <w:tc>
          <w:tcPr>
            <w:tcW w:w="3988" w:type="dxa"/>
          </w:tcPr>
          <w:p w14:paraId="606F5F84" w14:textId="2A8A73E3" w:rsidR="00E84920" w:rsidRPr="00A10CDB" w:rsidRDefault="00E84920" w:rsidP="00E8492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May not be easily transfer- able to other datasets; correlation results can be difficult to interpret</w:t>
            </w:r>
          </w:p>
        </w:tc>
      </w:tr>
      <w:tr w:rsidR="00E84920" w14:paraId="2EC00171" w14:textId="77777777" w:rsidTr="006621AB">
        <w:trPr>
          <w:trHeight w:val="360"/>
        </w:trPr>
        <w:tc>
          <w:tcPr>
            <w:cnfStyle w:val="001000000000" w:firstRow="0" w:lastRow="0" w:firstColumn="1" w:lastColumn="0" w:oddVBand="0" w:evenVBand="0" w:oddHBand="0" w:evenHBand="0" w:firstRowFirstColumn="0" w:firstRowLastColumn="0" w:lastRowFirstColumn="0" w:lastRowLastColumn="0"/>
            <w:tcW w:w="1933" w:type="dxa"/>
          </w:tcPr>
          <w:p w14:paraId="1FB6EEF7" w14:textId="0570F17D" w:rsidR="00E84920" w:rsidRPr="00A10CDB" w:rsidRDefault="00E84920" w:rsidP="00E84920">
            <w:pPr>
              <w:pStyle w:val="BodyText"/>
              <w:rPr>
                <w:rFonts w:asciiTheme="majorHAnsi" w:hAnsiTheme="majorHAnsi" w:cstheme="majorHAnsi"/>
                <w:sz w:val="18"/>
                <w:szCs w:val="18"/>
              </w:rPr>
            </w:pPr>
            <w:r w:rsidRPr="00A10CDB">
              <w:rPr>
                <w:rFonts w:asciiTheme="majorHAnsi" w:hAnsiTheme="majorHAnsi" w:cstheme="majorHAnsi"/>
                <w:sz w:val="18"/>
                <w:szCs w:val="18"/>
              </w:rPr>
              <w:t>Neural network, Bayesian neural net- work,</w:t>
            </w:r>
            <w:r w:rsidR="00AD778E" w:rsidRPr="00A10CDB">
              <w:rPr>
                <w:rFonts w:asciiTheme="majorHAnsi" w:hAnsiTheme="majorHAnsi" w:cstheme="majorHAnsi"/>
                <w:sz w:val="18"/>
                <w:szCs w:val="18"/>
              </w:rPr>
              <w:t xml:space="preserve"> </w:t>
            </w:r>
            <w:r w:rsidRPr="00A10CDB">
              <w:rPr>
                <w:rFonts w:asciiTheme="majorHAnsi" w:hAnsiTheme="majorHAnsi" w:cstheme="majorHAnsi"/>
                <w:sz w:val="18"/>
                <w:szCs w:val="18"/>
              </w:rPr>
              <w:t>and support vector machine</w:t>
            </w:r>
          </w:p>
        </w:tc>
        <w:tc>
          <w:tcPr>
            <w:tcW w:w="4149" w:type="dxa"/>
          </w:tcPr>
          <w:p w14:paraId="47FA2B2F" w14:textId="6C8FC0BB" w:rsidR="00E84920" w:rsidRPr="00A10CDB" w:rsidRDefault="00E84920" w:rsidP="00E8492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Non-parametric approach does not require an assumption about distribution of data; flexible functional form; usually pro- vides better statistical fit than traditional parametric models</w:t>
            </w:r>
          </w:p>
        </w:tc>
        <w:tc>
          <w:tcPr>
            <w:tcW w:w="3988" w:type="dxa"/>
          </w:tcPr>
          <w:p w14:paraId="63577F6A" w14:textId="34ABA88A" w:rsidR="00E84920" w:rsidRPr="00A10CDB" w:rsidRDefault="00E84920" w:rsidP="004329BF">
            <w:pPr>
              <w:pStyle w:val="BodyText"/>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A10CDB">
              <w:rPr>
                <w:rFonts w:asciiTheme="majorHAnsi" w:hAnsiTheme="majorHAnsi" w:cstheme="majorHAnsi"/>
                <w:sz w:val="18"/>
                <w:szCs w:val="18"/>
              </w:rPr>
              <w:t>Complex estimation process; may not be transferable to other datasets; work as black-boxes; may not have interpretable parameters</w:t>
            </w:r>
          </w:p>
        </w:tc>
      </w:tr>
    </w:tbl>
    <w:p w14:paraId="0E66184C" w14:textId="77777777" w:rsidR="009E18EB" w:rsidRDefault="009E18EB" w:rsidP="009E18EB">
      <w:pPr>
        <w:pStyle w:val="BodyText"/>
      </w:pPr>
    </w:p>
    <w:p w14:paraId="5E701BBF" w14:textId="77777777" w:rsidR="009E18EB" w:rsidRDefault="009E18EB" w:rsidP="009E18EB">
      <w:pPr>
        <w:pStyle w:val="BodyText"/>
      </w:pPr>
    </w:p>
    <w:p w14:paraId="45871059" w14:textId="77777777" w:rsidR="009E18EB" w:rsidRDefault="009E18EB" w:rsidP="009E18EB">
      <w:pPr>
        <w:pStyle w:val="BodyText"/>
      </w:pPr>
    </w:p>
    <w:p w14:paraId="0F55114E" w14:textId="0020B438" w:rsidR="009E18EB" w:rsidRPr="00C33484" w:rsidRDefault="009E18EB" w:rsidP="009E18EB">
      <w:pPr>
        <w:pStyle w:val="BodyText"/>
        <w:sectPr w:rsidR="009E18EB" w:rsidRPr="00C33484" w:rsidSect="00D1384F">
          <w:footerReference w:type="first" r:id="rId27"/>
          <w:pgSz w:w="12240" w:h="15840" w:code="1"/>
          <w:pgMar w:top="1166" w:right="1080" w:bottom="1723" w:left="1080" w:header="0" w:footer="99" w:gutter="0"/>
          <w:cols w:space="720"/>
          <w:docGrid w:linePitch="360"/>
        </w:sectPr>
      </w:pPr>
    </w:p>
    <w:p w14:paraId="52B79F5A" w14:textId="77777777" w:rsidR="00206ACF" w:rsidRDefault="00CA0DEE" w:rsidP="000D11B4">
      <w:pPr>
        <w:pStyle w:val="Title"/>
      </w:pPr>
      <w:bookmarkStart w:id="173" w:name="_Toc180767588"/>
      <w:r>
        <w:lastRenderedPageBreak/>
        <w:t>Abbreviations</w:t>
      </w:r>
      <w:bookmarkEnd w:id="173"/>
    </w:p>
    <w:p w14:paraId="4D6D4012" w14:textId="77777777" w:rsidR="00CA0DEE" w:rsidRDefault="00CA0DEE" w:rsidP="00CA0DEE"/>
    <w:p w14:paraId="273FD744" w14:textId="77777777" w:rsidR="00CA0DEE" w:rsidRPr="00714E7E" w:rsidRDefault="00CA0DEE" w:rsidP="00CA0DEE">
      <w:pPr>
        <w:pStyle w:val="Definition"/>
        <w:rPr>
          <w:sz w:val="22"/>
          <w:szCs w:val="22"/>
        </w:rPr>
      </w:pPr>
      <w:r w:rsidRPr="00714E7E">
        <w:rPr>
          <w:sz w:val="22"/>
          <w:szCs w:val="22"/>
        </w:rPr>
        <w:t>AEB</w:t>
      </w:r>
      <w:r w:rsidRPr="00714E7E">
        <w:rPr>
          <w:sz w:val="22"/>
          <w:szCs w:val="22"/>
        </w:rPr>
        <w:tab/>
        <w:t>Automatic Emergency Braking</w:t>
      </w:r>
    </w:p>
    <w:p w14:paraId="57322158" w14:textId="77777777" w:rsidR="00CA0DEE" w:rsidRPr="00714E7E" w:rsidRDefault="00CA0DEE" w:rsidP="00CA0DEE">
      <w:pPr>
        <w:pStyle w:val="Definition"/>
        <w:rPr>
          <w:sz w:val="22"/>
          <w:szCs w:val="22"/>
        </w:rPr>
      </w:pPr>
      <w:r w:rsidRPr="00714E7E">
        <w:rPr>
          <w:sz w:val="22"/>
          <w:szCs w:val="22"/>
        </w:rPr>
        <w:t>ANSI</w:t>
      </w:r>
      <w:r w:rsidRPr="00714E7E">
        <w:rPr>
          <w:sz w:val="22"/>
          <w:szCs w:val="22"/>
        </w:rPr>
        <w:tab/>
        <w:t>American National Standard Institute</w:t>
      </w:r>
    </w:p>
    <w:p w14:paraId="39361E69" w14:textId="77777777" w:rsidR="00CA0DEE" w:rsidRPr="00714E7E" w:rsidRDefault="00CA0DEE" w:rsidP="00CA0DEE">
      <w:pPr>
        <w:pStyle w:val="Definition"/>
        <w:rPr>
          <w:sz w:val="22"/>
          <w:szCs w:val="22"/>
        </w:rPr>
      </w:pPr>
      <w:r w:rsidRPr="00714E7E">
        <w:rPr>
          <w:sz w:val="22"/>
          <w:szCs w:val="22"/>
        </w:rPr>
        <w:t>CCFP</w:t>
      </w:r>
      <w:r w:rsidRPr="00714E7E">
        <w:rPr>
          <w:sz w:val="22"/>
          <w:szCs w:val="22"/>
        </w:rPr>
        <w:tab/>
        <w:t>Crash Causal Factors Program</w:t>
      </w:r>
    </w:p>
    <w:p w14:paraId="6C397C22" w14:textId="77777777" w:rsidR="00CA0DEE" w:rsidRPr="00714E7E" w:rsidRDefault="00CA0DEE" w:rsidP="00CA0DEE">
      <w:pPr>
        <w:pStyle w:val="Definition"/>
        <w:rPr>
          <w:sz w:val="22"/>
          <w:szCs w:val="22"/>
        </w:rPr>
      </w:pPr>
      <w:r w:rsidRPr="00714E7E">
        <w:rPr>
          <w:sz w:val="22"/>
          <w:szCs w:val="22"/>
        </w:rPr>
        <w:t>CDC</w:t>
      </w:r>
      <w:r w:rsidRPr="00714E7E">
        <w:rPr>
          <w:sz w:val="22"/>
          <w:szCs w:val="22"/>
        </w:rPr>
        <w:tab/>
        <w:t>Center for Disease Control and Prevention</w:t>
      </w:r>
    </w:p>
    <w:p w14:paraId="745C03F5" w14:textId="77777777" w:rsidR="00CA0DEE" w:rsidRPr="00714E7E" w:rsidRDefault="00CA0DEE" w:rsidP="00CA0DEE">
      <w:pPr>
        <w:pStyle w:val="Definition"/>
        <w:rPr>
          <w:sz w:val="22"/>
          <w:szCs w:val="22"/>
        </w:rPr>
      </w:pPr>
      <w:r w:rsidRPr="00714E7E">
        <w:rPr>
          <w:sz w:val="22"/>
          <w:szCs w:val="22"/>
        </w:rPr>
        <w:t>CISS</w:t>
      </w:r>
      <w:r w:rsidRPr="00714E7E">
        <w:rPr>
          <w:sz w:val="22"/>
          <w:szCs w:val="22"/>
        </w:rPr>
        <w:tab/>
        <w:t>Crash Investigation Sampling System</w:t>
      </w:r>
    </w:p>
    <w:p w14:paraId="0910C585" w14:textId="77777777" w:rsidR="00CA0DEE" w:rsidRPr="00714E7E" w:rsidRDefault="00CA0DEE" w:rsidP="00CA0DEE">
      <w:pPr>
        <w:pStyle w:val="Definition"/>
        <w:rPr>
          <w:sz w:val="22"/>
          <w:szCs w:val="22"/>
        </w:rPr>
      </w:pPr>
      <w:r w:rsidRPr="00714E7E">
        <w:rPr>
          <w:sz w:val="22"/>
          <w:szCs w:val="22"/>
        </w:rPr>
        <w:t>CMV</w:t>
      </w:r>
      <w:r w:rsidRPr="00714E7E">
        <w:rPr>
          <w:sz w:val="22"/>
          <w:szCs w:val="22"/>
        </w:rPr>
        <w:tab/>
        <w:t>Commercial Motor Vehicle</w:t>
      </w:r>
    </w:p>
    <w:p w14:paraId="63762800" w14:textId="77777777" w:rsidR="00CA0DEE" w:rsidRPr="00714E7E" w:rsidRDefault="00CA0DEE" w:rsidP="00CA0DEE">
      <w:pPr>
        <w:pStyle w:val="Definition"/>
        <w:rPr>
          <w:sz w:val="22"/>
          <w:szCs w:val="22"/>
        </w:rPr>
      </w:pPr>
      <w:r w:rsidRPr="00714E7E">
        <w:rPr>
          <w:sz w:val="22"/>
          <w:szCs w:val="22"/>
        </w:rPr>
        <w:t>CVSA</w:t>
      </w:r>
      <w:r w:rsidRPr="00714E7E">
        <w:rPr>
          <w:sz w:val="22"/>
          <w:szCs w:val="22"/>
        </w:rPr>
        <w:tab/>
        <w:t>Commercial Vehicle Safety Alliance</w:t>
      </w:r>
    </w:p>
    <w:p w14:paraId="46E97A0A" w14:textId="77777777" w:rsidR="00CA0DEE" w:rsidRPr="00714E7E" w:rsidRDefault="00CA0DEE" w:rsidP="00CA0DEE">
      <w:pPr>
        <w:pStyle w:val="Definition"/>
        <w:rPr>
          <w:sz w:val="22"/>
          <w:szCs w:val="22"/>
        </w:rPr>
      </w:pPr>
      <w:r w:rsidRPr="00714E7E">
        <w:rPr>
          <w:sz w:val="22"/>
          <w:szCs w:val="22"/>
        </w:rPr>
        <w:t>DOT</w:t>
      </w:r>
      <w:r w:rsidRPr="00714E7E">
        <w:rPr>
          <w:sz w:val="22"/>
          <w:szCs w:val="22"/>
        </w:rPr>
        <w:tab/>
        <w:t>Department of Transportation</w:t>
      </w:r>
    </w:p>
    <w:p w14:paraId="05FBBD02" w14:textId="77777777" w:rsidR="00CA0DEE" w:rsidRPr="00714E7E" w:rsidRDefault="00CA0DEE" w:rsidP="00CA0DEE">
      <w:pPr>
        <w:pStyle w:val="Definition"/>
        <w:rPr>
          <w:sz w:val="22"/>
          <w:szCs w:val="22"/>
        </w:rPr>
      </w:pPr>
      <w:r w:rsidRPr="00714E7E">
        <w:rPr>
          <w:sz w:val="22"/>
          <w:szCs w:val="22"/>
        </w:rPr>
        <w:t>EDT</w:t>
      </w:r>
      <w:r w:rsidRPr="00714E7E">
        <w:rPr>
          <w:sz w:val="22"/>
          <w:szCs w:val="22"/>
        </w:rPr>
        <w:tab/>
        <w:t>Electronic Data Transfer</w:t>
      </w:r>
    </w:p>
    <w:p w14:paraId="258EB45E" w14:textId="77777777" w:rsidR="00CA0DEE" w:rsidRPr="00714E7E" w:rsidRDefault="00CA0DEE" w:rsidP="00CA0DEE">
      <w:pPr>
        <w:pStyle w:val="Definition"/>
        <w:rPr>
          <w:sz w:val="22"/>
          <w:szCs w:val="22"/>
        </w:rPr>
      </w:pPr>
      <w:r w:rsidRPr="00714E7E">
        <w:rPr>
          <w:sz w:val="22"/>
          <w:szCs w:val="22"/>
        </w:rPr>
        <w:t>FARS</w:t>
      </w:r>
      <w:r w:rsidRPr="00714E7E">
        <w:rPr>
          <w:sz w:val="22"/>
          <w:szCs w:val="22"/>
        </w:rPr>
        <w:tab/>
        <w:t>Fatality Analysis Reporting System</w:t>
      </w:r>
    </w:p>
    <w:p w14:paraId="6EAA4E4A" w14:textId="77777777" w:rsidR="00CA0DEE" w:rsidRPr="00714E7E" w:rsidRDefault="00CA0DEE" w:rsidP="00CA0DEE">
      <w:pPr>
        <w:pStyle w:val="Definition"/>
        <w:rPr>
          <w:sz w:val="22"/>
          <w:szCs w:val="22"/>
        </w:rPr>
      </w:pPr>
      <w:r w:rsidRPr="00714E7E">
        <w:rPr>
          <w:sz w:val="22"/>
          <w:szCs w:val="22"/>
        </w:rPr>
        <w:t>FDR</w:t>
      </w:r>
      <w:r w:rsidRPr="00714E7E">
        <w:rPr>
          <w:sz w:val="22"/>
          <w:szCs w:val="22"/>
        </w:rPr>
        <w:tab/>
        <w:t>False Discovery Rate</w:t>
      </w:r>
    </w:p>
    <w:p w14:paraId="168A6C6A" w14:textId="77777777" w:rsidR="00CA0DEE" w:rsidRPr="00714E7E" w:rsidRDefault="00CA0DEE" w:rsidP="00CA0DEE">
      <w:pPr>
        <w:pStyle w:val="Definition"/>
        <w:rPr>
          <w:sz w:val="22"/>
          <w:szCs w:val="22"/>
        </w:rPr>
      </w:pPr>
      <w:r w:rsidRPr="00714E7E">
        <w:rPr>
          <w:sz w:val="22"/>
          <w:szCs w:val="22"/>
        </w:rPr>
        <w:t>FMCSA</w:t>
      </w:r>
      <w:r w:rsidRPr="00714E7E">
        <w:rPr>
          <w:sz w:val="22"/>
          <w:szCs w:val="22"/>
        </w:rPr>
        <w:tab/>
        <w:t>Federal Motor Carrier Safety Administration</w:t>
      </w:r>
    </w:p>
    <w:p w14:paraId="576DD7FA" w14:textId="77777777" w:rsidR="00CA0DEE" w:rsidRPr="00714E7E" w:rsidRDefault="00CA0DEE" w:rsidP="00CA0DEE">
      <w:pPr>
        <w:pStyle w:val="Definition"/>
        <w:rPr>
          <w:sz w:val="22"/>
          <w:szCs w:val="22"/>
        </w:rPr>
      </w:pPr>
      <w:r w:rsidRPr="00714E7E">
        <w:rPr>
          <w:sz w:val="22"/>
          <w:szCs w:val="22"/>
        </w:rPr>
        <w:t>GVWR</w:t>
      </w:r>
      <w:r w:rsidRPr="00714E7E">
        <w:rPr>
          <w:sz w:val="22"/>
          <w:szCs w:val="22"/>
        </w:rPr>
        <w:tab/>
        <w:t>Gross Vehicle Weight Rating</w:t>
      </w:r>
    </w:p>
    <w:p w14:paraId="2C0377E0" w14:textId="77777777" w:rsidR="00CA0DEE" w:rsidRPr="00714E7E" w:rsidRDefault="00CA0DEE" w:rsidP="00CA0DEE">
      <w:pPr>
        <w:pStyle w:val="Definition"/>
        <w:rPr>
          <w:sz w:val="22"/>
          <w:szCs w:val="22"/>
        </w:rPr>
      </w:pPr>
      <w:r w:rsidRPr="00714E7E">
        <w:rPr>
          <w:sz w:val="22"/>
          <w:szCs w:val="22"/>
        </w:rPr>
        <w:t>ICS</w:t>
      </w:r>
      <w:r w:rsidRPr="00714E7E">
        <w:rPr>
          <w:sz w:val="22"/>
          <w:szCs w:val="22"/>
        </w:rPr>
        <w:tab/>
        <w:t>Investigation Capability Score</w:t>
      </w:r>
    </w:p>
    <w:p w14:paraId="1C1A8EFD" w14:textId="77777777" w:rsidR="00CA0DEE" w:rsidRPr="00714E7E" w:rsidRDefault="00CA0DEE" w:rsidP="00CA0DEE">
      <w:pPr>
        <w:pStyle w:val="Definition"/>
        <w:rPr>
          <w:sz w:val="22"/>
          <w:szCs w:val="22"/>
        </w:rPr>
      </w:pPr>
      <w:r w:rsidRPr="00714E7E">
        <w:rPr>
          <w:sz w:val="22"/>
          <w:szCs w:val="22"/>
        </w:rPr>
        <w:t>IT</w:t>
      </w:r>
      <w:r w:rsidRPr="00714E7E">
        <w:rPr>
          <w:sz w:val="22"/>
          <w:szCs w:val="22"/>
        </w:rPr>
        <w:tab/>
        <w:t>Information Technology</w:t>
      </w:r>
    </w:p>
    <w:p w14:paraId="41EC45BE" w14:textId="77777777" w:rsidR="00CA0DEE" w:rsidRPr="00714E7E" w:rsidRDefault="00CA0DEE" w:rsidP="00CA0DEE">
      <w:pPr>
        <w:pStyle w:val="Definition"/>
        <w:rPr>
          <w:sz w:val="22"/>
          <w:szCs w:val="22"/>
        </w:rPr>
      </w:pPr>
      <w:r w:rsidRPr="00714E7E">
        <w:rPr>
          <w:sz w:val="22"/>
          <w:szCs w:val="22"/>
        </w:rPr>
        <w:t>LTCCS</w:t>
      </w:r>
      <w:r w:rsidRPr="00714E7E">
        <w:rPr>
          <w:sz w:val="22"/>
          <w:szCs w:val="22"/>
        </w:rPr>
        <w:tab/>
        <w:t>Large Truck Crash Causation Study</w:t>
      </w:r>
    </w:p>
    <w:p w14:paraId="203C6EF4" w14:textId="77777777" w:rsidR="00CA0DEE" w:rsidRPr="00714E7E" w:rsidRDefault="00CA0DEE" w:rsidP="00CA0DEE">
      <w:pPr>
        <w:pStyle w:val="Definition"/>
        <w:rPr>
          <w:sz w:val="22"/>
          <w:szCs w:val="22"/>
        </w:rPr>
      </w:pPr>
      <w:r w:rsidRPr="00714E7E">
        <w:rPr>
          <w:sz w:val="22"/>
          <w:szCs w:val="22"/>
        </w:rPr>
        <w:t>MCMIS</w:t>
      </w:r>
      <w:r w:rsidRPr="00714E7E">
        <w:rPr>
          <w:sz w:val="22"/>
          <w:szCs w:val="22"/>
        </w:rPr>
        <w:tab/>
        <w:t>Motor Carrier Management Information System</w:t>
      </w:r>
    </w:p>
    <w:p w14:paraId="497953D1" w14:textId="77777777" w:rsidR="00CA0DEE" w:rsidRPr="00714E7E" w:rsidRDefault="00CA0DEE" w:rsidP="00CA0DEE">
      <w:pPr>
        <w:pStyle w:val="Definition"/>
        <w:rPr>
          <w:sz w:val="22"/>
          <w:szCs w:val="22"/>
        </w:rPr>
      </w:pPr>
      <w:r w:rsidRPr="00714E7E">
        <w:rPr>
          <w:sz w:val="22"/>
          <w:szCs w:val="22"/>
        </w:rPr>
        <w:t>MCSAP</w:t>
      </w:r>
      <w:r w:rsidRPr="00714E7E">
        <w:rPr>
          <w:sz w:val="22"/>
          <w:szCs w:val="22"/>
        </w:rPr>
        <w:tab/>
        <w:t>Motor Carrier Safety Assistance Program</w:t>
      </w:r>
    </w:p>
    <w:p w14:paraId="4E915636" w14:textId="77777777" w:rsidR="00CA0DEE" w:rsidRPr="00714E7E" w:rsidRDefault="00CA0DEE" w:rsidP="00CA0DEE">
      <w:pPr>
        <w:pStyle w:val="Definition"/>
        <w:rPr>
          <w:sz w:val="22"/>
          <w:szCs w:val="22"/>
        </w:rPr>
      </w:pPr>
      <w:r w:rsidRPr="00714E7E">
        <w:rPr>
          <w:sz w:val="22"/>
          <w:szCs w:val="22"/>
        </w:rPr>
        <w:t>MMUCC</w:t>
      </w:r>
      <w:r w:rsidRPr="00714E7E">
        <w:rPr>
          <w:sz w:val="22"/>
          <w:szCs w:val="22"/>
        </w:rPr>
        <w:tab/>
        <w:t>Model Minimum Uniform Crash Criteria</w:t>
      </w:r>
    </w:p>
    <w:p w14:paraId="38A534ED" w14:textId="77777777" w:rsidR="00CA0DEE" w:rsidRPr="00714E7E" w:rsidRDefault="00CA0DEE" w:rsidP="00CA0DEE">
      <w:pPr>
        <w:pStyle w:val="Definition"/>
        <w:rPr>
          <w:sz w:val="22"/>
          <w:szCs w:val="22"/>
        </w:rPr>
      </w:pPr>
      <w:r w:rsidRPr="00714E7E">
        <w:rPr>
          <w:sz w:val="22"/>
          <w:szCs w:val="22"/>
        </w:rPr>
        <w:t>NHTSA</w:t>
      </w:r>
      <w:r w:rsidRPr="00714E7E">
        <w:rPr>
          <w:sz w:val="22"/>
          <w:szCs w:val="22"/>
        </w:rPr>
        <w:tab/>
        <w:t>National Highway Traffic Safety Administration</w:t>
      </w:r>
    </w:p>
    <w:p w14:paraId="34EC43BC" w14:textId="77777777" w:rsidR="00CA0DEE" w:rsidRPr="00714E7E" w:rsidRDefault="00CA0DEE" w:rsidP="00CA0DEE">
      <w:pPr>
        <w:pStyle w:val="Definition"/>
        <w:rPr>
          <w:sz w:val="22"/>
          <w:szCs w:val="22"/>
        </w:rPr>
      </w:pPr>
      <w:r w:rsidRPr="00714E7E">
        <w:rPr>
          <w:sz w:val="22"/>
          <w:szCs w:val="22"/>
        </w:rPr>
        <w:t>NTSB</w:t>
      </w:r>
      <w:r w:rsidRPr="00714E7E">
        <w:rPr>
          <w:sz w:val="22"/>
          <w:szCs w:val="22"/>
        </w:rPr>
        <w:tab/>
        <w:t>National Transportation Safety Board</w:t>
      </w:r>
    </w:p>
    <w:p w14:paraId="66EF62C1" w14:textId="77777777" w:rsidR="00CA0DEE" w:rsidRPr="00714E7E" w:rsidRDefault="00CA0DEE" w:rsidP="00CA0DEE">
      <w:pPr>
        <w:pStyle w:val="Definition"/>
        <w:rPr>
          <w:sz w:val="22"/>
          <w:szCs w:val="22"/>
        </w:rPr>
      </w:pPr>
      <w:r w:rsidRPr="00714E7E">
        <w:rPr>
          <w:sz w:val="22"/>
          <w:szCs w:val="22"/>
        </w:rPr>
        <w:t>PCR</w:t>
      </w:r>
      <w:r w:rsidRPr="00714E7E">
        <w:rPr>
          <w:sz w:val="22"/>
          <w:szCs w:val="22"/>
        </w:rPr>
        <w:tab/>
        <w:t>Police Crash Report</w:t>
      </w:r>
    </w:p>
    <w:p w14:paraId="08AC6FB1" w14:textId="77777777" w:rsidR="00CA0DEE" w:rsidRPr="00714E7E" w:rsidRDefault="00CA0DEE" w:rsidP="00CA0DEE">
      <w:pPr>
        <w:pStyle w:val="Definition"/>
        <w:rPr>
          <w:sz w:val="22"/>
          <w:szCs w:val="22"/>
        </w:rPr>
      </w:pPr>
      <w:r w:rsidRPr="00714E7E">
        <w:rPr>
          <w:sz w:val="22"/>
          <w:szCs w:val="22"/>
        </w:rPr>
        <w:t>PSU</w:t>
      </w:r>
      <w:r w:rsidRPr="00714E7E">
        <w:rPr>
          <w:sz w:val="22"/>
          <w:szCs w:val="22"/>
        </w:rPr>
        <w:tab/>
        <w:t>Primary Sampling Units</w:t>
      </w:r>
    </w:p>
    <w:p w14:paraId="5A458A27" w14:textId="77777777" w:rsidR="00CA0DEE" w:rsidRPr="00714E7E" w:rsidRDefault="00CA0DEE" w:rsidP="00CA0DEE">
      <w:pPr>
        <w:pStyle w:val="Definition"/>
        <w:rPr>
          <w:sz w:val="22"/>
          <w:szCs w:val="22"/>
        </w:rPr>
      </w:pPr>
      <w:r w:rsidRPr="00714E7E">
        <w:rPr>
          <w:sz w:val="22"/>
          <w:szCs w:val="22"/>
        </w:rPr>
        <w:t>ROM</w:t>
      </w:r>
      <w:r w:rsidRPr="00714E7E">
        <w:rPr>
          <w:sz w:val="22"/>
          <w:szCs w:val="22"/>
        </w:rPr>
        <w:tab/>
        <w:t>Rough Order of Magnitude</w:t>
      </w:r>
    </w:p>
    <w:p w14:paraId="502BFC55" w14:textId="42A1E552" w:rsidR="00CA0DEE" w:rsidRPr="00CA0DEE" w:rsidRDefault="00CA0DEE" w:rsidP="00CA0DEE">
      <w:pPr>
        <w:sectPr w:rsidR="00CA0DEE" w:rsidRPr="00CA0DEE" w:rsidSect="00D1384F">
          <w:footerReference w:type="first" r:id="rId28"/>
          <w:pgSz w:w="12240" w:h="15840" w:code="1"/>
          <w:pgMar w:top="1166" w:right="1080" w:bottom="1723" w:left="1080" w:header="0" w:footer="99" w:gutter="0"/>
          <w:cols w:space="720"/>
          <w:docGrid w:linePitch="360"/>
        </w:sectPr>
      </w:pPr>
    </w:p>
    <w:bookmarkStart w:id="174" w:name="_Toc179381221"/>
    <w:p w14:paraId="1DB8FE8E" w14:textId="6130972F" w:rsidR="00675507" w:rsidRPr="00675507" w:rsidRDefault="00000000" w:rsidP="003F1D29">
      <w:pPr>
        <w:pStyle w:val="BodyText"/>
        <w:rPr>
          <w:rStyle w:val="TitleChar"/>
        </w:rPr>
      </w:pPr>
      <w:sdt>
        <w:sdtPr>
          <w:rPr>
            <w:b/>
            <w:caps/>
            <w:color w:val="001646"/>
            <w:spacing w:val="-10"/>
            <w:sz w:val="48"/>
            <w:szCs w:val="46"/>
          </w:rPr>
          <w:id w:val="667294011"/>
          <w:docPartObj>
            <w:docPartGallery w:val="Bibliographies"/>
            <w:docPartUnique/>
          </w:docPartObj>
        </w:sdtPr>
        <w:sdtEndPr>
          <w:rPr>
            <w:b w:val="0"/>
            <w:caps w:val="0"/>
            <w:color w:val="404040" w:themeColor="text1" w:themeTint="BF"/>
            <w:spacing w:val="0"/>
            <w:sz w:val="22"/>
            <w:szCs w:val="22"/>
          </w:rPr>
        </w:sdtEndPr>
        <w:sdtContent>
          <w:bookmarkEnd w:id="174"/>
          <w:r w:rsidR="00675507" w:rsidRPr="00675507">
            <w:rPr>
              <w:rStyle w:val="TitleChar"/>
            </w:rPr>
            <w:t>Bibliography</w:t>
          </w:r>
        </w:sdtContent>
      </w:sdt>
    </w:p>
    <w:p w14:paraId="48E8E976" w14:textId="77777777" w:rsidR="001B0760" w:rsidRDefault="00675507" w:rsidP="00E90B8B">
      <w:pPr>
        <w:pStyle w:val="BodyText"/>
        <w:rPr>
          <w:rFonts w:eastAsia="Times New Roman" w:cs="Times New Roman"/>
          <w:noProof/>
          <w:color w:val="auto"/>
          <w:sz w:val="20"/>
          <w:szCs w:val="20"/>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638"/>
      </w:tblGrid>
      <w:tr w:rsidR="001B0760" w14:paraId="712C1CD3" w14:textId="77777777">
        <w:trPr>
          <w:divId w:val="2103643879"/>
          <w:tblCellSpacing w:w="15" w:type="dxa"/>
        </w:trPr>
        <w:tc>
          <w:tcPr>
            <w:tcW w:w="50" w:type="pct"/>
            <w:hideMark/>
          </w:tcPr>
          <w:p w14:paraId="3E193F36" w14:textId="410A72F5" w:rsidR="001B0760" w:rsidRDefault="001B0760">
            <w:pPr>
              <w:pStyle w:val="Bibliography"/>
              <w:rPr>
                <w:noProof/>
                <w:sz w:val="24"/>
                <w:szCs w:val="24"/>
              </w:rPr>
            </w:pPr>
            <w:r>
              <w:rPr>
                <w:noProof/>
              </w:rPr>
              <w:t xml:space="preserve">[1] </w:t>
            </w:r>
          </w:p>
        </w:tc>
        <w:tc>
          <w:tcPr>
            <w:tcW w:w="0" w:type="auto"/>
            <w:hideMark/>
          </w:tcPr>
          <w:p w14:paraId="699AC2B2" w14:textId="77777777" w:rsidR="001B0760" w:rsidRDefault="001B0760">
            <w:pPr>
              <w:pStyle w:val="Bibliography"/>
              <w:rPr>
                <w:noProof/>
              </w:rPr>
            </w:pPr>
            <w:r>
              <w:rPr>
                <w:noProof/>
              </w:rPr>
              <w:t>K. Stowe, "Draft Research Questions for the Large Truck Crash Causal Factors Study (LTCCFS)," Volpe Center, project notes, Cambridge, MA, 2023.</w:t>
            </w:r>
          </w:p>
        </w:tc>
      </w:tr>
      <w:tr w:rsidR="001B0760" w14:paraId="416F72C4" w14:textId="77777777">
        <w:trPr>
          <w:divId w:val="2103643879"/>
          <w:tblCellSpacing w:w="15" w:type="dxa"/>
        </w:trPr>
        <w:tc>
          <w:tcPr>
            <w:tcW w:w="50" w:type="pct"/>
            <w:hideMark/>
          </w:tcPr>
          <w:p w14:paraId="445AB5A6" w14:textId="77777777" w:rsidR="001B0760" w:rsidRDefault="001B0760">
            <w:pPr>
              <w:pStyle w:val="Bibliography"/>
              <w:rPr>
                <w:noProof/>
              </w:rPr>
            </w:pPr>
            <w:r>
              <w:rPr>
                <w:noProof/>
              </w:rPr>
              <w:t xml:space="preserve">[2] </w:t>
            </w:r>
          </w:p>
        </w:tc>
        <w:tc>
          <w:tcPr>
            <w:tcW w:w="0" w:type="auto"/>
            <w:hideMark/>
          </w:tcPr>
          <w:p w14:paraId="66F789D4" w14:textId="77777777" w:rsidR="001B0760" w:rsidRDefault="001B0760">
            <w:pPr>
              <w:pStyle w:val="Bibliography"/>
              <w:rPr>
                <w:noProof/>
              </w:rPr>
            </w:pPr>
            <w:r>
              <w:rPr>
                <w:noProof/>
              </w:rPr>
              <w:t>J. Guarino, "FMCSA Studies on Crash Causal Factors: Phased Approach Cost Estimate," FMCSA, project notes, Washington, DC, 2022.</w:t>
            </w:r>
          </w:p>
        </w:tc>
      </w:tr>
      <w:tr w:rsidR="001B0760" w14:paraId="45309F3A" w14:textId="77777777">
        <w:trPr>
          <w:divId w:val="2103643879"/>
          <w:tblCellSpacing w:w="15" w:type="dxa"/>
        </w:trPr>
        <w:tc>
          <w:tcPr>
            <w:tcW w:w="50" w:type="pct"/>
            <w:hideMark/>
          </w:tcPr>
          <w:p w14:paraId="6B92A07E" w14:textId="77777777" w:rsidR="001B0760" w:rsidRDefault="001B0760">
            <w:pPr>
              <w:pStyle w:val="Bibliography"/>
              <w:rPr>
                <w:noProof/>
              </w:rPr>
            </w:pPr>
            <w:r>
              <w:rPr>
                <w:noProof/>
              </w:rPr>
              <w:t xml:space="preserve">[3] </w:t>
            </w:r>
          </w:p>
        </w:tc>
        <w:tc>
          <w:tcPr>
            <w:tcW w:w="0" w:type="auto"/>
            <w:hideMark/>
          </w:tcPr>
          <w:p w14:paraId="7323F310" w14:textId="77777777" w:rsidR="001B0760" w:rsidRDefault="001B0760">
            <w:pPr>
              <w:pStyle w:val="Bibliography"/>
              <w:rPr>
                <w:noProof/>
              </w:rPr>
            </w:pPr>
            <w:r>
              <w:rPr>
                <w:noProof/>
              </w:rPr>
              <w:t>K. Stowe and J. Gurarino, "Large Truck Crash Causal Factors Study: Study Approach Alternatives Analysis," FMCSA, draft internal report, Washington, DC, 2021.</w:t>
            </w:r>
          </w:p>
        </w:tc>
      </w:tr>
      <w:tr w:rsidR="001B0760" w14:paraId="1104816A" w14:textId="77777777">
        <w:trPr>
          <w:divId w:val="2103643879"/>
          <w:tblCellSpacing w:w="15" w:type="dxa"/>
        </w:trPr>
        <w:tc>
          <w:tcPr>
            <w:tcW w:w="50" w:type="pct"/>
            <w:hideMark/>
          </w:tcPr>
          <w:p w14:paraId="75595BFE" w14:textId="77777777" w:rsidR="001B0760" w:rsidRDefault="001B0760">
            <w:pPr>
              <w:pStyle w:val="Bibliography"/>
              <w:rPr>
                <w:noProof/>
              </w:rPr>
            </w:pPr>
            <w:r>
              <w:rPr>
                <w:noProof/>
              </w:rPr>
              <w:t xml:space="preserve">[4] </w:t>
            </w:r>
          </w:p>
        </w:tc>
        <w:tc>
          <w:tcPr>
            <w:tcW w:w="0" w:type="auto"/>
            <w:hideMark/>
          </w:tcPr>
          <w:p w14:paraId="002B1D02" w14:textId="77777777" w:rsidR="001B0760" w:rsidRDefault="001B0760">
            <w:pPr>
              <w:pStyle w:val="Bibliography"/>
              <w:rPr>
                <w:noProof/>
              </w:rPr>
            </w:pPr>
            <w:r>
              <w:rPr>
                <w:noProof/>
              </w:rPr>
              <w:t>J. Guarino, "LTCCFS Scope: Options," FMSCA, project notes, Washington, DC, 2021.</w:t>
            </w:r>
          </w:p>
        </w:tc>
      </w:tr>
      <w:tr w:rsidR="001B0760" w14:paraId="677723BF" w14:textId="77777777">
        <w:trPr>
          <w:divId w:val="2103643879"/>
          <w:tblCellSpacing w:w="15" w:type="dxa"/>
        </w:trPr>
        <w:tc>
          <w:tcPr>
            <w:tcW w:w="50" w:type="pct"/>
            <w:hideMark/>
          </w:tcPr>
          <w:p w14:paraId="74E56F03" w14:textId="77777777" w:rsidR="001B0760" w:rsidRDefault="001B0760">
            <w:pPr>
              <w:pStyle w:val="Bibliography"/>
              <w:rPr>
                <w:noProof/>
              </w:rPr>
            </w:pPr>
            <w:r>
              <w:rPr>
                <w:noProof/>
              </w:rPr>
              <w:t xml:space="preserve">[5] </w:t>
            </w:r>
          </w:p>
        </w:tc>
        <w:tc>
          <w:tcPr>
            <w:tcW w:w="0" w:type="auto"/>
            <w:hideMark/>
          </w:tcPr>
          <w:p w14:paraId="20E0B471" w14:textId="77777777" w:rsidR="001B0760" w:rsidRDefault="001B0760">
            <w:pPr>
              <w:pStyle w:val="Bibliography"/>
              <w:rPr>
                <w:noProof/>
              </w:rPr>
            </w:pPr>
            <w:r>
              <w:rPr>
                <w:noProof/>
              </w:rPr>
              <w:t>FMCSA, "Supporting Statement Crash Causal Factors Program: Knowledge of Systems and Processes," FMCSA, draft submission for review under Paperwork Reductionc Act, Washington, DC, 2022.</w:t>
            </w:r>
          </w:p>
        </w:tc>
      </w:tr>
      <w:tr w:rsidR="001B0760" w14:paraId="14210352" w14:textId="77777777">
        <w:trPr>
          <w:divId w:val="2103643879"/>
          <w:tblCellSpacing w:w="15" w:type="dxa"/>
        </w:trPr>
        <w:tc>
          <w:tcPr>
            <w:tcW w:w="50" w:type="pct"/>
            <w:hideMark/>
          </w:tcPr>
          <w:p w14:paraId="60A34847" w14:textId="77777777" w:rsidR="001B0760" w:rsidRDefault="001B0760">
            <w:pPr>
              <w:pStyle w:val="Bibliography"/>
              <w:rPr>
                <w:noProof/>
              </w:rPr>
            </w:pPr>
            <w:r>
              <w:rPr>
                <w:noProof/>
              </w:rPr>
              <w:t xml:space="preserve">[6] </w:t>
            </w:r>
          </w:p>
        </w:tc>
        <w:tc>
          <w:tcPr>
            <w:tcW w:w="0" w:type="auto"/>
            <w:hideMark/>
          </w:tcPr>
          <w:p w14:paraId="7318A93A" w14:textId="77777777" w:rsidR="001B0760" w:rsidRDefault="001B0760">
            <w:pPr>
              <w:pStyle w:val="Bibliography"/>
              <w:rPr>
                <w:noProof/>
              </w:rPr>
            </w:pPr>
            <w:r>
              <w:rPr>
                <w:noProof/>
              </w:rPr>
              <w:t>J. L. Gerberding, "Evaluation on Large Truck Crash Causation Study Design," Center for Disease Control and Prevention, Atlanta, GA, 2005.</w:t>
            </w:r>
          </w:p>
        </w:tc>
      </w:tr>
      <w:tr w:rsidR="001B0760" w14:paraId="520CEB73" w14:textId="77777777">
        <w:trPr>
          <w:divId w:val="2103643879"/>
          <w:tblCellSpacing w:w="15" w:type="dxa"/>
        </w:trPr>
        <w:tc>
          <w:tcPr>
            <w:tcW w:w="50" w:type="pct"/>
            <w:hideMark/>
          </w:tcPr>
          <w:p w14:paraId="51890DF8" w14:textId="77777777" w:rsidR="001B0760" w:rsidRDefault="001B0760">
            <w:pPr>
              <w:pStyle w:val="Bibliography"/>
              <w:rPr>
                <w:noProof/>
              </w:rPr>
            </w:pPr>
            <w:r>
              <w:rPr>
                <w:noProof/>
              </w:rPr>
              <w:t xml:space="preserve">[7] </w:t>
            </w:r>
          </w:p>
        </w:tc>
        <w:tc>
          <w:tcPr>
            <w:tcW w:w="0" w:type="auto"/>
            <w:hideMark/>
          </w:tcPr>
          <w:p w14:paraId="11E9D13E" w14:textId="77777777" w:rsidR="001B0760" w:rsidRDefault="001B0760">
            <w:pPr>
              <w:pStyle w:val="Bibliography"/>
              <w:rPr>
                <w:noProof/>
              </w:rPr>
            </w:pPr>
            <w:r>
              <w:rPr>
                <w:noProof/>
              </w:rPr>
              <w:t>J. Hedlund, "Statistical Analyses of Large Truck Crash Causation Study Data," Transportation Research Board, Washington, DC, 2003.</w:t>
            </w:r>
          </w:p>
        </w:tc>
      </w:tr>
      <w:tr w:rsidR="001B0760" w14:paraId="4CCFB3D1" w14:textId="77777777">
        <w:trPr>
          <w:divId w:val="2103643879"/>
          <w:tblCellSpacing w:w="15" w:type="dxa"/>
        </w:trPr>
        <w:tc>
          <w:tcPr>
            <w:tcW w:w="50" w:type="pct"/>
            <w:hideMark/>
          </w:tcPr>
          <w:p w14:paraId="54B16FE5" w14:textId="77777777" w:rsidR="001B0760" w:rsidRDefault="001B0760">
            <w:pPr>
              <w:pStyle w:val="Bibliography"/>
              <w:rPr>
                <w:noProof/>
              </w:rPr>
            </w:pPr>
            <w:r>
              <w:rPr>
                <w:noProof/>
              </w:rPr>
              <w:t xml:space="preserve">[8] </w:t>
            </w:r>
          </w:p>
        </w:tc>
        <w:tc>
          <w:tcPr>
            <w:tcW w:w="0" w:type="auto"/>
            <w:hideMark/>
          </w:tcPr>
          <w:p w14:paraId="361E8B38" w14:textId="77777777" w:rsidR="001B0760" w:rsidRDefault="001B0760">
            <w:pPr>
              <w:pStyle w:val="Bibliography"/>
              <w:rPr>
                <w:noProof/>
              </w:rPr>
            </w:pPr>
            <w:r>
              <w:rPr>
                <w:noProof/>
              </w:rPr>
              <w:t>D. Blower and K. L. Campbell, "The Large Truck Crash Causation Study," University of Michigan, Ann Arbor, MI, 2002.</w:t>
            </w:r>
          </w:p>
        </w:tc>
      </w:tr>
      <w:tr w:rsidR="001B0760" w14:paraId="27827C2D" w14:textId="77777777">
        <w:trPr>
          <w:divId w:val="2103643879"/>
          <w:tblCellSpacing w:w="15" w:type="dxa"/>
        </w:trPr>
        <w:tc>
          <w:tcPr>
            <w:tcW w:w="50" w:type="pct"/>
            <w:hideMark/>
          </w:tcPr>
          <w:p w14:paraId="573235E9" w14:textId="77777777" w:rsidR="001B0760" w:rsidRDefault="001B0760">
            <w:pPr>
              <w:pStyle w:val="Bibliography"/>
              <w:rPr>
                <w:noProof/>
              </w:rPr>
            </w:pPr>
            <w:r>
              <w:rPr>
                <w:noProof/>
              </w:rPr>
              <w:t xml:space="preserve">[9] </w:t>
            </w:r>
          </w:p>
        </w:tc>
        <w:tc>
          <w:tcPr>
            <w:tcW w:w="0" w:type="auto"/>
            <w:hideMark/>
          </w:tcPr>
          <w:p w14:paraId="3C4B1572" w14:textId="77777777" w:rsidR="001B0760" w:rsidRDefault="001B0760">
            <w:pPr>
              <w:pStyle w:val="Bibliography"/>
              <w:rPr>
                <w:noProof/>
              </w:rPr>
            </w:pPr>
            <w:r>
              <w:rPr>
                <w:noProof/>
              </w:rPr>
              <w:t>M. Zuschlag, "Power Analysis for Large Truck Crash Causal Factors Study (LTCCFS)," Volpe Center, internal report, Cambridge, MA, 2022.</w:t>
            </w:r>
          </w:p>
        </w:tc>
      </w:tr>
      <w:tr w:rsidR="001B0760" w14:paraId="1A1BDE88" w14:textId="77777777">
        <w:trPr>
          <w:divId w:val="2103643879"/>
          <w:tblCellSpacing w:w="15" w:type="dxa"/>
        </w:trPr>
        <w:tc>
          <w:tcPr>
            <w:tcW w:w="50" w:type="pct"/>
            <w:hideMark/>
          </w:tcPr>
          <w:p w14:paraId="53E281F2" w14:textId="77777777" w:rsidR="001B0760" w:rsidRDefault="001B0760">
            <w:pPr>
              <w:pStyle w:val="Bibliography"/>
              <w:rPr>
                <w:noProof/>
              </w:rPr>
            </w:pPr>
            <w:r>
              <w:rPr>
                <w:noProof/>
              </w:rPr>
              <w:t xml:space="preserve">[10] </w:t>
            </w:r>
          </w:p>
        </w:tc>
        <w:tc>
          <w:tcPr>
            <w:tcW w:w="0" w:type="auto"/>
            <w:hideMark/>
          </w:tcPr>
          <w:p w14:paraId="339FF236" w14:textId="77777777" w:rsidR="001B0760" w:rsidRDefault="001B0760">
            <w:pPr>
              <w:pStyle w:val="Bibliography"/>
              <w:rPr>
                <w:noProof/>
              </w:rPr>
            </w:pPr>
            <w:r>
              <w:rPr>
                <w:noProof/>
              </w:rPr>
              <w:t>FMCSA, "Large Truck and Bus Crash Facts 2020 (Vehicle Table 5)," FMCSA, Washington, DC, 2020.</w:t>
            </w:r>
          </w:p>
        </w:tc>
      </w:tr>
      <w:tr w:rsidR="001B0760" w14:paraId="00D3C534" w14:textId="77777777">
        <w:trPr>
          <w:divId w:val="2103643879"/>
          <w:tblCellSpacing w:w="15" w:type="dxa"/>
        </w:trPr>
        <w:tc>
          <w:tcPr>
            <w:tcW w:w="50" w:type="pct"/>
            <w:hideMark/>
          </w:tcPr>
          <w:p w14:paraId="3A34C3E0" w14:textId="77777777" w:rsidR="001B0760" w:rsidRDefault="001B0760">
            <w:pPr>
              <w:pStyle w:val="Bibliography"/>
              <w:rPr>
                <w:noProof/>
              </w:rPr>
            </w:pPr>
            <w:r>
              <w:rPr>
                <w:noProof/>
              </w:rPr>
              <w:t xml:space="preserve">[11] </w:t>
            </w:r>
          </w:p>
        </w:tc>
        <w:tc>
          <w:tcPr>
            <w:tcW w:w="0" w:type="auto"/>
            <w:hideMark/>
          </w:tcPr>
          <w:p w14:paraId="154B3242" w14:textId="77777777" w:rsidR="001B0760" w:rsidRDefault="001B0760">
            <w:pPr>
              <w:pStyle w:val="Bibliography"/>
              <w:rPr>
                <w:noProof/>
              </w:rPr>
            </w:pPr>
            <w:r>
              <w:rPr>
                <w:noProof/>
              </w:rPr>
              <w:t xml:space="preserve">M. H. Belzer, "Work-stress factors associated with truck crashes: An exploratory analysis," </w:t>
            </w:r>
            <w:r>
              <w:rPr>
                <w:i/>
                <w:iCs/>
                <w:noProof/>
              </w:rPr>
              <w:t xml:space="preserve">The Economic and Labor Relations Review, </w:t>
            </w:r>
            <w:r>
              <w:rPr>
                <w:noProof/>
              </w:rPr>
              <w:t xml:space="preserve">vol. 29, no. 3, pp. 289-307, 2018. </w:t>
            </w:r>
          </w:p>
        </w:tc>
      </w:tr>
      <w:tr w:rsidR="001B0760" w14:paraId="50F65878" w14:textId="77777777">
        <w:trPr>
          <w:divId w:val="2103643879"/>
          <w:tblCellSpacing w:w="15" w:type="dxa"/>
        </w:trPr>
        <w:tc>
          <w:tcPr>
            <w:tcW w:w="50" w:type="pct"/>
            <w:hideMark/>
          </w:tcPr>
          <w:p w14:paraId="57410A58" w14:textId="77777777" w:rsidR="001B0760" w:rsidRDefault="001B0760">
            <w:pPr>
              <w:pStyle w:val="Bibliography"/>
              <w:rPr>
                <w:noProof/>
              </w:rPr>
            </w:pPr>
            <w:r>
              <w:rPr>
                <w:noProof/>
              </w:rPr>
              <w:t xml:space="preserve">[12] </w:t>
            </w:r>
          </w:p>
        </w:tc>
        <w:tc>
          <w:tcPr>
            <w:tcW w:w="0" w:type="auto"/>
            <w:hideMark/>
          </w:tcPr>
          <w:p w14:paraId="7536C37C" w14:textId="77777777" w:rsidR="001B0760" w:rsidRDefault="001B0760">
            <w:pPr>
              <w:pStyle w:val="Bibliography"/>
              <w:rPr>
                <w:noProof/>
              </w:rPr>
            </w:pPr>
            <w:r>
              <w:rPr>
                <w:noProof/>
              </w:rPr>
              <w:t>D. Blower, "Comparison of Certain Variables in the Large Truck Crash Causation Study With Variables Coded in a Review of the Trucks Involved In Fatal Accidents Case Materials," University of Michigan, Ann Arbor, MI, 2007.</w:t>
            </w:r>
          </w:p>
        </w:tc>
      </w:tr>
      <w:tr w:rsidR="001B0760" w14:paraId="2FE30D36" w14:textId="77777777">
        <w:trPr>
          <w:divId w:val="2103643879"/>
          <w:tblCellSpacing w:w="15" w:type="dxa"/>
        </w:trPr>
        <w:tc>
          <w:tcPr>
            <w:tcW w:w="50" w:type="pct"/>
            <w:hideMark/>
          </w:tcPr>
          <w:p w14:paraId="15ACC724" w14:textId="77777777" w:rsidR="001B0760" w:rsidRDefault="001B0760">
            <w:pPr>
              <w:pStyle w:val="Bibliography"/>
              <w:rPr>
                <w:noProof/>
              </w:rPr>
            </w:pPr>
            <w:r>
              <w:rPr>
                <w:noProof/>
              </w:rPr>
              <w:t xml:space="preserve">[13] </w:t>
            </w:r>
          </w:p>
        </w:tc>
        <w:tc>
          <w:tcPr>
            <w:tcW w:w="0" w:type="auto"/>
            <w:hideMark/>
          </w:tcPr>
          <w:p w14:paraId="206077DD" w14:textId="77777777" w:rsidR="001B0760" w:rsidRDefault="001B0760">
            <w:pPr>
              <w:pStyle w:val="Bibliography"/>
              <w:rPr>
                <w:noProof/>
              </w:rPr>
            </w:pPr>
            <w:r>
              <w:rPr>
                <w:noProof/>
              </w:rPr>
              <w:t xml:space="preserve">Consolidated Appropriations Act, </w:t>
            </w:r>
            <w:r>
              <w:rPr>
                <w:i/>
                <w:iCs/>
                <w:noProof/>
              </w:rPr>
              <w:t xml:space="preserve">Public Law 116 - 260, </w:t>
            </w:r>
            <w:r>
              <w:rPr>
                <w:noProof/>
              </w:rPr>
              <w:t xml:space="preserve">2021. </w:t>
            </w:r>
          </w:p>
        </w:tc>
      </w:tr>
      <w:tr w:rsidR="001B0760" w14:paraId="6417B4A0" w14:textId="77777777">
        <w:trPr>
          <w:divId w:val="2103643879"/>
          <w:tblCellSpacing w:w="15" w:type="dxa"/>
        </w:trPr>
        <w:tc>
          <w:tcPr>
            <w:tcW w:w="50" w:type="pct"/>
            <w:hideMark/>
          </w:tcPr>
          <w:p w14:paraId="347EA5BD" w14:textId="77777777" w:rsidR="001B0760" w:rsidRDefault="001B0760">
            <w:pPr>
              <w:pStyle w:val="Bibliography"/>
              <w:rPr>
                <w:noProof/>
              </w:rPr>
            </w:pPr>
            <w:r>
              <w:rPr>
                <w:noProof/>
              </w:rPr>
              <w:t xml:space="preserve">[14] </w:t>
            </w:r>
          </w:p>
        </w:tc>
        <w:tc>
          <w:tcPr>
            <w:tcW w:w="0" w:type="auto"/>
            <w:hideMark/>
          </w:tcPr>
          <w:p w14:paraId="79A90452" w14:textId="77777777" w:rsidR="001B0760" w:rsidRDefault="001B0760">
            <w:pPr>
              <w:pStyle w:val="Bibliography"/>
              <w:rPr>
                <w:noProof/>
              </w:rPr>
            </w:pPr>
            <w:r>
              <w:rPr>
                <w:noProof/>
              </w:rPr>
              <w:t>N. Michel and J. Guarino, "Concept Analysis of Alternatives Large Truck Crash Causal Factors Study (LTCCFS)," FMCSA internal report, Washington, DC, 2022.</w:t>
            </w:r>
          </w:p>
        </w:tc>
      </w:tr>
      <w:tr w:rsidR="001B0760" w14:paraId="17B60C26" w14:textId="77777777">
        <w:trPr>
          <w:divId w:val="2103643879"/>
          <w:tblCellSpacing w:w="15" w:type="dxa"/>
        </w:trPr>
        <w:tc>
          <w:tcPr>
            <w:tcW w:w="50" w:type="pct"/>
            <w:hideMark/>
          </w:tcPr>
          <w:p w14:paraId="7C793B42" w14:textId="77777777" w:rsidR="001B0760" w:rsidRDefault="001B0760">
            <w:pPr>
              <w:pStyle w:val="Bibliography"/>
              <w:rPr>
                <w:noProof/>
              </w:rPr>
            </w:pPr>
            <w:r>
              <w:rPr>
                <w:noProof/>
              </w:rPr>
              <w:lastRenderedPageBreak/>
              <w:t xml:space="preserve">[15] </w:t>
            </w:r>
          </w:p>
        </w:tc>
        <w:tc>
          <w:tcPr>
            <w:tcW w:w="0" w:type="auto"/>
            <w:hideMark/>
          </w:tcPr>
          <w:p w14:paraId="51E34AB6" w14:textId="77777777" w:rsidR="001B0760" w:rsidRDefault="001B0760">
            <w:pPr>
              <w:pStyle w:val="Bibliography"/>
              <w:rPr>
                <w:noProof/>
              </w:rPr>
            </w:pPr>
            <w:r>
              <w:rPr>
                <w:noProof/>
              </w:rPr>
              <w:t>Federal Highway Administration, "Law Enforcement Vehicle Identification Guide," 29 October 2020. [Online]. Available: https://ops.fhwa.dot.gov/publications/fhwahop10014/long_f21.htm. [Accessed 1 February 2024].</w:t>
            </w:r>
          </w:p>
        </w:tc>
      </w:tr>
      <w:tr w:rsidR="001B0760" w14:paraId="57BC48F6" w14:textId="77777777">
        <w:trPr>
          <w:divId w:val="2103643879"/>
          <w:tblCellSpacing w:w="15" w:type="dxa"/>
        </w:trPr>
        <w:tc>
          <w:tcPr>
            <w:tcW w:w="50" w:type="pct"/>
            <w:hideMark/>
          </w:tcPr>
          <w:p w14:paraId="3DFCD416" w14:textId="77777777" w:rsidR="001B0760" w:rsidRDefault="001B0760">
            <w:pPr>
              <w:pStyle w:val="Bibliography"/>
              <w:rPr>
                <w:noProof/>
              </w:rPr>
            </w:pPr>
            <w:r>
              <w:rPr>
                <w:noProof/>
              </w:rPr>
              <w:t xml:space="preserve">[16] </w:t>
            </w:r>
          </w:p>
        </w:tc>
        <w:tc>
          <w:tcPr>
            <w:tcW w:w="0" w:type="auto"/>
            <w:hideMark/>
          </w:tcPr>
          <w:p w14:paraId="2761385E" w14:textId="77777777" w:rsidR="001B0760" w:rsidRDefault="001B0760">
            <w:pPr>
              <w:pStyle w:val="Bibliography"/>
              <w:rPr>
                <w:noProof/>
              </w:rPr>
            </w:pPr>
            <w:r>
              <w:rPr>
                <w:noProof/>
              </w:rPr>
              <w:t>A.-M. Chouinard, "Medium-duty Vehicle Crash Scenario Framework and Crash Avoidance Applications," Advanced Vehicle Division, Volpe Center, internal report, Cambridge, MA, 2021.</w:t>
            </w:r>
          </w:p>
        </w:tc>
      </w:tr>
      <w:tr w:rsidR="001B0760" w14:paraId="017F5E55" w14:textId="77777777">
        <w:trPr>
          <w:divId w:val="2103643879"/>
          <w:tblCellSpacing w:w="15" w:type="dxa"/>
        </w:trPr>
        <w:tc>
          <w:tcPr>
            <w:tcW w:w="50" w:type="pct"/>
            <w:hideMark/>
          </w:tcPr>
          <w:p w14:paraId="6D47E4E6" w14:textId="77777777" w:rsidR="001B0760" w:rsidRDefault="001B0760">
            <w:pPr>
              <w:pStyle w:val="Bibliography"/>
              <w:rPr>
                <w:noProof/>
              </w:rPr>
            </w:pPr>
            <w:r>
              <w:rPr>
                <w:noProof/>
              </w:rPr>
              <w:t xml:space="preserve">[17] </w:t>
            </w:r>
          </w:p>
        </w:tc>
        <w:tc>
          <w:tcPr>
            <w:tcW w:w="0" w:type="auto"/>
            <w:hideMark/>
          </w:tcPr>
          <w:p w14:paraId="7A253C18" w14:textId="77777777" w:rsidR="001B0760" w:rsidRDefault="001B0760">
            <w:pPr>
              <w:pStyle w:val="Bibliography"/>
              <w:rPr>
                <w:noProof/>
              </w:rPr>
            </w:pPr>
            <w:r>
              <w:rPr>
                <w:noProof/>
              </w:rPr>
              <w:t>J. Guarino, "LTCCFS Requirements Analysis," FMCSA, project notes, Washington,DC, 2021.</w:t>
            </w:r>
          </w:p>
        </w:tc>
      </w:tr>
      <w:tr w:rsidR="001B0760" w14:paraId="6F1177C1" w14:textId="77777777">
        <w:trPr>
          <w:divId w:val="2103643879"/>
          <w:tblCellSpacing w:w="15" w:type="dxa"/>
        </w:trPr>
        <w:tc>
          <w:tcPr>
            <w:tcW w:w="50" w:type="pct"/>
            <w:hideMark/>
          </w:tcPr>
          <w:p w14:paraId="0E528EDD" w14:textId="77777777" w:rsidR="001B0760" w:rsidRDefault="001B0760">
            <w:pPr>
              <w:pStyle w:val="Bibliography"/>
              <w:rPr>
                <w:noProof/>
              </w:rPr>
            </w:pPr>
            <w:r>
              <w:rPr>
                <w:noProof/>
              </w:rPr>
              <w:t xml:space="preserve">[18] </w:t>
            </w:r>
          </w:p>
        </w:tc>
        <w:tc>
          <w:tcPr>
            <w:tcW w:w="0" w:type="auto"/>
            <w:hideMark/>
          </w:tcPr>
          <w:p w14:paraId="103F7FAB" w14:textId="77777777" w:rsidR="001B0760" w:rsidRDefault="001B0760">
            <w:pPr>
              <w:pStyle w:val="Bibliography"/>
              <w:rPr>
                <w:noProof/>
              </w:rPr>
            </w:pPr>
            <w:r>
              <w:rPr>
                <w:noProof/>
              </w:rPr>
              <w:t>J. Guarino, "Large Truck Crash Causal Factors Study (LTCCFS): Scope Proposal," FMCSA, project notes, Washington, DC, 2021.</w:t>
            </w:r>
          </w:p>
        </w:tc>
      </w:tr>
      <w:tr w:rsidR="001B0760" w14:paraId="05675FAC" w14:textId="77777777">
        <w:trPr>
          <w:divId w:val="2103643879"/>
          <w:tblCellSpacing w:w="15" w:type="dxa"/>
        </w:trPr>
        <w:tc>
          <w:tcPr>
            <w:tcW w:w="50" w:type="pct"/>
            <w:hideMark/>
          </w:tcPr>
          <w:p w14:paraId="0C2C2B41" w14:textId="77777777" w:rsidR="001B0760" w:rsidRDefault="001B0760">
            <w:pPr>
              <w:pStyle w:val="Bibliography"/>
              <w:rPr>
                <w:noProof/>
              </w:rPr>
            </w:pPr>
            <w:r>
              <w:rPr>
                <w:noProof/>
              </w:rPr>
              <w:t xml:space="preserve">[19] </w:t>
            </w:r>
          </w:p>
        </w:tc>
        <w:tc>
          <w:tcPr>
            <w:tcW w:w="0" w:type="auto"/>
            <w:hideMark/>
          </w:tcPr>
          <w:p w14:paraId="15840959" w14:textId="77777777" w:rsidR="001B0760" w:rsidRDefault="001B0760">
            <w:pPr>
              <w:pStyle w:val="Bibliography"/>
              <w:rPr>
                <w:noProof/>
              </w:rPr>
            </w:pPr>
            <w:r>
              <w:rPr>
                <w:noProof/>
              </w:rPr>
              <w:t>American National Standard Institute, "Manual on Classification of Motor Vehicle Traffic Crashes (8th ed.)," American National Standard (ANSI D.16-2017), 2017.</w:t>
            </w:r>
          </w:p>
        </w:tc>
      </w:tr>
      <w:tr w:rsidR="001B0760" w14:paraId="3572FB44" w14:textId="77777777">
        <w:trPr>
          <w:divId w:val="2103643879"/>
          <w:tblCellSpacing w:w="15" w:type="dxa"/>
        </w:trPr>
        <w:tc>
          <w:tcPr>
            <w:tcW w:w="50" w:type="pct"/>
            <w:hideMark/>
          </w:tcPr>
          <w:p w14:paraId="69CDEFC5" w14:textId="77777777" w:rsidR="001B0760" w:rsidRDefault="001B0760">
            <w:pPr>
              <w:pStyle w:val="Bibliography"/>
              <w:rPr>
                <w:noProof/>
              </w:rPr>
            </w:pPr>
            <w:r>
              <w:rPr>
                <w:noProof/>
              </w:rPr>
              <w:t xml:space="preserve">[20] </w:t>
            </w:r>
          </w:p>
        </w:tc>
        <w:tc>
          <w:tcPr>
            <w:tcW w:w="0" w:type="auto"/>
            <w:hideMark/>
          </w:tcPr>
          <w:p w14:paraId="1C7451CE" w14:textId="77777777" w:rsidR="001B0760" w:rsidRDefault="001B0760">
            <w:pPr>
              <w:pStyle w:val="Bibliography"/>
              <w:rPr>
                <w:noProof/>
              </w:rPr>
            </w:pPr>
            <w:r>
              <w:rPr>
                <w:noProof/>
              </w:rPr>
              <w:t>K. Stowe and N. Michel, "ROM Estimates of Study Cost by Scope," FMCSA, internal spreadsheet, Washington, DC, 2021.</w:t>
            </w:r>
          </w:p>
        </w:tc>
      </w:tr>
      <w:tr w:rsidR="001B0760" w14:paraId="35B9CD37" w14:textId="77777777">
        <w:trPr>
          <w:divId w:val="2103643879"/>
          <w:tblCellSpacing w:w="15" w:type="dxa"/>
        </w:trPr>
        <w:tc>
          <w:tcPr>
            <w:tcW w:w="50" w:type="pct"/>
            <w:hideMark/>
          </w:tcPr>
          <w:p w14:paraId="171E38B9" w14:textId="77777777" w:rsidR="001B0760" w:rsidRDefault="001B0760">
            <w:pPr>
              <w:pStyle w:val="Bibliography"/>
              <w:rPr>
                <w:noProof/>
              </w:rPr>
            </w:pPr>
            <w:r>
              <w:rPr>
                <w:noProof/>
              </w:rPr>
              <w:t xml:space="preserve">[21] </w:t>
            </w:r>
          </w:p>
        </w:tc>
        <w:tc>
          <w:tcPr>
            <w:tcW w:w="0" w:type="auto"/>
            <w:hideMark/>
          </w:tcPr>
          <w:p w14:paraId="7D72BC96" w14:textId="77777777" w:rsidR="001B0760" w:rsidRDefault="001B0760">
            <w:pPr>
              <w:pStyle w:val="Bibliography"/>
              <w:rPr>
                <w:noProof/>
              </w:rPr>
            </w:pPr>
            <w:r>
              <w:rPr>
                <w:noProof/>
              </w:rPr>
              <w:t>J. Michael, C. Chidester and K. Stowe, "Draft LTCCS Update Estimates," Volpe Center, project notes, Cambridge, MA, 2021.</w:t>
            </w:r>
          </w:p>
        </w:tc>
      </w:tr>
      <w:tr w:rsidR="001B0760" w14:paraId="1E3B4280" w14:textId="77777777">
        <w:trPr>
          <w:divId w:val="2103643879"/>
          <w:tblCellSpacing w:w="15" w:type="dxa"/>
        </w:trPr>
        <w:tc>
          <w:tcPr>
            <w:tcW w:w="50" w:type="pct"/>
            <w:hideMark/>
          </w:tcPr>
          <w:p w14:paraId="3402813C" w14:textId="77777777" w:rsidR="001B0760" w:rsidRDefault="001B0760">
            <w:pPr>
              <w:pStyle w:val="Bibliography"/>
              <w:rPr>
                <w:noProof/>
              </w:rPr>
            </w:pPr>
            <w:r>
              <w:rPr>
                <w:noProof/>
              </w:rPr>
              <w:t xml:space="preserve">[22] </w:t>
            </w:r>
          </w:p>
        </w:tc>
        <w:tc>
          <w:tcPr>
            <w:tcW w:w="0" w:type="auto"/>
            <w:hideMark/>
          </w:tcPr>
          <w:p w14:paraId="5F24B4DC" w14:textId="77777777" w:rsidR="001B0760" w:rsidRDefault="001B0760">
            <w:pPr>
              <w:pStyle w:val="Bibliography"/>
              <w:rPr>
                <w:noProof/>
              </w:rPr>
            </w:pPr>
            <w:r>
              <w:rPr>
                <w:noProof/>
              </w:rPr>
              <w:t>T. Morgan, "Questions from FMCSA," NHTSA, internal correspondence, Washington, DC, 2021.</w:t>
            </w:r>
          </w:p>
        </w:tc>
      </w:tr>
      <w:tr w:rsidR="001B0760" w14:paraId="53BBE2E1" w14:textId="77777777">
        <w:trPr>
          <w:divId w:val="2103643879"/>
          <w:tblCellSpacing w:w="15" w:type="dxa"/>
        </w:trPr>
        <w:tc>
          <w:tcPr>
            <w:tcW w:w="50" w:type="pct"/>
            <w:hideMark/>
          </w:tcPr>
          <w:p w14:paraId="6272F586" w14:textId="77777777" w:rsidR="001B0760" w:rsidRDefault="001B0760">
            <w:pPr>
              <w:pStyle w:val="Bibliography"/>
              <w:rPr>
                <w:noProof/>
              </w:rPr>
            </w:pPr>
            <w:r>
              <w:rPr>
                <w:noProof/>
              </w:rPr>
              <w:t xml:space="preserve">[23] </w:t>
            </w:r>
          </w:p>
        </w:tc>
        <w:tc>
          <w:tcPr>
            <w:tcW w:w="0" w:type="auto"/>
            <w:hideMark/>
          </w:tcPr>
          <w:p w14:paraId="6F420B64" w14:textId="77777777" w:rsidR="001B0760" w:rsidRDefault="001B0760">
            <w:pPr>
              <w:pStyle w:val="Bibliography"/>
              <w:rPr>
                <w:noProof/>
              </w:rPr>
            </w:pPr>
            <w:r>
              <w:rPr>
                <w:noProof/>
              </w:rPr>
              <w:t>D. Meyer, "Project Charter Large Truck Crash Causal Factors Study (LTCCFS), CCFP Workgroup Charter," Office of Research and Registration Analysis Division, FMCSA draft internal document, Washington, DC, 2021.</w:t>
            </w:r>
          </w:p>
        </w:tc>
      </w:tr>
      <w:tr w:rsidR="001B0760" w14:paraId="25ED2654" w14:textId="77777777">
        <w:trPr>
          <w:divId w:val="2103643879"/>
          <w:tblCellSpacing w:w="15" w:type="dxa"/>
        </w:trPr>
        <w:tc>
          <w:tcPr>
            <w:tcW w:w="50" w:type="pct"/>
            <w:hideMark/>
          </w:tcPr>
          <w:p w14:paraId="69FBACC6" w14:textId="77777777" w:rsidR="001B0760" w:rsidRDefault="001B0760">
            <w:pPr>
              <w:pStyle w:val="Bibliography"/>
              <w:rPr>
                <w:noProof/>
              </w:rPr>
            </w:pPr>
            <w:r>
              <w:rPr>
                <w:noProof/>
              </w:rPr>
              <w:t xml:space="preserve">[24] </w:t>
            </w:r>
          </w:p>
        </w:tc>
        <w:tc>
          <w:tcPr>
            <w:tcW w:w="0" w:type="auto"/>
            <w:hideMark/>
          </w:tcPr>
          <w:p w14:paraId="77201C5D" w14:textId="77777777" w:rsidR="001B0760" w:rsidRDefault="001B0760">
            <w:pPr>
              <w:pStyle w:val="Bibliography"/>
              <w:rPr>
                <w:noProof/>
              </w:rPr>
            </w:pPr>
            <w:r>
              <w:rPr>
                <w:noProof/>
              </w:rPr>
              <w:t>N. Bondy, "Methodology for the Large Truck Crash Causation Study," FMCSA, Washington, DC, 2004.</w:t>
            </w:r>
          </w:p>
        </w:tc>
      </w:tr>
      <w:tr w:rsidR="001B0760" w14:paraId="749D1569" w14:textId="77777777">
        <w:trPr>
          <w:divId w:val="2103643879"/>
          <w:tblCellSpacing w:w="15" w:type="dxa"/>
        </w:trPr>
        <w:tc>
          <w:tcPr>
            <w:tcW w:w="50" w:type="pct"/>
            <w:hideMark/>
          </w:tcPr>
          <w:p w14:paraId="15E438D0" w14:textId="77777777" w:rsidR="001B0760" w:rsidRDefault="001B0760">
            <w:pPr>
              <w:pStyle w:val="Bibliography"/>
              <w:rPr>
                <w:noProof/>
              </w:rPr>
            </w:pPr>
            <w:r>
              <w:rPr>
                <w:noProof/>
              </w:rPr>
              <w:t xml:space="preserve">[25] </w:t>
            </w:r>
          </w:p>
        </w:tc>
        <w:tc>
          <w:tcPr>
            <w:tcW w:w="0" w:type="auto"/>
            <w:hideMark/>
          </w:tcPr>
          <w:p w14:paraId="6F64444C" w14:textId="77777777" w:rsidR="001B0760" w:rsidRDefault="001B0760">
            <w:pPr>
              <w:pStyle w:val="Bibliography"/>
              <w:rPr>
                <w:noProof/>
              </w:rPr>
            </w:pPr>
            <w:r>
              <w:rPr>
                <w:noProof/>
              </w:rPr>
              <w:t xml:space="preserve">K. Stowe and T. Lagos, </w:t>
            </w:r>
            <w:r>
              <w:rPr>
                <w:i/>
                <w:iCs/>
                <w:noProof/>
              </w:rPr>
              <w:t xml:space="preserve">Meeting notes (remote), </w:t>
            </w:r>
            <w:r>
              <w:rPr>
                <w:noProof/>
              </w:rPr>
              <w:t xml:space="preserve">Cambridge, MA, 2022. </w:t>
            </w:r>
          </w:p>
        </w:tc>
      </w:tr>
      <w:tr w:rsidR="001B0760" w14:paraId="3D0875F0" w14:textId="77777777">
        <w:trPr>
          <w:divId w:val="2103643879"/>
          <w:tblCellSpacing w:w="15" w:type="dxa"/>
        </w:trPr>
        <w:tc>
          <w:tcPr>
            <w:tcW w:w="50" w:type="pct"/>
            <w:hideMark/>
          </w:tcPr>
          <w:p w14:paraId="494B5C73" w14:textId="77777777" w:rsidR="001B0760" w:rsidRDefault="001B0760">
            <w:pPr>
              <w:pStyle w:val="Bibliography"/>
              <w:rPr>
                <w:noProof/>
              </w:rPr>
            </w:pPr>
            <w:r>
              <w:rPr>
                <w:noProof/>
              </w:rPr>
              <w:t xml:space="preserve">[26] </w:t>
            </w:r>
          </w:p>
        </w:tc>
        <w:tc>
          <w:tcPr>
            <w:tcW w:w="0" w:type="auto"/>
            <w:hideMark/>
          </w:tcPr>
          <w:p w14:paraId="6B2672A1" w14:textId="77777777" w:rsidR="001B0760" w:rsidRDefault="001B0760">
            <w:pPr>
              <w:pStyle w:val="Bibliography"/>
              <w:rPr>
                <w:noProof/>
              </w:rPr>
            </w:pPr>
            <w:r>
              <w:rPr>
                <w:noProof/>
              </w:rPr>
              <w:t>M. Zuschlag, "High Level Requirements Deconstruction, Sample Requirements Desconstruct," Volpe Center, internal spreadsheet, Cambridge, MA, 2022.</w:t>
            </w:r>
          </w:p>
        </w:tc>
      </w:tr>
      <w:tr w:rsidR="001B0760" w14:paraId="1A8F44AD" w14:textId="77777777">
        <w:trPr>
          <w:divId w:val="2103643879"/>
          <w:tblCellSpacing w:w="15" w:type="dxa"/>
        </w:trPr>
        <w:tc>
          <w:tcPr>
            <w:tcW w:w="50" w:type="pct"/>
            <w:hideMark/>
          </w:tcPr>
          <w:p w14:paraId="08A13DF3" w14:textId="77777777" w:rsidR="001B0760" w:rsidRDefault="001B0760">
            <w:pPr>
              <w:pStyle w:val="Bibliography"/>
              <w:rPr>
                <w:noProof/>
              </w:rPr>
            </w:pPr>
            <w:r>
              <w:rPr>
                <w:noProof/>
              </w:rPr>
              <w:t xml:space="preserve">[27] </w:t>
            </w:r>
          </w:p>
        </w:tc>
        <w:tc>
          <w:tcPr>
            <w:tcW w:w="0" w:type="auto"/>
            <w:hideMark/>
          </w:tcPr>
          <w:p w14:paraId="2CD24AE0" w14:textId="77777777" w:rsidR="001B0760" w:rsidRDefault="001B0760">
            <w:pPr>
              <w:pStyle w:val="Bibliography"/>
              <w:rPr>
                <w:noProof/>
              </w:rPr>
            </w:pPr>
            <w:r>
              <w:rPr>
                <w:noProof/>
              </w:rPr>
              <w:t>D. Blower and K. L. Campbell, "Methodology of the Large Truck Crash Causation Study," Federal Motor Carrier Safety Administration, Washington, DC, 2005.</w:t>
            </w:r>
          </w:p>
        </w:tc>
      </w:tr>
      <w:tr w:rsidR="001B0760" w14:paraId="0FA5FE90" w14:textId="77777777">
        <w:trPr>
          <w:divId w:val="2103643879"/>
          <w:tblCellSpacing w:w="15" w:type="dxa"/>
        </w:trPr>
        <w:tc>
          <w:tcPr>
            <w:tcW w:w="50" w:type="pct"/>
            <w:hideMark/>
          </w:tcPr>
          <w:p w14:paraId="054A5766" w14:textId="77777777" w:rsidR="001B0760" w:rsidRDefault="001B0760">
            <w:pPr>
              <w:pStyle w:val="Bibliography"/>
              <w:rPr>
                <w:noProof/>
              </w:rPr>
            </w:pPr>
            <w:r>
              <w:rPr>
                <w:noProof/>
              </w:rPr>
              <w:t xml:space="preserve">[28] </w:t>
            </w:r>
          </w:p>
        </w:tc>
        <w:tc>
          <w:tcPr>
            <w:tcW w:w="0" w:type="auto"/>
            <w:hideMark/>
          </w:tcPr>
          <w:p w14:paraId="1007A086" w14:textId="77777777" w:rsidR="001B0760" w:rsidRDefault="001B0760">
            <w:pPr>
              <w:pStyle w:val="Bibliography"/>
              <w:rPr>
                <w:noProof/>
              </w:rPr>
            </w:pPr>
            <w:r>
              <w:rPr>
                <w:noProof/>
              </w:rPr>
              <w:t>S. Upadhyaya and T. Morgan, "Crash counts for Class 7/8 Large Trucks for 32 PSUs," Volpe Center, MCMIS snapshot spreadsheet, Cambridge, MA, 2021.</w:t>
            </w:r>
          </w:p>
        </w:tc>
      </w:tr>
      <w:tr w:rsidR="001B0760" w14:paraId="54E3B102" w14:textId="77777777">
        <w:trPr>
          <w:divId w:val="2103643879"/>
          <w:tblCellSpacing w:w="15" w:type="dxa"/>
        </w:trPr>
        <w:tc>
          <w:tcPr>
            <w:tcW w:w="50" w:type="pct"/>
            <w:hideMark/>
          </w:tcPr>
          <w:p w14:paraId="6E239188" w14:textId="77777777" w:rsidR="001B0760" w:rsidRDefault="001B0760">
            <w:pPr>
              <w:pStyle w:val="Bibliography"/>
              <w:rPr>
                <w:noProof/>
              </w:rPr>
            </w:pPr>
            <w:r>
              <w:rPr>
                <w:noProof/>
              </w:rPr>
              <w:t xml:space="preserve">[29] </w:t>
            </w:r>
          </w:p>
        </w:tc>
        <w:tc>
          <w:tcPr>
            <w:tcW w:w="0" w:type="auto"/>
            <w:hideMark/>
          </w:tcPr>
          <w:p w14:paraId="65930996" w14:textId="77777777" w:rsidR="001B0760" w:rsidRDefault="001B0760">
            <w:pPr>
              <w:pStyle w:val="Bibliography"/>
              <w:rPr>
                <w:noProof/>
              </w:rPr>
            </w:pPr>
            <w:r>
              <w:rPr>
                <w:noProof/>
              </w:rPr>
              <w:t>J. Guarino and F. Zhang, "Preliminaries of LTCCFS Sample Design," FMCSA, project notes, Washington, DC, 2021.</w:t>
            </w:r>
          </w:p>
        </w:tc>
      </w:tr>
      <w:tr w:rsidR="001B0760" w14:paraId="3DABA256" w14:textId="77777777">
        <w:trPr>
          <w:divId w:val="2103643879"/>
          <w:tblCellSpacing w:w="15" w:type="dxa"/>
        </w:trPr>
        <w:tc>
          <w:tcPr>
            <w:tcW w:w="50" w:type="pct"/>
            <w:hideMark/>
          </w:tcPr>
          <w:p w14:paraId="3E0A7AAF" w14:textId="77777777" w:rsidR="001B0760" w:rsidRDefault="001B0760">
            <w:pPr>
              <w:pStyle w:val="Bibliography"/>
              <w:rPr>
                <w:noProof/>
              </w:rPr>
            </w:pPr>
            <w:r>
              <w:rPr>
                <w:noProof/>
              </w:rPr>
              <w:t xml:space="preserve">[30] </w:t>
            </w:r>
          </w:p>
        </w:tc>
        <w:tc>
          <w:tcPr>
            <w:tcW w:w="0" w:type="auto"/>
            <w:hideMark/>
          </w:tcPr>
          <w:p w14:paraId="33116710" w14:textId="77777777" w:rsidR="001B0760" w:rsidRDefault="001B0760">
            <w:pPr>
              <w:pStyle w:val="Bibliography"/>
              <w:rPr>
                <w:noProof/>
              </w:rPr>
            </w:pPr>
            <w:r>
              <w:rPr>
                <w:noProof/>
              </w:rPr>
              <w:t xml:space="preserve">K. Stowe and T. Lagos, </w:t>
            </w:r>
            <w:r>
              <w:rPr>
                <w:i/>
                <w:iCs/>
                <w:noProof/>
              </w:rPr>
              <w:t xml:space="preserve">Meeting notes (remote), </w:t>
            </w:r>
            <w:r>
              <w:rPr>
                <w:noProof/>
              </w:rPr>
              <w:t xml:space="preserve">Cambridge, MA, 2022. </w:t>
            </w:r>
          </w:p>
        </w:tc>
      </w:tr>
      <w:tr w:rsidR="001B0760" w14:paraId="35684281" w14:textId="77777777">
        <w:trPr>
          <w:divId w:val="2103643879"/>
          <w:tblCellSpacing w:w="15" w:type="dxa"/>
        </w:trPr>
        <w:tc>
          <w:tcPr>
            <w:tcW w:w="50" w:type="pct"/>
            <w:hideMark/>
          </w:tcPr>
          <w:p w14:paraId="7C7F88B1" w14:textId="77777777" w:rsidR="001B0760" w:rsidRDefault="001B0760">
            <w:pPr>
              <w:pStyle w:val="Bibliography"/>
              <w:rPr>
                <w:noProof/>
              </w:rPr>
            </w:pPr>
            <w:r>
              <w:rPr>
                <w:noProof/>
              </w:rPr>
              <w:t xml:space="preserve">[31] </w:t>
            </w:r>
          </w:p>
        </w:tc>
        <w:tc>
          <w:tcPr>
            <w:tcW w:w="0" w:type="auto"/>
            <w:hideMark/>
          </w:tcPr>
          <w:p w14:paraId="43ABEB22" w14:textId="77777777" w:rsidR="001B0760" w:rsidRDefault="001B0760">
            <w:pPr>
              <w:pStyle w:val="Bibliography"/>
              <w:rPr>
                <w:noProof/>
              </w:rPr>
            </w:pPr>
            <w:r>
              <w:rPr>
                <w:noProof/>
              </w:rPr>
              <w:t>M. Zuschlag and K. Conroy, "CCFP Team Working Copy of CCFP State Survey Responses - ICS Scoring 01," Volpe Center, internal spreadsheet, Cambridge, MA, 2024.</w:t>
            </w:r>
          </w:p>
        </w:tc>
      </w:tr>
      <w:tr w:rsidR="001B0760" w14:paraId="119AB1E5" w14:textId="77777777">
        <w:trPr>
          <w:divId w:val="2103643879"/>
          <w:tblCellSpacing w:w="15" w:type="dxa"/>
        </w:trPr>
        <w:tc>
          <w:tcPr>
            <w:tcW w:w="50" w:type="pct"/>
            <w:hideMark/>
          </w:tcPr>
          <w:p w14:paraId="7BCC2FD1" w14:textId="77777777" w:rsidR="001B0760" w:rsidRDefault="001B0760">
            <w:pPr>
              <w:pStyle w:val="Bibliography"/>
              <w:rPr>
                <w:noProof/>
              </w:rPr>
            </w:pPr>
            <w:r>
              <w:rPr>
                <w:noProof/>
              </w:rPr>
              <w:lastRenderedPageBreak/>
              <w:t xml:space="preserve">[32] </w:t>
            </w:r>
          </w:p>
        </w:tc>
        <w:tc>
          <w:tcPr>
            <w:tcW w:w="0" w:type="auto"/>
            <w:hideMark/>
          </w:tcPr>
          <w:p w14:paraId="635366C6" w14:textId="77777777" w:rsidR="001B0760" w:rsidRDefault="001B0760">
            <w:pPr>
              <w:pStyle w:val="Bibliography"/>
              <w:rPr>
                <w:noProof/>
              </w:rPr>
            </w:pPr>
            <w:r>
              <w:rPr>
                <w:noProof/>
              </w:rPr>
              <w:t xml:space="preserve">D. Meyer, </w:t>
            </w:r>
            <w:r>
              <w:rPr>
                <w:i/>
                <w:iCs/>
                <w:noProof/>
              </w:rPr>
              <w:t xml:space="preserve">LTCCFS Sample Design Resources, </w:t>
            </w:r>
            <w:r>
              <w:rPr>
                <w:noProof/>
              </w:rPr>
              <w:t xml:space="preserve">Cambridge, MA, 2023. </w:t>
            </w:r>
          </w:p>
        </w:tc>
      </w:tr>
      <w:tr w:rsidR="001B0760" w14:paraId="26D8F809" w14:textId="77777777">
        <w:trPr>
          <w:divId w:val="2103643879"/>
          <w:tblCellSpacing w:w="15" w:type="dxa"/>
        </w:trPr>
        <w:tc>
          <w:tcPr>
            <w:tcW w:w="50" w:type="pct"/>
            <w:hideMark/>
          </w:tcPr>
          <w:p w14:paraId="76A74A3F" w14:textId="77777777" w:rsidR="001B0760" w:rsidRDefault="001B0760">
            <w:pPr>
              <w:pStyle w:val="Bibliography"/>
              <w:rPr>
                <w:noProof/>
              </w:rPr>
            </w:pPr>
            <w:r>
              <w:rPr>
                <w:noProof/>
              </w:rPr>
              <w:t xml:space="preserve">[33] </w:t>
            </w:r>
          </w:p>
        </w:tc>
        <w:tc>
          <w:tcPr>
            <w:tcW w:w="0" w:type="auto"/>
            <w:hideMark/>
          </w:tcPr>
          <w:p w14:paraId="0AD84B9A" w14:textId="77777777" w:rsidR="001B0760" w:rsidRDefault="001B0760">
            <w:pPr>
              <w:pStyle w:val="Bibliography"/>
              <w:rPr>
                <w:noProof/>
              </w:rPr>
            </w:pPr>
            <w:r>
              <w:rPr>
                <w:noProof/>
              </w:rPr>
              <w:t xml:space="preserve">K. Stowe, </w:t>
            </w:r>
            <w:r>
              <w:rPr>
                <w:i/>
                <w:iCs/>
                <w:noProof/>
              </w:rPr>
              <w:t xml:space="preserve">Meeting notes (remote), </w:t>
            </w:r>
            <w:r>
              <w:rPr>
                <w:noProof/>
              </w:rPr>
              <w:t xml:space="preserve">Cambridge, MA, 2023. </w:t>
            </w:r>
          </w:p>
        </w:tc>
      </w:tr>
      <w:tr w:rsidR="001B0760" w14:paraId="073694DB" w14:textId="77777777">
        <w:trPr>
          <w:divId w:val="2103643879"/>
          <w:tblCellSpacing w:w="15" w:type="dxa"/>
        </w:trPr>
        <w:tc>
          <w:tcPr>
            <w:tcW w:w="50" w:type="pct"/>
            <w:hideMark/>
          </w:tcPr>
          <w:p w14:paraId="6CB047BC" w14:textId="77777777" w:rsidR="001B0760" w:rsidRDefault="001B0760">
            <w:pPr>
              <w:pStyle w:val="Bibliography"/>
              <w:rPr>
                <w:noProof/>
              </w:rPr>
            </w:pPr>
            <w:r>
              <w:rPr>
                <w:noProof/>
              </w:rPr>
              <w:t xml:space="preserve">[34] </w:t>
            </w:r>
          </w:p>
        </w:tc>
        <w:tc>
          <w:tcPr>
            <w:tcW w:w="0" w:type="auto"/>
            <w:hideMark/>
          </w:tcPr>
          <w:p w14:paraId="41BCE8AA" w14:textId="77777777" w:rsidR="001B0760" w:rsidRDefault="001B0760">
            <w:pPr>
              <w:pStyle w:val="Bibliography"/>
              <w:rPr>
                <w:noProof/>
              </w:rPr>
            </w:pPr>
            <w:r>
              <w:rPr>
                <w:noProof/>
              </w:rPr>
              <w:t>F. Zhang and T. Morgan, "LTCCFS PSU Sample Selection Options," NHTSA, internal correspondence, Washington, DC, 2021.</w:t>
            </w:r>
          </w:p>
        </w:tc>
      </w:tr>
      <w:tr w:rsidR="001B0760" w14:paraId="66149B56" w14:textId="77777777">
        <w:trPr>
          <w:divId w:val="2103643879"/>
          <w:tblCellSpacing w:w="15" w:type="dxa"/>
        </w:trPr>
        <w:tc>
          <w:tcPr>
            <w:tcW w:w="50" w:type="pct"/>
            <w:hideMark/>
          </w:tcPr>
          <w:p w14:paraId="53F959E4" w14:textId="77777777" w:rsidR="001B0760" w:rsidRDefault="001B0760">
            <w:pPr>
              <w:pStyle w:val="Bibliography"/>
              <w:rPr>
                <w:noProof/>
              </w:rPr>
            </w:pPr>
            <w:r>
              <w:rPr>
                <w:noProof/>
              </w:rPr>
              <w:t xml:space="preserve">[35] </w:t>
            </w:r>
          </w:p>
        </w:tc>
        <w:tc>
          <w:tcPr>
            <w:tcW w:w="0" w:type="auto"/>
            <w:hideMark/>
          </w:tcPr>
          <w:p w14:paraId="1FFA72D8" w14:textId="77777777" w:rsidR="001B0760" w:rsidRDefault="001B0760">
            <w:pPr>
              <w:pStyle w:val="Bibliography"/>
              <w:rPr>
                <w:noProof/>
              </w:rPr>
            </w:pPr>
            <w:r>
              <w:rPr>
                <w:noProof/>
              </w:rPr>
              <w:t>FMCSA, "Recommended Reading for the Large Truck Crash Causal Factors Study Requirements Workshop," FMCSA, internal guidance, Washington, DC, 2021.</w:t>
            </w:r>
          </w:p>
        </w:tc>
      </w:tr>
      <w:tr w:rsidR="001B0760" w14:paraId="3BC5FC49" w14:textId="77777777">
        <w:trPr>
          <w:divId w:val="2103643879"/>
          <w:tblCellSpacing w:w="15" w:type="dxa"/>
        </w:trPr>
        <w:tc>
          <w:tcPr>
            <w:tcW w:w="50" w:type="pct"/>
            <w:hideMark/>
          </w:tcPr>
          <w:p w14:paraId="3F982E66" w14:textId="77777777" w:rsidR="001B0760" w:rsidRDefault="001B0760">
            <w:pPr>
              <w:pStyle w:val="Bibliography"/>
              <w:rPr>
                <w:noProof/>
              </w:rPr>
            </w:pPr>
            <w:r>
              <w:rPr>
                <w:noProof/>
              </w:rPr>
              <w:t xml:space="preserve">[36] </w:t>
            </w:r>
          </w:p>
        </w:tc>
        <w:tc>
          <w:tcPr>
            <w:tcW w:w="0" w:type="auto"/>
            <w:hideMark/>
          </w:tcPr>
          <w:p w14:paraId="4C38D812" w14:textId="77777777" w:rsidR="001B0760" w:rsidRDefault="001B0760">
            <w:pPr>
              <w:pStyle w:val="Bibliography"/>
              <w:rPr>
                <w:noProof/>
              </w:rPr>
            </w:pPr>
            <w:r>
              <w:rPr>
                <w:noProof/>
              </w:rPr>
              <w:t xml:space="preserve">B. Routhier, </w:t>
            </w:r>
            <w:r>
              <w:rPr>
                <w:i/>
                <w:iCs/>
                <w:noProof/>
              </w:rPr>
              <w:t xml:space="preserve">ECM and ELD Information, </w:t>
            </w:r>
            <w:r>
              <w:rPr>
                <w:noProof/>
              </w:rPr>
              <w:t xml:space="preserve">Washington, DC, 2021. </w:t>
            </w:r>
          </w:p>
        </w:tc>
      </w:tr>
      <w:tr w:rsidR="001B0760" w14:paraId="78384398" w14:textId="77777777">
        <w:trPr>
          <w:divId w:val="2103643879"/>
          <w:tblCellSpacing w:w="15" w:type="dxa"/>
        </w:trPr>
        <w:tc>
          <w:tcPr>
            <w:tcW w:w="50" w:type="pct"/>
            <w:hideMark/>
          </w:tcPr>
          <w:p w14:paraId="356C5CE1" w14:textId="77777777" w:rsidR="001B0760" w:rsidRDefault="001B0760">
            <w:pPr>
              <w:pStyle w:val="Bibliography"/>
              <w:rPr>
                <w:noProof/>
              </w:rPr>
            </w:pPr>
            <w:r>
              <w:rPr>
                <w:noProof/>
              </w:rPr>
              <w:t xml:space="preserve">[37] </w:t>
            </w:r>
          </w:p>
        </w:tc>
        <w:tc>
          <w:tcPr>
            <w:tcW w:w="0" w:type="auto"/>
            <w:hideMark/>
          </w:tcPr>
          <w:p w14:paraId="1933EDD8" w14:textId="77777777" w:rsidR="001B0760" w:rsidRDefault="001B0760">
            <w:pPr>
              <w:pStyle w:val="Bibliography"/>
              <w:rPr>
                <w:noProof/>
              </w:rPr>
            </w:pPr>
            <w:r>
              <w:rPr>
                <w:noProof/>
              </w:rPr>
              <w:t xml:space="preserve">R. K. Yin, Case Study Research and Applications: Design and Methods, Sixth ed., Thousand Oaks, CA: SAGE Publications, Inc, 2018. </w:t>
            </w:r>
          </w:p>
        </w:tc>
      </w:tr>
      <w:tr w:rsidR="001B0760" w14:paraId="0B5F14E9" w14:textId="77777777">
        <w:trPr>
          <w:divId w:val="2103643879"/>
          <w:tblCellSpacing w:w="15" w:type="dxa"/>
        </w:trPr>
        <w:tc>
          <w:tcPr>
            <w:tcW w:w="50" w:type="pct"/>
            <w:hideMark/>
          </w:tcPr>
          <w:p w14:paraId="21860D0A" w14:textId="77777777" w:rsidR="001B0760" w:rsidRDefault="001B0760">
            <w:pPr>
              <w:pStyle w:val="Bibliography"/>
              <w:rPr>
                <w:noProof/>
              </w:rPr>
            </w:pPr>
            <w:r>
              <w:rPr>
                <w:noProof/>
              </w:rPr>
              <w:t xml:space="preserve">[38] </w:t>
            </w:r>
          </w:p>
        </w:tc>
        <w:tc>
          <w:tcPr>
            <w:tcW w:w="0" w:type="auto"/>
            <w:hideMark/>
          </w:tcPr>
          <w:p w14:paraId="2EAF04FC" w14:textId="77777777" w:rsidR="001B0760" w:rsidRDefault="001B0760">
            <w:pPr>
              <w:pStyle w:val="Bibliography"/>
              <w:rPr>
                <w:noProof/>
              </w:rPr>
            </w:pPr>
            <w:r>
              <w:rPr>
                <w:noProof/>
              </w:rPr>
              <w:t xml:space="preserve">M. Naeem, W. Ozuem, K. Howell and S. Ranfagni, "A Step-by-Step Process of Thematic Analysis to Develop a Conceptual Model in Qualitative Research," </w:t>
            </w:r>
            <w:r>
              <w:rPr>
                <w:i/>
                <w:iCs/>
                <w:noProof/>
              </w:rPr>
              <w:t xml:space="preserve">International Journal of Qualitative Methods, </w:t>
            </w:r>
            <w:r>
              <w:rPr>
                <w:noProof/>
              </w:rPr>
              <w:t xml:space="preserve">vol. 22, 2023. </w:t>
            </w:r>
          </w:p>
        </w:tc>
      </w:tr>
      <w:tr w:rsidR="001B0760" w14:paraId="6839A410" w14:textId="77777777">
        <w:trPr>
          <w:divId w:val="2103643879"/>
          <w:tblCellSpacing w:w="15" w:type="dxa"/>
        </w:trPr>
        <w:tc>
          <w:tcPr>
            <w:tcW w:w="50" w:type="pct"/>
            <w:hideMark/>
          </w:tcPr>
          <w:p w14:paraId="59B1EE8F" w14:textId="77777777" w:rsidR="001B0760" w:rsidRDefault="001B0760">
            <w:pPr>
              <w:pStyle w:val="Bibliography"/>
              <w:rPr>
                <w:noProof/>
              </w:rPr>
            </w:pPr>
            <w:r>
              <w:rPr>
                <w:noProof/>
              </w:rPr>
              <w:t xml:space="preserve">[39] </w:t>
            </w:r>
          </w:p>
        </w:tc>
        <w:tc>
          <w:tcPr>
            <w:tcW w:w="0" w:type="auto"/>
            <w:hideMark/>
          </w:tcPr>
          <w:p w14:paraId="1A19BB78" w14:textId="77777777" w:rsidR="001B0760" w:rsidRDefault="001B0760">
            <w:pPr>
              <w:pStyle w:val="Bibliography"/>
              <w:rPr>
                <w:noProof/>
              </w:rPr>
            </w:pPr>
            <w:r>
              <w:rPr>
                <w:noProof/>
              </w:rPr>
              <w:t xml:space="preserve">B. D. Holmes, K. Haglund, K. M. M. Beyer and L. D. Cassidy, "Qualitative methods of road traffic crash research in low- and middle-income countries: a review," </w:t>
            </w:r>
            <w:r>
              <w:rPr>
                <w:i/>
                <w:iCs/>
                <w:noProof/>
              </w:rPr>
              <w:t xml:space="preserve">International Journal of Injury Control and Safety Promotion , </w:t>
            </w:r>
            <w:r>
              <w:rPr>
                <w:noProof/>
              </w:rPr>
              <w:t xml:space="preserve">no. 2, pp. 194-199, 2019. </w:t>
            </w:r>
          </w:p>
        </w:tc>
      </w:tr>
      <w:tr w:rsidR="001B0760" w14:paraId="0B7A722D" w14:textId="77777777">
        <w:trPr>
          <w:divId w:val="2103643879"/>
          <w:tblCellSpacing w:w="15" w:type="dxa"/>
        </w:trPr>
        <w:tc>
          <w:tcPr>
            <w:tcW w:w="50" w:type="pct"/>
            <w:hideMark/>
          </w:tcPr>
          <w:p w14:paraId="0657DFDE" w14:textId="77777777" w:rsidR="001B0760" w:rsidRDefault="001B0760">
            <w:pPr>
              <w:pStyle w:val="Bibliography"/>
              <w:rPr>
                <w:noProof/>
              </w:rPr>
            </w:pPr>
            <w:r>
              <w:rPr>
                <w:noProof/>
              </w:rPr>
              <w:t xml:space="preserve">[40] </w:t>
            </w:r>
          </w:p>
        </w:tc>
        <w:tc>
          <w:tcPr>
            <w:tcW w:w="0" w:type="auto"/>
            <w:hideMark/>
          </w:tcPr>
          <w:p w14:paraId="74340A42" w14:textId="77777777" w:rsidR="001B0760" w:rsidRDefault="001B0760">
            <w:pPr>
              <w:pStyle w:val="Bibliography"/>
              <w:rPr>
                <w:noProof/>
              </w:rPr>
            </w:pPr>
            <w:r>
              <w:rPr>
                <w:noProof/>
              </w:rPr>
              <w:t xml:space="preserve">D. Lord and F. Mannering, "The statistical analysis of crash-frequency data: A review and assessment of methodological alternatives," </w:t>
            </w:r>
            <w:r>
              <w:rPr>
                <w:i/>
                <w:iCs/>
                <w:noProof/>
              </w:rPr>
              <w:t xml:space="preserve">Transportation Research Part A: Policy and Practice, </w:t>
            </w:r>
            <w:r>
              <w:rPr>
                <w:noProof/>
              </w:rPr>
              <w:t xml:space="preserve">vol. 44, no. 5, pp. 291-305, 2010. </w:t>
            </w:r>
          </w:p>
        </w:tc>
      </w:tr>
      <w:tr w:rsidR="001B0760" w14:paraId="17B82483" w14:textId="77777777">
        <w:trPr>
          <w:divId w:val="2103643879"/>
          <w:tblCellSpacing w:w="15" w:type="dxa"/>
        </w:trPr>
        <w:tc>
          <w:tcPr>
            <w:tcW w:w="50" w:type="pct"/>
            <w:hideMark/>
          </w:tcPr>
          <w:p w14:paraId="737AE6E9" w14:textId="77777777" w:rsidR="001B0760" w:rsidRDefault="001B0760">
            <w:pPr>
              <w:pStyle w:val="Bibliography"/>
              <w:rPr>
                <w:noProof/>
              </w:rPr>
            </w:pPr>
            <w:r>
              <w:rPr>
                <w:noProof/>
              </w:rPr>
              <w:t xml:space="preserve">[41] </w:t>
            </w:r>
          </w:p>
        </w:tc>
        <w:tc>
          <w:tcPr>
            <w:tcW w:w="0" w:type="auto"/>
            <w:hideMark/>
          </w:tcPr>
          <w:p w14:paraId="4CF96C2F" w14:textId="77777777" w:rsidR="001B0760" w:rsidRDefault="001B0760">
            <w:pPr>
              <w:pStyle w:val="Bibliography"/>
              <w:rPr>
                <w:noProof/>
              </w:rPr>
            </w:pPr>
            <w:r>
              <w:rPr>
                <w:noProof/>
              </w:rPr>
              <w:t xml:space="preserve">P. T. Savolainen, F. L. Mannering, D. Lord and M. A. Quddus, "The statistical analysis of highway crash-injury severities: A review and assessment of methodological alternatives," </w:t>
            </w:r>
            <w:r>
              <w:rPr>
                <w:i/>
                <w:iCs/>
                <w:noProof/>
              </w:rPr>
              <w:t xml:space="preserve">Accident Analysis &amp; Prevention, </w:t>
            </w:r>
            <w:r>
              <w:rPr>
                <w:noProof/>
              </w:rPr>
              <w:t xml:space="preserve">vol. 43, no. 5, pp. 1666-1676, 2011. </w:t>
            </w:r>
          </w:p>
        </w:tc>
      </w:tr>
      <w:tr w:rsidR="001B0760" w14:paraId="5DA9B9E7" w14:textId="77777777">
        <w:trPr>
          <w:divId w:val="2103643879"/>
          <w:tblCellSpacing w:w="15" w:type="dxa"/>
        </w:trPr>
        <w:tc>
          <w:tcPr>
            <w:tcW w:w="50" w:type="pct"/>
            <w:hideMark/>
          </w:tcPr>
          <w:p w14:paraId="0E5D7C7A" w14:textId="77777777" w:rsidR="001B0760" w:rsidRDefault="001B0760">
            <w:pPr>
              <w:pStyle w:val="Bibliography"/>
              <w:rPr>
                <w:noProof/>
              </w:rPr>
            </w:pPr>
            <w:r>
              <w:rPr>
                <w:noProof/>
              </w:rPr>
              <w:t xml:space="preserve">[42] </w:t>
            </w:r>
          </w:p>
        </w:tc>
        <w:tc>
          <w:tcPr>
            <w:tcW w:w="0" w:type="auto"/>
            <w:hideMark/>
          </w:tcPr>
          <w:p w14:paraId="337D015A" w14:textId="77777777" w:rsidR="001B0760" w:rsidRDefault="001B0760">
            <w:pPr>
              <w:pStyle w:val="Bibliography"/>
              <w:rPr>
                <w:noProof/>
              </w:rPr>
            </w:pPr>
            <w:r>
              <w:rPr>
                <w:noProof/>
              </w:rPr>
              <w:t xml:space="preserve">K. Santos, J. P. Dias and C. Amado, "A literature review of machine learning algorithms for crash injury severity prediction," </w:t>
            </w:r>
            <w:r>
              <w:rPr>
                <w:i/>
                <w:iCs/>
                <w:noProof/>
              </w:rPr>
              <w:t xml:space="preserve">Journal of Safety Research, </w:t>
            </w:r>
            <w:r>
              <w:rPr>
                <w:noProof/>
              </w:rPr>
              <w:t xml:space="preserve">vol. 80, pp. 254-269, 2022. </w:t>
            </w:r>
          </w:p>
        </w:tc>
      </w:tr>
      <w:tr w:rsidR="001B0760" w14:paraId="3D026683" w14:textId="77777777">
        <w:trPr>
          <w:divId w:val="2103643879"/>
          <w:tblCellSpacing w:w="15" w:type="dxa"/>
        </w:trPr>
        <w:tc>
          <w:tcPr>
            <w:tcW w:w="50" w:type="pct"/>
            <w:hideMark/>
          </w:tcPr>
          <w:p w14:paraId="534DB573" w14:textId="77777777" w:rsidR="001B0760" w:rsidRDefault="001B0760">
            <w:pPr>
              <w:pStyle w:val="Bibliography"/>
              <w:rPr>
                <w:noProof/>
              </w:rPr>
            </w:pPr>
            <w:r>
              <w:rPr>
                <w:noProof/>
              </w:rPr>
              <w:t xml:space="preserve">[43] </w:t>
            </w:r>
          </w:p>
        </w:tc>
        <w:tc>
          <w:tcPr>
            <w:tcW w:w="0" w:type="auto"/>
            <w:hideMark/>
          </w:tcPr>
          <w:p w14:paraId="6736D125" w14:textId="77777777" w:rsidR="001B0760" w:rsidRDefault="001B0760">
            <w:pPr>
              <w:pStyle w:val="Bibliography"/>
              <w:rPr>
                <w:noProof/>
              </w:rPr>
            </w:pPr>
            <w:r>
              <w:rPr>
                <w:noProof/>
              </w:rPr>
              <w:t xml:space="preserve">R. Chapman, "The concept of exposure," </w:t>
            </w:r>
            <w:r>
              <w:rPr>
                <w:i/>
                <w:iCs/>
                <w:noProof/>
              </w:rPr>
              <w:t xml:space="preserve">Accident Analysis &amp; Prevention, </w:t>
            </w:r>
            <w:r>
              <w:rPr>
                <w:noProof/>
              </w:rPr>
              <w:t xml:space="preserve">vol. 5, no. 2, pp. 95-110, 1973. </w:t>
            </w:r>
          </w:p>
        </w:tc>
      </w:tr>
      <w:tr w:rsidR="001B0760" w14:paraId="0355ADC2" w14:textId="77777777">
        <w:trPr>
          <w:divId w:val="2103643879"/>
          <w:tblCellSpacing w:w="15" w:type="dxa"/>
        </w:trPr>
        <w:tc>
          <w:tcPr>
            <w:tcW w:w="50" w:type="pct"/>
            <w:hideMark/>
          </w:tcPr>
          <w:p w14:paraId="202382EA" w14:textId="77777777" w:rsidR="001B0760" w:rsidRDefault="001B0760">
            <w:pPr>
              <w:pStyle w:val="Bibliography"/>
              <w:rPr>
                <w:noProof/>
              </w:rPr>
            </w:pPr>
            <w:r>
              <w:rPr>
                <w:noProof/>
              </w:rPr>
              <w:t xml:space="preserve">[44] </w:t>
            </w:r>
          </w:p>
        </w:tc>
        <w:tc>
          <w:tcPr>
            <w:tcW w:w="0" w:type="auto"/>
            <w:hideMark/>
          </w:tcPr>
          <w:p w14:paraId="0D61FDE3" w14:textId="77777777" w:rsidR="001B0760" w:rsidRDefault="001B0760">
            <w:pPr>
              <w:pStyle w:val="Bibliography"/>
              <w:rPr>
                <w:noProof/>
              </w:rPr>
            </w:pPr>
            <w:r>
              <w:rPr>
                <w:noProof/>
              </w:rPr>
              <w:t xml:space="preserve">P. Situmorang, </w:t>
            </w:r>
            <w:r>
              <w:rPr>
                <w:i/>
                <w:iCs/>
                <w:noProof/>
              </w:rPr>
              <w:t xml:space="preserve">Analysis of factors contributing to fatality in U.S. heavy-duty truck crashes, </w:t>
            </w:r>
            <w:r>
              <w:rPr>
                <w:noProof/>
              </w:rPr>
              <w:t xml:space="preserve">Unpublished, 2024. </w:t>
            </w:r>
          </w:p>
        </w:tc>
      </w:tr>
      <w:tr w:rsidR="001B0760" w14:paraId="73323AFA" w14:textId="77777777">
        <w:trPr>
          <w:divId w:val="2103643879"/>
          <w:tblCellSpacing w:w="15" w:type="dxa"/>
        </w:trPr>
        <w:tc>
          <w:tcPr>
            <w:tcW w:w="50" w:type="pct"/>
            <w:hideMark/>
          </w:tcPr>
          <w:p w14:paraId="08F7991D" w14:textId="77777777" w:rsidR="001B0760" w:rsidRDefault="001B0760">
            <w:pPr>
              <w:pStyle w:val="Bibliography"/>
              <w:rPr>
                <w:noProof/>
              </w:rPr>
            </w:pPr>
            <w:r>
              <w:rPr>
                <w:noProof/>
              </w:rPr>
              <w:t xml:space="preserve">[45] </w:t>
            </w:r>
          </w:p>
        </w:tc>
        <w:tc>
          <w:tcPr>
            <w:tcW w:w="0" w:type="auto"/>
            <w:hideMark/>
          </w:tcPr>
          <w:p w14:paraId="1DB99267" w14:textId="77777777" w:rsidR="001B0760" w:rsidRDefault="001B0760">
            <w:pPr>
              <w:pStyle w:val="Bibliography"/>
              <w:rPr>
                <w:noProof/>
              </w:rPr>
            </w:pPr>
            <w:r>
              <w:rPr>
                <w:noProof/>
              </w:rPr>
              <w:t xml:space="preserve">Infrastructure Investment and Jobs Act, </w:t>
            </w:r>
            <w:r>
              <w:rPr>
                <w:i/>
                <w:iCs/>
                <w:noProof/>
              </w:rPr>
              <w:t xml:space="preserve">Public Law No: 117-58, </w:t>
            </w:r>
            <w:r>
              <w:rPr>
                <w:noProof/>
              </w:rPr>
              <w:t xml:space="preserve">2021. </w:t>
            </w:r>
          </w:p>
        </w:tc>
      </w:tr>
      <w:tr w:rsidR="001B0760" w14:paraId="720AA9EE" w14:textId="77777777">
        <w:trPr>
          <w:divId w:val="2103643879"/>
          <w:tblCellSpacing w:w="15" w:type="dxa"/>
        </w:trPr>
        <w:tc>
          <w:tcPr>
            <w:tcW w:w="50" w:type="pct"/>
            <w:hideMark/>
          </w:tcPr>
          <w:p w14:paraId="690D868C" w14:textId="77777777" w:rsidR="001B0760" w:rsidRDefault="001B0760">
            <w:pPr>
              <w:pStyle w:val="Bibliography"/>
              <w:rPr>
                <w:noProof/>
              </w:rPr>
            </w:pPr>
            <w:r>
              <w:rPr>
                <w:noProof/>
              </w:rPr>
              <w:t xml:space="preserve">[46] </w:t>
            </w:r>
          </w:p>
        </w:tc>
        <w:tc>
          <w:tcPr>
            <w:tcW w:w="0" w:type="auto"/>
            <w:hideMark/>
          </w:tcPr>
          <w:p w14:paraId="46EFA145" w14:textId="77777777" w:rsidR="001B0760" w:rsidRDefault="001B0760">
            <w:pPr>
              <w:pStyle w:val="Bibliography"/>
              <w:rPr>
                <w:noProof/>
              </w:rPr>
            </w:pPr>
            <w:r>
              <w:rPr>
                <w:noProof/>
              </w:rPr>
              <w:t xml:space="preserve">D. Meyer, </w:t>
            </w:r>
            <w:r>
              <w:rPr>
                <w:i/>
                <w:iCs/>
                <w:noProof/>
              </w:rPr>
              <w:t xml:space="preserve">Meeting notes (remote), </w:t>
            </w:r>
            <w:r>
              <w:rPr>
                <w:noProof/>
              </w:rPr>
              <w:t xml:space="preserve">Cambridge, MA, 2022. </w:t>
            </w:r>
          </w:p>
        </w:tc>
      </w:tr>
      <w:tr w:rsidR="001B0760" w14:paraId="6FAE2641" w14:textId="77777777">
        <w:trPr>
          <w:divId w:val="2103643879"/>
          <w:tblCellSpacing w:w="15" w:type="dxa"/>
        </w:trPr>
        <w:tc>
          <w:tcPr>
            <w:tcW w:w="50" w:type="pct"/>
            <w:hideMark/>
          </w:tcPr>
          <w:p w14:paraId="1E2615CF" w14:textId="77777777" w:rsidR="001B0760" w:rsidRDefault="001B0760">
            <w:pPr>
              <w:pStyle w:val="Bibliography"/>
              <w:rPr>
                <w:noProof/>
              </w:rPr>
            </w:pPr>
            <w:r>
              <w:rPr>
                <w:noProof/>
              </w:rPr>
              <w:t xml:space="preserve">[47] </w:t>
            </w:r>
          </w:p>
        </w:tc>
        <w:tc>
          <w:tcPr>
            <w:tcW w:w="0" w:type="auto"/>
            <w:hideMark/>
          </w:tcPr>
          <w:p w14:paraId="361F73E7" w14:textId="77777777" w:rsidR="001B0760" w:rsidRDefault="001B0760">
            <w:pPr>
              <w:pStyle w:val="Bibliography"/>
              <w:rPr>
                <w:noProof/>
              </w:rPr>
            </w:pPr>
            <w:r>
              <w:rPr>
                <w:noProof/>
              </w:rPr>
              <w:t>J. Guarino, "Large Truck Crash Causal Factors Study (LTCCFS): Scope Proposal," FMCSA, project notes, Washington, DC, 2021.</w:t>
            </w:r>
          </w:p>
        </w:tc>
      </w:tr>
    </w:tbl>
    <w:p w14:paraId="06FE7471" w14:textId="77777777" w:rsidR="001B0760" w:rsidRDefault="001B0760">
      <w:pPr>
        <w:divId w:val="2103643879"/>
        <w:rPr>
          <w:noProof/>
        </w:rPr>
      </w:pPr>
    </w:p>
    <w:p w14:paraId="74DDE718" w14:textId="4DE889D7" w:rsidR="00C04FA3" w:rsidRPr="00E90B8B" w:rsidRDefault="00675507" w:rsidP="00E90B8B">
      <w:pPr>
        <w:pStyle w:val="BodyText"/>
      </w:pPr>
      <w:r>
        <w:fldChar w:fldCharType="end"/>
      </w:r>
      <w:r w:rsidR="006C4A69">
        <w:rPr>
          <w:noProof/>
        </w:rPr>
        <mc:AlternateContent>
          <mc:Choice Requires="wps">
            <w:drawing>
              <wp:anchor distT="0" distB="0" distL="114300" distR="114300" simplePos="0" relativeHeight="251658241" behindDoc="0" locked="0" layoutInCell="1" allowOverlap="1" wp14:anchorId="351963F0" wp14:editId="49D3BB8D">
                <wp:simplePos x="0" y="0"/>
                <wp:positionH relativeFrom="page">
                  <wp:posOffset>913130</wp:posOffset>
                </wp:positionH>
                <wp:positionV relativeFrom="page">
                  <wp:posOffset>10003472</wp:posOffset>
                </wp:positionV>
                <wp:extent cx="6857365" cy="2066290"/>
                <wp:effectExtent l="0" t="0" r="0" b="0"/>
                <wp:wrapNone/>
                <wp:docPr id="2138381887" name="Text Box 35" title="Contact info text box"/>
                <wp:cNvGraphicFramePr/>
                <a:graphic xmlns:a="http://schemas.openxmlformats.org/drawingml/2006/main">
                  <a:graphicData uri="http://schemas.microsoft.com/office/word/2010/wordprocessingShape">
                    <wps:wsp>
                      <wps:cNvSpPr txBox="1"/>
                      <wps:spPr>
                        <a:xfrm>
                          <a:off x="0" y="0"/>
                          <a:ext cx="6857365" cy="2066290"/>
                        </a:xfrm>
                        <a:prstGeom prst="rect">
                          <a:avLst/>
                        </a:prstGeom>
                        <a:noFill/>
                        <a:ln w="6350">
                          <a:noFill/>
                        </a:ln>
                      </wps:spPr>
                      <wps:txbx>
                        <w:txbxContent>
                          <w:sdt>
                            <w:sdtPr>
                              <w:rPr>
                                <w:b/>
                                <w:caps/>
                                <w:color w:val="FFFFFF" w:themeColor="background1"/>
                                <w:spacing w:val="140"/>
                                <w:sz w:val="40"/>
                                <w:szCs w:val="40"/>
                              </w:rPr>
                              <w:alias w:val="Subtitle"/>
                              <w:tag w:val=""/>
                              <w:id w:val="-849101244"/>
                              <w:dataBinding w:prefixMappings="xmlns:ns0='http://purl.org/dc/elements/1.1/' xmlns:ns1='http://schemas.openxmlformats.org/package/2006/metadata/core-properties' " w:xpath="/ns1:coreProperties[1]/ns0:subject[1]" w:storeItemID="{6C3C8BC8-F283-45AE-878A-BAB7291924A1}"/>
                              <w15:appearance w15:val="hidden"/>
                              <w:text/>
                            </w:sdtPr>
                            <w:sdtContent>
                              <w:p w14:paraId="498E829D" w14:textId="3E698A04" w:rsidR="006C4A69" w:rsidRPr="00DC05DC" w:rsidRDefault="0086163B" w:rsidP="006C4A69">
                                <w:pPr>
                                  <w:spacing w:before="240"/>
                                  <w:ind w:left="-1305" w:right="-877"/>
                                  <w:jc w:val="center"/>
                                  <w:rPr>
                                    <w:b/>
                                    <w:caps/>
                                    <w:color w:val="FFFFFF" w:themeColor="background1"/>
                                    <w:spacing w:val="140"/>
                                    <w:sz w:val="40"/>
                                    <w:szCs w:val="40"/>
                                  </w:rPr>
                                </w:pPr>
                                <w:r>
                                  <w:rPr>
                                    <w:b/>
                                    <w:caps/>
                                    <w:color w:val="FFFFFF" w:themeColor="background1"/>
                                    <w:spacing w:val="140"/>
                                    <w:sz w:val="40"/>
                                    <w:szCs w:val="40"/>
                                  </w:rPr>
                                  <w:t>CCFP Heavy-Duty Truck Study</w:t>
                                </w:r>
                              </w:p>
                            </w:sdtContent>
                          </w:sdt>
                          <w:sdt>
                            <w:sdtPr>
                              <w:rPr>
                                <w:b/>
                                <w:color w:val="FFFFFF" w:themeColor="background1"/>
                                <w:sz w:val="32"/>
                                <w:szCs w:val="32"/>
                              </w:rPr>
                              <w:alias w:val="Author"/>
                              <w:tag w:val=""/>
                              <w:id w:val="-1537349393"/>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14:paraId="7B359BC5" w14:textId="60DFA61A" w:rsidR="006C4A69" w:rsidRPr="00DC05DC" w:rsidRDefault="00F052B9" w:rsidP="006C4A69">
                                <w:pPr>
                                  <w:spacing w:before="240"/>
                                  <w:ind w:left="-1305" w:right="-877"/>
                                  <w:jc w:val="center"/>
                                  <w:rPr>
                                    <w:b/>
                                    <w:caps/>
                                    <w:color w:val="FFFFFF" w:themeColor="background1"/>
                                    <w:spacing w:val="20"/>
                                    <w:sz w:val="32"/>
                                    <w:szCs w:val="32"/>
                                  </w:rPr>
                                </w:pPr>
                                <w:r>
                                  <w:rPr>
                                    <w:b/>
                                    <w:color w:val="FFFFFF" w:themeColor="background1"/>
                                    <w:sz w:val="32"/>
                                    <w:szCs w:val="32"/>
                                  </w:rPr>
                                  <w:t>)</w:t>
                                </w:r>
                              </w:p>
                            </w:sdtContent>
                          </w:sdt>
                          <w:p w14:paraId="52A5D37E" w14:textId="77777777" w:rsidR="006C4A69" w:rsidRPr="00DC05DC" w:rsidRDefault="006C4A69" w:rsidP="006C4A69">
                            <w:pPr>
                              <w:spacing w:before="720"/>
                              <w:ind w:left="-1305" w:right="-877"/>
                              <w:rPr>
                                <w:b/>
                                <w:caps/>
                                <w:color w:val="FFFFFF" w:themeColor="background1"/>
                                <w:spacing w:val="20"/>
                                <w:sz w:val="24"/>
                                <w:szCs w:val="24"/>
                              </w:rPr>
                            </w:pPr>
                          </w:p>
                          <w:p w14:paraId="3EAF7D96" w14:textId="77777777" w:rsidR="006C4A69" w:rsidRDefault="006C4A69"/>
                          <w:p w14:paraId="2D2DCF2A" w14:textId="6D71C426" w:rsidR="006C4A69" w:rsidRPr="00DC05DC" w:rsidRDefault="00AE587D" w:rsidP="006C4A69">
                            <w:pPr>
                              <w:spacing w:before="240"/>
                              <w:ind w:left="-1305" w:right="-877"/>
                              <w:jc w:val="center"/>
                              <w:rPr>
                                <w:b/>
                                <w:caps/>
                                <w:color w:val="FFFFFF" w:themeColor="background1"/>
                                <w:spacing w:val="140"/>
                                <w:sz w:val="40"/>
                                <w:szCs w:val="40"/>
                              </w:rPr>
                            </w:pPr>
                            <w:r>
                              <w:t xml:space="preserve">Figure </w:t>
                            </w:r>
                            <w:r>
                              <w:fldChar w:fldCharType="begin"/>
                            </w:r>
                            <w:r>
                              <w:instrText>SEQ Figure \* ARABIC</w:instrText>
                            </w:r>
                            <w:r>
                              <w:fldChar w:fldCharType="separate"/>
                            </w:r>
                            <w:r w:rsidR="005E769B">
                              <w:rPr>
                                <w:noProof/>
                              </w:rPr>
                              <w:t>5</w:t>
                            </w:r>
                            <w:r>
                              <w:fldChar w:fldCharType="end"/>
                            </w:r>
                          </w:p>
                          <w:sdt>
                            <w:sdtPr>
                              <w:rPr>
                                <w:b/>
                                <w:caps/>
                                <w:color w:val="FFFFFF" w:themeColor="background1"/>
                                <w:spacing w:val="140"/>
                                <w:sz w:val="40"/>
                                <w:szCs w:val="40"/>
                              </w:rPr>
                              <w:alias w:val="Subtitle"/>
                              <w:tag w:val=""/>
                              <w:id w:val="-69665708"/>
                              <w:dataBinding w:prefixMappings="xmlns:ns0='http://purl.org/dc/elements/1.1/' xmlns:ns1='http://schemas.openxmlformats.org/package/2006/metadata/core-properties' " w:xpath="/ns1:coreProperties[1]/ns0:subject[1]" w:storeItemID="{6C3C8BC8-F283-45AE-878A-BAB7291924A1}"/>
                              <w15:appearance w15:val="hidden"/>
                              <w:text/>
                            </w:sdtPr>
                            <w:sdtContent>
                              <w:p w14:paraId="5ACB6CD9" w14:textId="77777777" w:rsidR="006C4A69" w:rsidRPr="00DC05DC" w:rsidRDefault="0086163B" w:rsidP="006C4A69">
                                <w:pPr>
                                  <w:spacing w:before="240"/>
                                  <w:ind w:left="-1305" w:right="-877"/>
                                  <w:jc w:val="center"/>
                                  <w:rPr>
                                    <w:b/>
                                    <w:caps/>
                                    <w:color w:val="FFFFFF" w:themeColor="background1"/>
                                    <w:spacing w:val="140"/>
                                    <w:sz w:val="40"/>
                                    <w:szCs w:val="40"/>
                                  </w:rPr>
                                </w:pPr>
                                <w:r>
                                  <w:rPr>
                                    <w:b/>
                                    <w:caps/>
                                    <w:color w:val="FFFFFF" w:themeColor="background1"/>
                                    <w:spacing w:val="140"/>
                                    <w:sz w:val="40"/>
                                    <w:szCs w:val="40"/>
                                  </w:rPr>
                                  <w:t>CCFP Heavy-Duty Truck Study</w:t>
                                </w:r>
                              </w:p>
                            </w:sdtContent>
                          </w:sdt>
                          <w:sdt>
                            <w:sdtPr>
                              <w:rPr>
                                <w:b/>
                                <w:color w:val="FFFFFF" w:themeColor="background1"/>
                                <w:sz w:val="32"/>
                                <w:szCs w:val="32"/>
                              </w:rPr>
                              <w:alias w:val="Author"/>
                              <w:tag w:val=""/>
                              <w:id w:val="-1805297362"/>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14:paraId="5171467D" w14:textId="770CD464" w:rsidR="006C4A69" w:rsidRPr="00DC05DC" w:rsidRDefault="00F052B9" w:rsidP="006C4A69">
                                <w:pPr>
                                  <w:spacing w:before="240"/>
                                  <w:ind w:left="-1305" w:right="-877"/>
                                  <w:jc w:val="center"/>
                                  <w:rPr>
                                    <w:b/>
                                    <w:caps/>
                                    <w:color w:val="FFFFFF" w:themeColor="background1"/>
                                    <w:spacing w:val="20"/>
                                    <w:sz w:val="32"/>
                                    <w:szCs w:val="32"/>
                                  </w:rPr>
                                </w:pPr>
                                <w:r>
                                  <w:rPr>
                                    <w:b/>
                                    <w:color w:val="FFFFFF" w:themeColor="background1"/>
                                    <w:sz w:val="32"/>
                                    <w:szCs w:val="32"/>
                                  </w:rPr>
                                  <w:t>)</w:t>
                                </w:r>
                              </w:p>
                            </w:sdtContent>
                          </w:sdt>
                          <w:p w14:paraId="01AA0726" w14:textId="77777777" w:rsidR="006C4A69" w:rsidRPr="00DC05DC" w:rsidRDefault="006C4A69" w:rsidP="006C4A69">
                            <w:pPr>
                              <w:spacing w:before="720"/>
                              <w:ind w:left="-1305" w:right="-877"/>
                              <w:rPr>
                                <w:b/>
                                <w:caps/>
                                <w:color w:val="FFFFFF" w:themeColor="background1"/>
                                <w:spacing w:val="20"/>
                                <w:sz w:val="24"/>
                                <w:szCs w:val="24"/>
                              </w:rPr>
                            </w:pPr>
                          </w:p>
                        </w:txbxContent>
                      </wps:txbx>
                      <wps:bodyPr rot="0" spcFirstLastPara="0" vertOverflow="overflow" horzOverflow="overflow" vert="horz" wrap="square" lIns="365760" tIns="45720" rIns="91440" bIns="54864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4B82C33">
              <v:shape id="_x0000_s1028" style="position:absolute;margin-left:71.9pt;margin-top:787.65pt;width:539.95pt;height:162.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alt="Title: Contact info text box"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" w14:anchorId="351963F0">
                <v:textbox style="mso-fit-shape-to-text:t" inset="28.8pt,,,43.2pt">
                  <w:txbxContent>
                    <w:sdt>
                      <w:sdtPr>
                        <w:id w:val="189338723"/>
                        <w:rPr>
                          <w:b/>
                          <w:caps/>
                          <w:color w:val="FFFFFF" w:themeColor="background1"/>
                          <w:spacing w:val="140"/>
                          <w:sz w:val="40"/>
                          <w:szCs w:val="40"/>
                        </w:rPr>
                        <w:alias w:val="Subtitle"/>
                        <w:tag w:val=""/>
                        <w:id w:val="-849101244"/>
                        <w:dataBinding w:prefixMappings="xmlns:ns0='http://purl.org/dc/elements/1.1/' xmlns:ns1='http://schemas.openxmlformats.org/package/2006/metadata/core-properties' " w:xpath="/ns1:coreProperties[1]/ns0:subject[1]" w:storeItemID="{6C3C8BC8-F283-45AE-878A-BAB7291924A1}"/>
                        <w15:appearance w15:val="hidden"/>
                        <w:text/>
                      </w:sdtPr>
                      <w:sdtEndPr/>
                      <w:sdtContent>
                        <w:p w:rsidRPr="00DC05DC" w:rsidR="006C4A69" w:rsidP="006C4A69" w:rsidRDefault="0086163B" w14:paraId="3C56450C" w14:textId="3E698A04">
                          <w:pPr>
                            <w:spacing w:before="240"/>
                            <w:ind w:left="-1305" w:right="-877"/>
                            <w:jc w:val="center"/>
                            <w:rPr>
                              <w:b/>
                              <w:caps/>
                              <w:color w:val="FFFFFF" w:themeColor="background1"/>
                              <w:spacing w:val="140"/>
                              <w:sz w:val="40"/>
                              <w:szCs w:val="40"/>
                            </w:rPr>
                          </w:pPr>
                          <w:r>
                            <w:rPr>
                              <w:b/>
                              <w:caps/>
                              <w:color w:val="FFFFFF" w:themeColor="background1"/>
                              <w:spacing w:val="140"/>
                              <w:sz w:val="40"/>
                              <w:szCs w:val="40"/>
                            </w:rPr>
                            <w:t>CCFP Heavy-Duty Truck Study</w:t>
                          </w:r>
                        </w:p>
                      </w:sdtContent>
                    </w:sdt>
                    <w:sdt>
                      <w:sdtPr>
                        <w:id w:val="915911314"/>
                        <w:rPr>
                          <w:b/>
                          <w:color w:val="FFFFFF" w:themeColor="background1"/>
                          <w:sz w:val="32"/>
                          <w:szCs w:val="32"/>
                        </w:rPr>
                        <w:alias w:val="Author"/>
                        <w:tag w:val=""/>
                        <w:id w:val="-1537349393"/>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rsidRPr="00DC05DC" w:rsidR="006C4A69" w:rsidP="006C4A69" w:rsidRDefault="00F052B9" w14:paraId="2CEAEE8A" w14:textId="60DFA61A">
                          <w:pPr>
                            <w:spacing w:before="240"/>
                            <w:ind w:left="-1305" w:right="-877"/>
                            <w:jc w:val="center"/>
                            <w:rPr>
                              <w:b/>
                              <w:caps/>
                              <w:color w:val="FFFFFF" w:themeColor="background1"/>
                              <w:spacing w:val="20"/>
                              <w:sz w:val="32"/>
                              <w:szCs w:val="32"/>
                            </w:rPr>
                          </w:pPr>
                          <w:r>
                            <w:rPr>
                              <w:b/>
                              <w:color w:val="FFFFFF" w:themeColor="background1"/>
                              <w:sz w:val="32"/>
                              <w:szCs w:val="32"/>
                            </w:rPr>
                            <w:t>)</w:t>
                          </w:r>
                        </w:p>
                      </w:sdtContent>
                    </w:sdt>
                    <w:p w:rsidRPr="00DC05DC" w:rsidR="006C4A69" w:rsidP="006C4A69" w:rsidRDefault="006C4A69" w14:paraId="72A3D3EC" w14:textId="77777777">
                      <w:pPr>
                        <w:spacing w:before="720"/>
                        <w:ind w:left="-1305" w:right="-877"/>
                        <w:rPr>
                          <w:b/>
                          <w:caps/>
                          <w:color w:val="FFFFFF" w:themeColor="background1"/>
                          <w:spacing w:val="20"/>
                          <w:sz w:val="24"/>
                          <w:szCs w:val="24"/>
                        </w:rPr>
                      </w:pPr>
                    </w:p>
                    <w:p w:rsidR="006C4A69" w:rsidRDefault="006C4A69" w14:paraId="0D0B940D" w14:textId="77777777"/>
                    <w:p w:rsidRPr="00DC05DC" w:rsidR="006C4A69" w:rsidP="006C4A69" w:rsidRDefault="00AE587D" w14:paraId="6D057BF3" w14:textId="6D71C426">
                      <w:pPr>
                        <w:spacing w:before="240"/>
                        <w:ind w:left="-1305" w:right="-877"/>
                        <w:jc w:val="center"/>
                        <w:rPr>
                          <w:b/>
                          <w:caps/>
                          <w:color w:val="FFFFFF" w:themeColor="background1"/>
                          <w:spacing w:val="140"/>
                          <w:sz w:val="40"/>
                          <w:szCs w:val="40"/>
                        </w:rPr>
                      </w:pPr>
                      <w:r>
                        <w:t xml:space="preserve">Figure </w:t>
                      </w:r>
                      <w:r>
                        <w:fldChar w:fldCharType="begin"/>
                      </w:r>
                      <w:r>
                        <w:instrText>SEQ Figure \* ARABIC</w:instrText>
                      </w:r>
                      <w:r>
                        <w:fldChar w:fldCharType="separate"/>
                      </w:r>
                      <w:r w:rsidR="005E769B">
                        <w:rPr>
                          <w:noProof/>
                        </w:rPr>
                        <w:t>5</w:t>
                      </w:r>
                      <w:r>
                        <w:fldChar w:fldCharType="end"/>
                      </w:r>
                    </w:p>
                    <w:sdt>
                      <w:sdtPr>
                        <w:id w:val="1497804301"/>
                        <w:rPr>
                          <w:b/>
                          <w:caps/>
                          <w:color w:val="FFFFFF" w:themeColor="background1"/>
                          <w:spacing w:val="140"/>
                          <w:sz w:val="40"/>
                          <w:szCs w:val="40"/>
                        </w:rPr>
                        <w:alias w:val="Subtitle"/>
                        <w:tag w:val=""/>
                        <w:id w:val="-69665708"/>
                        <w:dataBinding w:prefixMappings="xmlns:ns0='http://purl.org/dc/elements/1.1/' xmlns:ns1='http://schemas.openxmlformats.org/package/2006/metadata/core-properties' " w:xpath="/ns1:coreProperties[1]/ns0:subject[1]" w:storeItemID="{6C3C8BC8-F283-45AE-878A-BAB7291924A1}"/>
                        <w15:appearance w15:val="hidden"/>
                        <w:text/>
                      </w:sdtPr>
                      <w:sdtEndPr/>
                      <w:sdtContent>
                        <w:p w:rsidRPr="00DC05DC" w:rsidR="006C4A69" w:rsidP="006C4A69" w:rsidRDefault="0086163B" w14:paraId="7931CF1B" w14:textId="77777777">
                          <w:pPr>
                            <w:spacing w:before="240"/>
                            <w:ind w:left="-1305" w:right="-877"/>
                            <w:jc w:val="center"/>
                            <w:rPr>
                              <w:b/>
                              <w:caps/>
                              <w:color w:val="FFFFFF" w:themeColor="background1"/>
                              <w:spacing w:val="140"/>
                              <w:sz w:val="40"/>
                              <w:szCs w:val="40"/>
                            </w:rPr>
                          </w:pPr>
                          <w:r>
                            <w:rPr>
                              <w:b/>
                              <w:caps/>
                              <w:color w:val="FFFFFF" w:themeColor="background1"/>
                              <w:spacing w:val="140"/>
                              <w:sz w:val="40"/>
                              <w:szCs w:val="40"/>
                            </w:rPr>
                            <w:t>CCFP Heavy-Duty Truck Study</w:t>
                          </w:r>
                        </w:p>
                      </w:sdtContent>
                    </w:sdt>
                    <w:sdt>
                      <w:sdtPr>
                        <w:id w:val="563155047"/>
                        <w:rPr>
                          <w:b/>
                          <w:color w:val="FFFFFF" w:themeColor="background1"/>
                          <w:sz w:val="32"/>
                          <w:szCs w:val="32"/>
                        </w:rPr>
                        <w:alias w:val="Author"/>
                        <w:tag w:val=""/>
                        <w:id w:val="-1805297362"/>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rsidRPr="00DC05DC" w:rsidR="006C4A69" w:rsidP="006C4A69" w:rsidRDefault="00F052B9" w14:paraId="47337C0F" w14:textId="770CD464">
                          <w:pPr>
                            <w:spacing w:before="240"/>
                            <w:ind w:left="-1305" w:right="-877"/>
                            <w:jc w:val="center"/>
                            <w:rPr>
                              <w:b/>
                              <w:caps/>
                              <w:color w:val="FFFFFF" w:themeColor="background1"/>
                              <w:spacing w:val="20"/>
                              <w:sz w:val="32"/>
                              <w:szCs w:val="32"/>
                            </w:rPr>
                          </w:pPr>
                          <w:r>
                            <w:rPr>
                              <w:b/>
                              <w:color w:val="FFFFFF" w:themeColor="background1"/>
                              <w:sz w:val="32"/>
                              <w:szCs w:val="32"/>
                            </w:rPr>
                            <w:t>)</w:t>
                          </w:r>
                        </w:p>
                      </w:sdtContent>
                    </w:sdt>
                    <w:p w:rsidRPr="00DC05DC" w:rsidR="006C4A69" w:rsidP="006C4A69" w:rsidRDefault="006C4A69" w14:paraId="0E27B00A" w14:textId="77777777">
                      <w:pPr>
                        <w:spacing w:before="720"/>
                        <w:ind w:left="-1305" w:right="-877"/>
                        <w:rPr>
                          <w:b/>
                          <w:caps/>
                          <w:color w:val="FFFFFF" w:themeColor="background1"/>
                          <w:spacing w:val="20"/>
                          <w:sz w:val="24"/>
                          <w:szCs w:val="24"/>
                        </w:rPr>
                      </w:pPr>
                    </w:p>
                  </w:txbxContent>
                </v:textbox>
                <w10:wrap anchorx="page" anchory="page"/>
              </v:shape>
            </w:pict>
          </mc:Fallback>
        </mc:AlternateContent>
      </w:r>
      <w:r w:rsidR="006C4A69">
        <w:rPr>
          <w:noProof/>
        </w:rPr>
        <mc:AlternateContent>
          <mc:Choice Requires="wps">
            <w:drawing>
              <wp:anchor distT="0" distB="0" distL="114300" distR="114300" simplePos="0" relativeHeight="251658242" behindDoc="0" locked="0" layoutInCell="1" allowOverlap="1" wp14:anchorId="049F3FB2" wp14:editId="6C5B48E8">
                <wp:simplePos x="0" y="0"/>
                <wp:positionH relativeFrom="column">
                  <wp:posOffset>7105650</wp:posOffset>
                </wp:positionH>
                <wp:positionV relativeFrom="paragraph">
                  <wp:posOffset>11670982</wp:posOffset>
                </wp:positionV>
                <wp:extent cx="3839210" cy="3884930"/>
                <wp:effectExtent l="2540" t="0" r="0" b="0"/>
                <wp:wrapNone/>
                <wp:docPr id="1146085283" name="Right Triangle 7"/>
                <wp:cNvGraphicFramePr/>
                <a:graphic xmlns:a="http://schemas.openxmlformats.org/drawingml/2006/main">
                  <a:graphicData uri="http://schemas.microsoft.com/office/word/2010/wordprocessingShape">
                    <wps:wsp>
                      <wps:cNvSpPr/>
                      <wps:spPr>
                        <a:xfrm rot="16200000">
                          <a:off x="0" y="0"/>
                          <a:ext cx="3839210" cy="3884930"/>
                        </a:xfrm>
                        <a:prstGeom prst="rtTriangle">
                          <a:avLst/>
                        </a:prstGeom>
                        <a:solidFill>
                          <a:schemeClr val="accent5">
                            <a:alpha val="48812"/>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6680F23F">
              <v:shapetype id="_x0000_t6" coordsize="21600,21600" o:spt="6" path="m,l,21600r21600,xe" w14:anchorId="0A60D578">
                <v:stroke joinstyle="miter"/>
                <v:path textboxrect="1800,12600,12600,19800" gradientshapeok="t" o:connecttype="custom" o:connectlocs="0,0;0,10800;0,21600;10800,21600;21600,21600;10800,10800"/>
              </v:shapetype>
              <v:shape id="Right Triangle 7" style="position:absolute;margin-left:559.5pt;margin-top:918.95pt;width:302.3pt;height:305.9pt;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bd [3208]"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">
                <v:fill opacity="31868f"/>
              </v:shape>
            </w:pict>
          </mc:Fallback>
        </mc:AlternateContent>
      </w:r>
      <w:r w:rsidR="006C4A69">
        <w:rPr>
          <w:noProof/>
        </w:rPr>
        <mc:AlternateContent>
          <mc:Choice Requires="wps">
            <w:drawing>
              <wp:anchor distT="0" distB="0" distL="114300" distR="114300" simplePos="0" relativeHeight="251658243" behindDoc="0" locked="0" layoutInCell="1" allowOverlap="1" wp14:anchorId="0508E3CC" wp14:editId="4117B1CC">
                <wp:simplePos x="0" y="0"/>
                <wp:positionH relativeFrom="column">
                  <wp:posOffset>8864600</wp:posOffset>
                </wp:positionH>
                <wp:positionV relativeFrom="paragraph">
                  <wp:posOffset>13419772</wp:posOffset>
                </wp:positionV>
                <wp:extent cx="2964815" cy="3000375"/>
                <wp:effectExtent l="0" t="5080" r="1905" b="1905"/>
                <wp:wrapNone/>
                <wp:docPr id="3928034" name="Right Triangle 7"/>
                <wp:cNvGraphicFramePr/>
                <a:graphic xmlns:a="http://schemas.openxmlformats.org/drawingml/2006/main">
                  <a:graphicData uri="http://schemas.microsoft.com/office/word/2010/wordprocessingShape">
                    <wps:wsp>
                      <wps:cNvSpPr/>
                      <wps:spPr>
                        <a:xfrm rot="16200000">
                          <a:off x="0" y="0"/>
                          <a:ext cx="2964815" cy="3000375"/>
                        </a:xfrm>
                        <a:prstGeom prst="rtTriangle">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2891B109">
              <v:shape id="Right Triangle 7" style="position:absolute;margin-left:698pt;margin-top:1056.65pt;width:233.45pt;height:236.25pt;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bd [3208]"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" w14:anchorId="08698A41"/>
            </w:pict>
          </mc:Fallback>
        </mc:AlternateContent>
      </w:r>
    </w:p>
    <w:sectPr w:rsidR="00C04FA3" w:rsidRPr="00E90B8B" w:rsidSect="001E3DC5">
      <w:footerReference w:type="first" r:id="rId29"/>
      <w:pgSz w:w="12240" w:h="15840" w:code="1"/>
      <w:pgMar w:top="1166" w:right="1080" w:bottom="1723" w:left="1080" w:header="0" w:footer="9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1137" w14:textId="77777777" w:rsidR="00772968" w:rsidRDefault="00772968" w:rsidP="00315D8C">
      <w:pPr>
        <w:spacing w:after="0" w:line="240" w:lineRule="auto"/>
      </w:pPr>
      <w:r>
        <w:separator/>
      </w:r>
    </w:p>
    <w:p w14:paraId="6C204D95" w14:textId="77777777" w:rsidR="00772968" w:rsidRDefault="00772968"/>
    <w:p w14:paraId="2E4D4ED5" w14:textId="77777777" w:rsidR="00772968" w:rsidRDefault="00772968"/>
    <w:p w14:paraId="66D6050A" w14:textId="77777777" w:rsidR="00772968" w:rsidRDefault="00772968"/>
  </w:endnote>
  <w:endnote w:type="continuationSeparator" w:id="0">
    <w:p w14:paraId="0B65D436" w14:textId="77777777" w:rsidR="00772968" w:rsidRDefault="00772968" w:rsidP="00315D8C">
      <w:pPr>
        <w:spacing w:after="0" w:line="240" w:lineRule="auto"/>
      </w:pPr>
      <w:r>
        <w:continuationSeparator/>
      </w:r>
    </w:p>
    <w:p w14:paraId="5C8AC7AC" w14:textId="77777777" w:rsidR="00772968" w:rsidRDefault="00772968"/>
    <w:p w14:paraId="531B0A31" w14:textId="77777777" w:rsidR="00772968" w:rsidRDefault="00772968"/>
    <w:p w14:paraId="4F62EB8B" w14:textId="77777777" w:rsidR="00772968" w:rsidRDefault="00772968"/>
  </w:endnote>
  <w:endnote w:type="continuationNotice" w:id="1">
    <w:p w14:paraId="25C6BFC3" w14:textId="77777777" w:rsidR="00772968" w:rsidRDefault="007729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274649"/>
      <w:docPartObj>
        <w:docPartGallery w:val="Page Numbers (Bottom of Page)"/>
        <w:docPartUnique/>
      </w:docPartObj>
    </w:sdtPr>
    <w:sdtContent>
      <w:p w14:paraId="03D3A97A" w14:textId="77777777" w:rsidR="00BA3A57" w:rsidRDefault="00BA3A57">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1963A4" w14:textId="77777777" w:rsidR="00BA3A57" w:rsidRDefault="00BA3A57" w:rsidP="004C2DCA">
    <w:pPr>
      <w:ind w:right="360"/>
    </w:pPr>
  </w:p>
  <w:p w14:paraId="6B107EDD" w14:textId="77777777" w:rsidR="00BA3A57" w:rsidRDefault="00BA3A57"/>
  <w:p w14:paraId="72DFE0E3" w14:textId="77777777" w:rsidR="00BA3A57" w:rsidRDefault="00BA3A57"/>
  <w:p w14:paraId="11C3675E" w14:textId="77777777" w:rsidR="00BA3A57" w:rsidRDefault="00BA3A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731359"/>
      <w:docPartObj>
        <w:docPartGallery w:val="Page Numbers (Bottom of Page)"/>
        <w:docPartUnique/>
      </w:docPartObj>
    </w:sdtPr>
    <w:sdtEndPr>
      <w:rPr>
        <w:noProof/>
      </w:rPr>
    </w:sdtEndPr>
    <w:sdtContent>
      <w:p w14:paraId="7E0F9A11" w14:textId="77777777" w:rsidR="00BA3A57" w:rsidRDefault="00BA3A57">
        <w:pPr>
          <w:pStyle w:val="Footer"/>
          <w:jc w:val="right"/>
        </w:pPr>
        <w:r>
          <w:rPr>
            <w:noProof/>
          </w:rPr>
          <mc:AlternateContent>
            <mc:Choice Requires="wps">
              <w:drawing>
                <wp:anchor distT="0" distB="0" distL="114300" distR="114300" simplePos="0" relativeHeight="251658241" behindDoc="0" locked="0" layoutInCell="1" allowOverlap="1" wp14:anchorId="171D6B50" wp14:editId="5EAA942F">
                  <wp:simplePos x="0" y="0"/>
                  <wp:positionH relativeFrom="column">
                    <wp:posOffset>-165100</wp:posOffset>
                  </wp:positionH>
                  <wp:positionV relativeFrom="paragraph">
                    <wp:posOffset>-209550</wp:posOffset>
                  </wp:positionV>
                  <wp:extent cx="1898650" cy="501650"/>
                  <wp:effectExtent l="0" t="0" r="0" b="0"/>
                  <wp:wrapNone/>
                  <wp:docPr id="658896372" name="Rectangle 12"/>
                  <wp:cNvGraphicFramePr/>
                  <a:graphic xmlns:a="http://schemas.openxmlformats.org/drawingml/2006/main">
                    <a:graphicData uri="http://schemas.microsoft.com/office/word/2010/wordprocessingShape">
                      <wps:wsp>
                        <wps:cNvSpPr/>
                        <wps:spPr>
                          <a:xfrm>
                            <a:off x="0" y="0"/>
                            <a:ext cx="1898650" cy="50165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35AB93D4">
                <v:rect id="Rectangle 12" style="position:absolute;margin-left:-13pt;margin-top:-16.5pt;width:149.5pt;height: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664684E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">
                  <v:fill type="frame" o:title="" recolor="t" rotate="t" r:id="rId3"/>
                </v:rect>
              </w:pict>
            </mc:Fallback>
          </mc:AlternateContent>
        </w:r>
        <w:r>
          <w:rPr>
            <w:noProof/>
          </w:rPr>
          <mc:AlternateContent>
            <mc:Choice Requires="wps">
              <w:drawing>
                <wp:anchor distT="0" distB="0" distL="114300" distR="114300" simplePos="0" relativeHeight="251658242" behindDoc="0" locked="0" layoutInCell="1" allowOverlap="1" wp14:anchorId="5103AAC9" wp14:editId="14BBC773">
                  <wp:simplePos x="0" y="0"/>
                  <wp:positionH relativeFrom="column">
                    <wp:posOffset>1746250</wp:posOffset>
                  </wp:positionH>
                  <wp:positionV relativeFrom="paragraph">
                    <wp:posOffset>-209550</wp:posOffset>
                  </wp:positionV>
                  <wp:extent cx="1898650" cy="501650"/>
                  <wp:effectExtent l="0" t="0" r="0" b="0"/>
                  <wp:wrapNone/>
                  <wp:docPr id="278586386" name="Rectangle 12"/>
                  <wp:cNvGraphicFramePr/>
                  <a:graphic xmlns:a="http://schemas.openxmlformats.org/drawingml/2006/main">
                    <a:graphicData uri="http://schemas.microsoft.com/office/word/2010/wordprocessingShape">
                      <wps:wsp>
                        <wps:cNvSpPr/>
                        <wps:spPr>
                          <a:xfrm>
                            <a:off x="0" y="0"/>
                            <a:ext cx="1898650" cy="50165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215F0B20">
                <v:rect id="Rectangle 12" style="position:absolute;margin-left:137.5pt;margin-top:-16.5pt;width:149.5pt;height: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783C7BA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">
                  <v:fill type="frame" o:title="" recolor="t" rotate="t" r:id="rId5"/>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7967C22" w14:textId="77777777" w:rsidR="00BA3A57" w:rsidRDefault="00BA3A5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BA3A57" w14:paraId="4306F6D3" w14:textId="77777777" w:rsidTr="1D7060E0">
      <w:trPr>
        <w:trHeight w:val="300"/>
      </w:trPr>
      <w:tc>
        <w:tcPr>
          <w:tcW w:w="3360" w:type="dxa"/>
        </w:tcPr>
        <w:p w14:paraId="601D9605" w14:textId="77777777" w:rsidR="00BA3A57" w:rsidRDefault="00BA3A57" w:rsidP="1D7060E0">
          <w:pPr>
            <w:pStyle w:val="Header"/>
            <w:ind w:left="-115"/>
          </w:pPr>
        </w:p>
      </w:tc>
      <w:tc>
        <w:tcPr>
          <w:tcW w:w="3360" w:type="dxa"/>
        </w:tcPr>
        <w:p w14:paraId="6A1130FB" w14:textId="77777777" w:rsidR="00BA3A57" w:rsidRDefault="00BA3A57" w:rsidP="1D7060E0">
          <w:pPr>
            <w:pStyle w:val="Header"/>
            <w:jc w:val="center"/>
          </w:pPr>
        </w:p>
      </w:tc>
      <w:tc>
        <w:tcPr>
          <w:tcW w:w="3360" w:type="dxa"/>
        </w:tcPr>
        <w:p w14:paraId="3090EDFE" w14:textId="77777777" w:rsidR="00BA3A57" w:rsidRDefault="00BA3A57" w:rsidP="1D7060E0">
          <w:pPr>
            <w:pStyle w:val="Header"/>
            <w:ind w:right="-115"/>
            <w:jc w:val="right"/>
          </w:pPr>
        </w:p>
      </w:tc>
    </w:tr>
  </w:tbl>
  <w:p w14:paraId="7D37D66A" w14:textId="77777777" w:rsidR="00BA3A57" w:rsidRDefault="00BA3A57" w:rsidP="1D7060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BA3A57" w14:paraId="4E1C1CF3" w14:textId="77777777" w:rsidTr="1D7060E0">
      <w:trPr>
        <w:trHeight w:val="300"/>
      </w:trPr>
      <w:tc>
        <w:tcPr>
          <w:tcW w:w="3360" w:type="dxa"/>
        </w:tcPr>
        <w:p w14:paraId="6FC291FC" w14:textId="77777777" w:rsidR="00BA3A57" w:rsidRDefault="00BA3A57" w:rsidP="1D7060E0">
          <w:pPr>
            <w:pStyle w:val="Header"/>
            <w:ind w:left="-115"/>
          </w:pPr>
        </w:p>
      </w:tc>
      <w:tc>
        <w:tcPr>
          <w:tcW w:w="3360" w:type="dxa"/>
        </w:tcPr>
        <w:p w14:paraId="16676BBB" w14:textId="77777777" w:rsidR="00BA3A57" w:rsidRDefault="00BA3A57" w:rsidP="1D7060E0">
          <w:pPr>
            <w:pStyle w:val="Header"/>
            <w:jc w:val="center"/>
          </w:pPr>
        </w:p>
      </w:tc>
      <w:tc>
        <w:tcPr>
          <w:tcW w:w="3360" w:type="dxa"/>
        </w:tcPr>
        <w:p w14:paraId="189CB017" w14:textId="77777777" w:rsidR="00BA3A57" w:rsidRDefault="00BA3A57" w:rsidP="1D7060E0">
          <w:pPr>
            <w:pStyle w:val="Header"/>
            <w:ind w:right="-115"/>
            <w:jc w:val="right"/>
          </w:pPr>
        </w:p>
      </w:tc>
    </w:tr>
  </w:tbl>
  <w:p w14:paraId="278F71C4" w14:textId="77777777" w:rsidR="00BA3A57" w:rsidRDefault="00BA3A57" w:rsidP="1D7060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1D7060E0" w14:paraId="386BD60F" w14:textId="77777777" w:rsidTr="1D7060E0">
      <w:trPr>
        <w:trHeight w:val="300"/>
      </w:trPr>
      <w:tc>
        <w:tcPr>
          <w:tcW w:w="3360" w:type="dxa"/>
        </w:tcPr>
        <w:p w14:paraId="14DBB9F1" w14:textId="3A408C2E" w:rsidR="1D7060E0" w:rsidRDefault="1D7060E0" w:rsidP="1D7060E0">
          <w:pPr>
            <w:pStyle w:val="Header"/>
            <w:ind w:left="-115"/>
          </w:pPr>
        </w:p>
      </w:tc>
      <w:tc>
        <w:tcPr>
          <w:tcW w:w="3360" w:type="dxa"/>
        </w:tcPr>
        <w:p w14:paraId="5D44DA13" w14:textId="0CEAF580" w:rsidR="1D7060E0" w:rsidRDefault="1D7060E0" w:rsidP="1D7060E0">
          <w:pPr>
            <w:pStyle w:val="Header"/>
            <w:jc w:val="center"/>
          </w:pPr>
        </w:p>
      </w:tc>
      <w:tc>
        <w:tcPr>
          <w:tcW w:w="3360" w:type="dxa"/>
        </w:tcPr>
        <w:p w14:paraId="14040F04" w14:textId="15AE0432" w:rsidR="1D7060E0" w:rsidRDefault="1D7060E0" w:rsidP="1D7060E0">
          <w:pPr>
            <w:pStyle w:val="Header"/>
            <w:ind w:right="-115"/>
            <w:jc w:val="right"/>
          </w:pPr>
        </w:p>
      </w:tc>
    </w:tr>
  </w:tbl>
  <w:p w14:paraId="20AECD8F" w14:textId="1D2B04A0" w:rsidR="1D7060E0" w:rsidRDefault="1D7060E0" w:rsidP="1D7060E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1D7060E0" w14:paraId="24938460" w14:textId="77777777" w:rsidTr="1D7060E0">
      <w:trPr>
        <w:trHeight w:val="300"/>
      </w:trPr>
      <w:tc>
        <w:tcPr>
          <w:tcW w:w="3360" w:type="dxa"/>
        </w:tcPr>
        <w:p w14:paraId="12827C41" w14:textId="1C19EC54" w:rsidR="1D7060E0" w:rsidRDefault="1D7060E0" w:rsidP="1D7060E0">
          <w:pPr>
            <w:pStyle w:val="Header"/>
            <w:ind w:left="-115"/>
          </w:pPr>
        </w:p>
      </w:tc>
      <w:tc>
        <w:tcPr>
          <w:tcW w:w="3360" w:type="dxa"/>
        </w:tcPr>
        <w:p w14:paraId="0081C101" w14:textId="680CC9E8" w:rsidR="1D7060E0" w:rsidRDefault="1D7060E0" w:rsidP="1D7060E0">
          <w:pPr>
            <w:pStyle w:val="Header"/>
            <w:jc w:val="center"/>
          </w:pPr>
        </w:p>
      </w:tc>
      <w:tc>
        <w:tcPr>
          <w:tcW w:w="3360" w:type="dxa"/>
        </w:tcPr>
        <w:p w14:paraId="24BB1A1C" w14:textId="65773501" w:rsidR="1D7060E0" w:rsidRDefault="1D7060E0" w:rsidP="1D7060E0">
          <w:pPr>
            <w:pStyle w:val="Header"/>
            <w:ind w:right="-115"/>
            <w:jc w:val="right"/>
          </w:pPr>
        </w:p>
      </w:tc>
    </w:tr>
  </w:tbl>
  <w:p w14:paraId="47D57943" w14:textId="301FC1EA" w:rsidR="1D7060E0" w:rsidRDefault="1D7060E0" w:rsidP="1D7060E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1D7060E0" w14:paraId="591E9A0F" w14:textId="77777777" w:rsidTr="1D7060E0">
      <w:trPr>
        <w:trHeight w:val="300"/>
      </w:trPr>
      <w:tc>
        <w:tcPr>
          <w:tcW w:w="3360" w:type="dxa"/>
        </w:tcPr>
        <w:p w14:paraId="53796FC8" w14:textId="6D01FFCE" w:rsidR="1D7060E0" w:rsidRDefault="1D7060E0" w:rsidP="1D7060E0">
          <w:pPr>
            <w:pStyle w:val="Header"/>
            <w:ind w:left="-115"/>
          </w:pPr>
        </w:p>
      </w:tc>
      <w:tc>
        <w:tcPr>
          <w:tcW w:w="3360" w:type="dxa"/>
        </w:tcPr>
        <w:p w14:paraId="542C9FD4" w14:textId="6B838ED9" w:rsidR="1D7060E0" w:rsidRDefault="1D7060E0" w:rsidP="1D7060E0">
          <w:pPr>
            <w:pStyle w:val="Header"/>
            <w:jc w:val="center"/>
          </w:pPr>
        </w:p>
      </w:tc>
      <w:tc>
        <w:tcPr>
          <w:tcW w:w="3360" w:type="dxa"/>
        </w:tcPr>
        <w:p w14:paraId="3FE22D55" w14:textId="27A580CD" w:rsidR="1D7060E0" w:rsidRDefault="1D7060E0" w:rsidP="1D7060E0">
          <w:pPr>
            <w:pStyle w:val="Header"/>
            <w:ind w:right="-115"/>
            <w:jc w:val="right"/>
          </w:pPr>
        </w:p>
      </w:tc>
    </w:tr>
  </w:tbl>
  <w:p w14:paraId="70FE199E" w14:textId="5A5B5A66" w:rsidR="1D7060E0" w:rsidRDefault="1D7060E0" w:rsidP="1D7060E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1D7060E0" w14:paraId="1BBEA1C9" w14:textId="77777777" w:rsidTr="1D7060E0">
      <w:trPr>
        <w:trHeight w:val="300"/>
      </w:trPr>
      <w:tc>
        <w:tcPr>
          <w:tcW w:w="3360" w:type="dxa"/>
        </w:tcPr>
        <w:p w14:paraId="25C06B38" w14:textId="1A577B49" w:rsidR="1D7060E0" w:rsidRDefault="1D7060E0" w:rsidP="1D7060E0">
          <w:pPr>
            <w:pStyle w:val="Header"/>
            <w:ind w:left="-115"/>
          </w:pPr>
        </w:p>
      </w:tc>
      <w:tc>
        <w:tcPr>
          <w:tcW w:w="3360" w:type="dxa"/>
        </w:tcPr>
        <w:p w14:paraId="2F6C534A" w14:textId="3ADA9634" w:rsidR="1D7060E0" w:rsidRDefault="1D7060E0" w:rsidP="1D7060E0">
          <w:pPr>
            <w:pStyle w:val="Header"/>
            <w:jc w:val="center"/>
          </w:pPr>
        </w:p>
      </w:tc>
      <w:tc>
        <w:tcPr>
          <w:tcW w:w="3360" w:type="dxa"/>
        </w:tcPr>
        <w:p w14:paraId="6147D99A" w14:textId="28D260BE" w:rsidR="1D7060E0" w:rsidRDefault="1D7060E0" w:rsidP="1D7060E0">
          <w:pPr>
            <w:pStyle w:val="Header"/>
            <w:ind w:right="-115"/>
            <w:jc w:val="right"/>
          </w:pPr>
        </w:p>
      </w:tc>
    </w:tr>
  </w:tbl>
  <w:p w14:paraId="39798425" w14:textId="6965EEA7" w:rsidR="1D7060E0" w:rsidRDefault="1D7060E0" w:rsidP="1D706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EE731" w14:textId="77777777" w:rsidR="00772968" w:rsidRDefault="00772968" w:rsidP="00315D8C">
      <w:pPr>
        <w:spacing w:after="0" w:line="240" w:lineRule="auto"/>
      </w:pPr>
      <w:r>
        <w:separator/>
      </w:r>
    </w:p>
    <w:p w14:paraId="6D682E2C" w14:textId="77777777" w:rsidR="00772968" w:rsidRDefault="00772968"/>
    <w:p w14:paraId="50C032FD" w14:textId="77777777" w:rsidR="00772968" w:rsidRDefault="00772968"/>
    <w:p w14:paraId="7870E80D" w14:textId="77777777" w:rsidR="00772968" w:rsidRDefault="00772968"/>
  </w:footnote>
  <w:footnote w:type="continuationSeparator" w:id="0">
    <w:p w14:paraId="2B5E8916" w14:textId="77777777" w:rsidR="00772968" w:rsidRDefault="00772968" w:rsidP="00315D8C">
      <w:pPr>
        <w:spacing w:after="0" w:line="240" w:lineRule="auto"/>
      </w:pPr>
      <w:r>
        <w:continuationSeparator/>
      </w:r>
    </w:p>
    <w:p w14:paraId="64BDD0AE" w14:textId="77777777" w:rsidR="00772968" w:rsidRDefault="00772968"/>
    <w:p w14:paraId="60FB8C2F" w14:textId="77777777" w:rsidR="00772968" w:rsidRDefault="00772968"/>
    <w:p w14:paraId="2D3DD346" w14:textId="77777777" w:rsidR="00772968" w:rsidRDefault="00772968"/>
  </w:footnote>
  <w:footnote w:type="continuationNotice" w:id="1">
    <w:p w14:paraId="7CB71DCF" w14:textId="77777777" w:rsidR="00772968" w:rsidRDefault="00772968">
      <w:pPr>
        <w:spacing w:after="0" w:line="240" w:lineRule="auto"/>
      </w:pPr>
    </w:p>
  </w:footnote>
  <w:footnote w:id="2">
    <w:p w14:paraId="0D61DDD3" w14:textId="77777777" w:rsidR="00BA3A57" w:rsidRDefault="00BA3A57" w:rsidP="00BA3A57">
      <w:pPr>
        <w:pStyle w:val="FootnoteText"/>
      </w:pPr>
      <w:r>
        <w:rPr>
          <w:rStyle w:val="FootnoteReference"/>
        </w:rPr>
        <w:footnoteRef/>
      </w:r>
      <w:r>
        <w:t xml:space="preserve"> </w:t>
      </w:r>
      <w:r w:rsidRPr="00B45F46">
        <w:t>https://cdan.dot.gov/query</w:t>
      </w:r>
    </w:p>
  </w:footnote>
  <w:footnote w:id="3">
    <w:p w14:paraId="7E87943B" w14:textId="77777777" w:rsidR="00BA3A57" w:rsidRPr="00D71B56" w:rsidRDefault="00BA3A57" w:rsidP="00BA3A57">
      <w:pPr>
        <w:pStyle w:val="FootnoteText"/>
      </w:pPr>
      <w:r>
        <w:rPr>
          <w:rStyle w:val="FootnoteReference"/>
        </w:rPr>
        <w:footnoteRef/>
      </w:r>
      <w:r>
        <w:t xml:space="preserve"> Query submitted via </w:t>
      </w:r>
      <w:r w:rsidRPr="00B625A3">
        <w:t>Fatality and Injury Reporting System Tool (FIRST)</w:t>
      </w:r>
      <w:r>
        <w:t xml:space="preserve"> (</w:t>
      </w:r>
      <w:hyperlink r:id="rId1" w:history="1">
        <w:r w:rsidRPr="00791BCF">
          <w:rPr>
            <w:rStyle w:val="Hyperlink"/>
            <w:rFonts w:eastAsia="Arial"/>
          </w:rPr>
          <w:t>https://cdan.dot.gov/query</w:t>
        </w:r>
      </w:hyperlink>
      <w:r>
        <w:t>, Vehicles tab) where Years = 2020</w:t>
      </w:r>
      <w:r>
        <w:rPr>
          <w:rFonts w:cs="Arial"/>
        </w:rPr>
        <w:t>–</w:t>
      </w:r>
      <w:r>
        <w:t xml:space="preserve">2021, States as rows and GVWR as columns. Strictly speaking, these are data for the number of </w:t>
      </w:r>
      <w:r>
        <w:rPr>
          <w:i/>
          <w:iCs/>
        </w:rPr>
        <w:t>trucks</w:t>
      </w:r>
      <w:r>
        <w:t xml:space="preserve"> involved in fatal crashes. Since a crash may involve more than one truck of a class, the number of trucks involved in fatal crashes exceeds the number of fatal crashes involving trucks, as recorded in </w:t>
      </w:r>
      <w:sdt>
        <w:sdtPr>
          <w:id w:val="-234632839"/>
          <w:citation/>
        </w:sdtPr>
        <w:sdtContent>
          <w:r>
            <w:fldChar w:fldCharType="begin"/>
          </w:r>
          <w:r>
            <w:instrText xml:space="preserve">CITATION FMC20 \l 1033 </w:instrText>
          </w:r>
          <w:r>
            <w:fldChar w:fldCharType="separate"/>
          </w:r>
          <w:r>
            <w:rPr>
              <w:noProof/>
            </w:rPr>
            <w:t>[10]</w:t>
          </w:r>
          <w:r>
            <w:fldChar w:fldCharType="end"/>
          </w:r>
        </w:sdtContent>
      </w:sdt>
      <w:r>
        <w:t xml:space="preserve">. The statistics comprise all fatal crashes occurring in the States of each region; the form and thoroughness of investigation of any of these crashes is unknown. </w:t>
      </w:r>
      <w:r>
        <w:fldChar w:fldCharType="begin"/>
      </w:r>
      <w:r>
        <w:instrText xml:space="preserve"> REF _Ref180651592 \h </w:instrText>
      </w:r>
      <w:r>
        <w:fldChar w:fldCharType="separate"/>
      </w:r>
      <w:r>
        <w:t xml:space="preserve">Table </w:t>
      </w:r>
      <w:r>
        <w:rPr>
          <w:noProof/>
        </w:rPr>
        <w:t>5</w:t>
      </w:r>
      <w:r>
        <w:fldChar w:fldCharType="end"/>
      </w:r>
      <w:r>
        <w:t xml:space="preserve"> also does not show the division of crashes between those investigated by a given State and those investigated by any local jurisdiction within the State.</w:t>
      </w:r>
    </w:p>
    <w:p w14:paraId="324E9E8F" w14:textId="77777777" w:rsidR="00BA3A57" w:rsidRDefault="00BA3A57" w:rsidP="00BA3A5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A8FF" w14:textId="77777777" w:rsidR="00BA3A57" w:rsidRDefault="00BA3A57" w:rsidP="00D47DC7">
    <w:pPr>
      <w:ind w:left="-1152"/>
    </w:pPr>
    <w:r>
      <w:rPr>
        <w:noProof/>
      </w:rPr>
      <w:drawing>
        <wp:inline distT="0" distB="0" distL="0" distR="0" wp14:anchorId="01A8D407" wp14:editId="44DAC0A6">
          <wp:extent cx="7841293" cy="460881"/>
          <wp:effectExtent l="0" t="0" r="0" b="0"/>
          <wp:docPr id="177132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5273" name="Picture 1791315273"/>
                  <pic:cNvPicPr/>
                </pic:nvPicPr>
                <pic:blipFill>
                  <a:blip r:embed="rId1">
                    <a:extLst>
                      <a:ext uri="{28A0092B-C50C-407E-A947-70E740481C1C}">
                        <a14:useLocalDpi xmlns:a14="http://schemas.microsoft.com/office/drawing/2010/main" val="0"/>
                      </a:ext>
                    </a:extLst>
                  </a:blip>
                  <a:stretch>
                    <a:fillRect/>
                  </a:stretch>
                </pic:blipFill>
                <pic:spPr>
                  <a:xfrm>
                    <a:off x="0" y="0"/>
                    <a:ext cx="7990565" cy="46965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DB2F" w14:textId="77777777" w:rsidR="00BA3A57" w:rsidRDefault="00BA3A57" w:rsidP="0023707B">
    <w:pPr>
      <w:ind w:left="-1152"/>
    </w:pPr>
    <w:r>
      <w:rPr>
        <w:noProof/>
      </w:rPr>
      <mc:AlternateContent>
        <mc:Choice Requires="wps">
          <w:drawing>
            <wp:anchor distT="0" distB="0" distL="114300" distR="114300" simplePos="0" relativeHeight="251658240" behindDoc="0" locked="0" layoutInCell="1" allowOverlap="1" wp14:anchorId="02DF45DF" wp14:editId="4A882D3D">
              <wp:simplePos x="0" y="0"/>
              <wp:positionH relativeFrom="column">
                <wp:posOffset>4999990</wp:posOffset>
              </wp:positionH>
              <wp:positionV relativeFrom="paragraph">
                <wp:posOffset>208133</wp:posOffset>
              </wp:positionV>
              <wp:extent cx="1858780" cy="509665"/>
              <wp:effectExtent l="0" t="0" r="0" b="0"/>
              <wp:wrapNone/>
              <wp:docPr id="1436390385" name="Rectangle 1"/>
              <wp:cNvGraphicFramePr/>
              <a:graphic xmlns:a="http://schemas.openxmlformats.org/drawingml/2006/main">
                <a:graphicData uri="http://schemas.microsoft.com/office/word/2010/wordprocessingShape">
                  <wps:wsp>
                    <wps:cNvSpPr/>
                    <wps:spPr>
                      <a:xfrm>
                        <a:off x="0" y="0"/>
                        <a:ext cx="1858780" cy="509665"/>
                      </a:xfrm>
                      <a:prstGeom prst="rect">
                        <a:avLst/>
                      </a:prstGeom>
                      <a:blipFill>
                        <a:blip r:embed="rId1"/>
                        <a:stretch>
                          <a:fillRect l="3598" t="3412" r="3598" b="3412"/>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A73F982">
            <v:rect id="Rectangle 1" style="position:absolute;margin-left:393.7pt;margin-top:16.4pt;width:146.35pt;height:4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d="f" strokeweight="1pt" w14:anchorId="7DCB75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">
              <v:fill type="frame" o:title="" recolor="t" rotate="t" r:id="rId7"/>
            </v:rect>
          </w:pict>
        </mc:Fallback>
      </mc:AlternateContent>
    </w:r>
    <w:r w:rsidRPr="001E2C18">
      <w:rPr>
        <w:noProof/>
      </w:rPr>
      <w:drawing>
        <wp:inline distT="0" distB="0" distL="0" distR="0" wp14:anchorId="653C63F6" wp14:editId="58D3CD4D">
          <wp:extent cx="7825154" cy="920606"/>
          <wp:effectExtent l="0" t="0" r="0" b="0"/>
          <wp:docPr id="154488982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7636322" name="Picture 2"/>
                  <pic:cNvPicPr>
                    <a:picLocks/>
                  </pic:cNvPicPr>
                </pic:nvPicPr>
                <pic:blipFill>
                  <a:blip r:embed="rId8">
                    <a:extLst>
                      <a:ext uri="{28A0092B-C50C-407E-A947-70E740481C1C}">
                        <a14:useLocalDpi xmlns:a14="http://schemas.microsoft.com/office/drawing/2010/main" val="0"/>
                      </a:ext>
                    </a:extLst>
                  </a:blip>
                  <a:stretch>
                    <a:fillRect/>
                  </a:stretch>
                </pic:blipFill>
                <pic:spPr bwMode="auto">
                  <a:xfrm>
                    <a:off x="0" y="0"/>
                    <a:ext cx="7900173" cy="92943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BA4F9F8"/>
    <w:lvl w:ilvl="0">
      <w:start w:val="1"/>
      <w:numFmt w:val="decimal"/>
      <w:pStyle w:val="ListNumber"/>
      <w:lvlText w:val="%1."/>
      <w:lvlJc w:val="left"/>
      <w:pPr>
        <w:tabs>
          <w:tab w:val="num" w:pos="360"/>
        </w:tabs>
        <w:ind w:left="360" w:hanging="360"/>
      </w:pPr>
    </w:lvl>
  </w:abstractNum>
  <w:abstractNum w:abstractNumId="1" w15:restartNumberingAfterBreak="0">
    <w:nsid w:val="000A24F1"/>
    <w:multiLevelType w:val="hybridMultilevel"/>
    <w:tmpl w:val="BF3E207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F15C4"/>
    <w:multiLevelType w:val="hybridMultilevel"/>
    <w:tmpl w:val="8CD09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17E20"/>
    <w:multiLevelType w:val="hybridMultilevel"/>
    <w:tmpl w:val="E6562E80"/>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804F0"/>
    <w:multiLevelType w:val="hybridMultilevel"/>
    <w:tmpl w:val="00CAB4EC"/>
    <w:lvl w:ilvl="0" w:tplc="FA808248">
      <w:start w:val="1"/>
      <w:numFmt w:val="bullet"/>
      <w:lvlText w:val="»"/>
      <w:lvlJc w:val="left"/>
      <w:pPr>
        <w:ind w:left="540" w:hanging="360"/>
      </w:pPr>
      <w:rPr>
        <w:rFonts w:ascii="Arial" w:hAnsi="Arial" w:hint="default"/>
        <w:color w:val="0070BD" w:themeColor="accent5"/>
        <w:w w:val="150"/>
        <w:position w:val="2"/>
        <w:sz w:val="22"/>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 w15:restartNumberingAfterBreak="0">
    <w:nsid w:val="076A0B66"/>
    <w:multiLevelType w:val="hybridMultilevel"/>
    <w:tmpl w:val="EF923A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6951DC"/>
    <w:multiLevelType w:val="hybridMultilevel"/>
    <w:tmpl w:val="F2A66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B531FB"/>
    <w:multiLevelType w:val="hybridMultilevel"/>
    <w:tmpl w:val="531009B8"/>
    <w:lvl w:ilvl="0" w:tplc="BACCB9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1A2BEE"/>
    <w:multiLevelType w:val="hybridMultilevel"/>
    <w:tmpl w:val="F33A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072E9"/>
    <w:multiLevelType w:val="hybridMultilevel"/>
    <w:tmpl w:val="5030916C"/>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C2B53"/>
    <w:multiLevelType w:val="hybridMultilevel"/>
    <w:tmpl w:val="E30E4402"/>
    <w:lvl w:ilvl="0" w:tplc="73A615CA">
      <w:start w:val="1"/>
      <w:numFmt w:val="bullet"/>
      <w:lvlText w:val=""/>
      <w:lvlJc w:val="left"/>
      <w:pPr>
        <w:ind w:left="720" w:hanging="360"/>
      </w:pPr>
      <w:rPr>
        <w:rFonts w:ascii="Symbol" w:hAnsi="Symbol" w:hint="default"/>
        <w:color w:val="15386B" w:themeColor="accent6"/>
        <w:w w:val="150"/>
        <w:position w:val="2"/>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B83CCB"/>
    <w:multiLevelType w:val="hybridMultilevel"/>
    <w:tmpl w:val="FAB6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35F68"/>
    <w:multiLevelType w:val="hybridMultilevel"/>
    <w:tmpl w:val="D62C1646"/>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176201"/>
    <w:multiLevelType w:val="hybridMultilevel"/>
    <w:tmpl w:val="12B28E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1C284E"/>
    <w:multiLevelType w:val="hybridMultilevel"/>
    <w:tmpl w:val="817E2228"/>
    <w:lvl w:ilvl="0" w:tplc="12E8A1E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9D786D"/>
    <w:multiLevelType w:val="hybridMultilevel"/>
    <w:tmpl w:val="4DA07EDE"/>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39742B"/>
    <w:multiLevelType w:val="hybridMultilevel"/>
    <w:tmpl w:val="BAAAB902"/>
    <w:lvl w:ilvl="0" w:tplc="40B262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832109"/>
    <w:multiLevelType w:val="hybridMultilevel"/>
    <w:tmpl w:val="13FE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331B35"/>
    <w:multiLevelType w:val="hybridMultilevel"/>
    <w:tmpl w:val="09009578"/>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D26F56"/>
    <w:multiLevelType w:val="hybridMultilevel"/>
    <w:tmpl w:val="12CA26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290A1A53"/>
    <w:multiLevelType w:val="hybridMultilevel"/>
    <w:tmpl w:val="3F2C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094A41"/>
    <w:multiLevelType w:val="hybridMultilevel"/>
    <w:tmpl w:val="03CE387E"/>
    <w:lvl w:ilvl="0" w:tplc="FA808248">
      <w:start w:val="1"/>
      <w:numFmt w:val="bullet"/>
      <w:lvlText w:val="»"/>
      <w:lvlJc w:val="left"/>
      <w:pPr>
        <w:ind w:left="720" w:hanging="360"/>
      </w:pPr>
      <w:rPr>
        <w:rFonts w:ascii="Arial" w:hAnsi="Arial" w:hint="default"/>
        <w:color w:val="0070BD" w:themeColor="accent5"/>
        <w:w w:val="150"/>
        <w:position w:val="2"/>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D862756"/>
    <w:multiLevelType w:val="hybridMultilevel"/>
    <w:tmpl w:val="73528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F84C21"/>
    <w:multiLevelType w:val="hybridMultilevel"/>
    <w:tmpl w:val="830E4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B90D59"/>
    <w:multiLevelType w:val="hybridMultilevel"/>
    <w:tmpl w:val="55AADD74"/>
    <w:lvl w:ilvl="0" w:tplc="FA808248">
      <w:start w:val="1"/>
      <w:numFmt w:val="bullet"/>
      <w:lvlText w:val="»"/>
      <w:lvlJc w:val="left"/>
      <w:pPr>
        <w:ind w:left="720" w:hanging="360"/>
      </w:pPr>
      <w:rPr>
        <w:rFonts w:ascii="Arial" w:hAnsi="Arial" w:hint="default"/>
        <w:color w:val="0070BD" w:themeColor="accent5"/>
        <w:w w:val="150"/>
        <w:position w:val="2"/>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0B2670B"/>
    <w:multiLevelType w:val="hybridMultilevel"/>
    <w:tmpl w:val="CDA4B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827881"/>
    <w:multiLevelType w:val="hybridMultilevel"/>
    <w:tmpl w:val="984C39FE"/>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865B20"/>
    <w:multiLevelType w:val="hybridMultilevel"/>
    <w:tmpl w:val="39362A12"/>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B42DE6"/>
    <w:multiLevelType w:val="hybridMultilevel"/>
    <w:tmpl w:val="385A5F28"/>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E52627"/>
    <w:multiLevelType w:val="hybridMultilevel"/>
    <w:tmpl w:val="BB78A482"/>
    <w:lvl w:ilvl="0" w:tplc="C28285C2">
      <w:numFmt w:val="bullet"/>
      <w:lvlText w:val="•"/>
      <w:lvlJc w:val="left"/>
      <w:pPr>
        <w:ind w:left="1373" w:hanging="161"/>
      </w:pPr>
      <w:rPr>
        <w:rFonts w:ascii="Palatino Linotype" w:eastAsia="Palatino Linotype" w:hAnsi="Palatino Linotype" w:cs="Palatino Linotype" w:hint="default"/>
        <w:b w:val="0"/>
        <w:bCs w:val="0"/>
        <w:i w:val="0"/>
        <w:iCs w:val="0"/>
        <w:spacing w:val="0"/>
        <w:w w:val="50"/>
        <w:sz w:val="20"/>
        <w:szCs w:val="20"/>
        <w:lang w:val="en-US" w:eastAsia="en-US" w:bidi="ar-SA"/>
      </w:rPr>
    </w:lvl>
    <w:lvl w:ilvl="1" w:tplc="093E054E">
      <w:numFmt w:val="bullet"/>
      <w:lvlText w:val="•"/>
      <w:lvlJc w:val="left"/>
      <w:pPr>
        <w:ind w:left="2096" w:hanging="161"/>
      </w:pPr>
      <w:rPr>
        <w:rFonts w:hint="default"/>
        <w:lang w:val="en-US" w:eastAsia="en-US" w:bidi="ar-SA"/>
      </w:rPr>
    </w:lvl>
    <w:lvl w:ilvl="2" w:tplc="F3360C0A">
      <w:numFmt w:val="bullet"/>
      <w:lvlText w:val="•"/>
      <w:lvlJc w:val="left"/>
      <w:pPr>
        <w:ind w:left="2813" w:hanging="161"/>
      </w:pPr>
      <w:rPr>
        <w:rFonts w:hint="default"/>
        <w:lang w:val="en-US" w:eastAsia="en-US" w:bidi="ar-SA"/>
      </w:rPr>
    </w:lvl>
    <w:lvl w:ilvl="3" w:tplc="2BB4FDD8">
      <w:numFmt w:val="bullet"/>
      <w:lvlText w:val="•"/>
      <w:lvlJc w:val="left"/>
      <w:pPr>
        <w:ind w:left="3529" w:hanging="161"/>
      </w:pPr>
      <w:rPr>
        <w:rFonts w:hint="default"/>
        <w:lang w:val="en-US" w:eastAsia="en-US" w:bidi="ar-SA"/>
      </w:rPr>
    </w:lvl>
    <w:lvl w:ilvl="4" w:tplc="F77AAB8E">
      <w:numFmt w:val="bullet"/>
      <w:lvlText w:val="•"/>
      <w:lvlJc w:val="left"/>
      <w:pPr>
        <w:ind w:left="4246" w:hanging="161"/>
      </w:pPr>
      <w:rPr>
        <w:rFonts w:hint="default"/>
        <w:lang w:val="en-US" w:eastAsia="en-US" w:bidi="ar-SA"/>
      </w:rPr>
    </w:lvl>
    <w:lvl w:ilvl="5" w:tplc="1890966E">
      <w:numFmt w:val="bullet"/>
      <w:lvlText w:val="•"/>
      <w:lvlJc w:val="left"/>
      <w:pPr>
        <w:ind w:left="4962" w:hanging="161"/>
      </w:pPr>
      <w:rPr>
        <w:rFonts w:hint="default"/>
        <w:lang w:val="en-US" w:eastAsia="en-US" w:bidi="ar-SA"/>
      </w:rPr>
    </w:lvl>
    <w:lvl w:ilvl="6" w:tplc="6BF636C6">
      <w:numFmt w:val="bullet"/>
      <w:lvlText w:val="•"/>
      <w:lvlJc w:val="left"/>
      <w:pPr>
        <w:ind w:left="5679" w:hanging="161"/>
      </w:pPr>
      <w:rPr>
        <w:rFonts w:hint="default"/>
        <w:lang w:val="en-US" w:eastAsia="en-US" w:bidi="ar-SA"/>
      </w:rPr>
    </w:lvl>
    <w:lvl w:ilvl="7" w:tplc="AF9A533C">
      <w:numFmt w:val="bullet"/>
      <w:lvlText w:val="•"/>
      <w:lvlJc w:val="left"/>
      <w:pPr>
        <w:ind w:left="6395" w:hanging="161"/>
      </w:pPr>
      <w:rPr>
        <w:rFonts w:hint="default"/>
        <w:lang w:val="en-US" w:eastAsia="en-US" w:bidi="ar-SA"/>
      </w:rPr>
    </w:lvl>
    <w:lvl w:ilvl="8" w:tplc="9D880A82">
      <w:numFmt w:val="bullet"/>
      <w:lvlText w:val="•"/>
      <w:lvlJc w:val="left"/>
      <w:pPr>
        <w:ind w:left="7112" w:hanging="161"/>
      </w:pPr>
      <w:rPr>
        <w:rFonts w:hint="default"/>
        <w:lang w:val="en-US" w:eastAsia="en-US" w:bidi="ar-SA"/>
      </w:rPr>
    </w:lvl>
  </w:abstractNum>
  <w:abstractNum w:abstractNumId="30" w15:restartNumberingAfterBreak="0">
    <w:nsid w:val="370B6544"/>
    <w:multiLevelType w:val="hybridMultilevel"/>
    <w:tmpl w:val="52CCD202"/>
    <w:lvl w:ilvl="0" w:tplc="78F85B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4604C6"/>
    <w:multiLevelType w:val="hybridMultilevel"/>
    <w:tmpl w:val="BF56D288"/>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ED5DBD"/>
    <w:multiLevelType w:val="hybridMultilevel"/>
    <w:tmpl w:val="BF5A6EA6"/>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610496"/>
    <w:multiLevelType w:val="hybridMultilevel"/>
    <w:tmpl w:val="EF923A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DA64CE5"/>
    <w:multiLevelType w:val="hybridMultilevel"/>
    <w:tmpl w:val="62246EB4"/>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887A11"/>
    <w:multiLevelType w:val="hybridMultilevel"/>
    <w:tmpl w:val="59488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63684A"/>
    <w:multiLevelType w:val="hybridMultilevel"/>
    <w:tmpl w:val="4EF0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5B2134"/>
    <w:multiLevelType w:val="hybridMultilevel"/>
    <w:tmpl w:val="250C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2913EB"/>
    <w:multiLevelType w:val="hybridMultilevel"/>
    <w:tmpl w:val="EF923A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C2A3927"/>
    <w:multiLevelType w:val="hybridMultilevel"/>
    <w:tmpl w:val="A8EE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AF09B1"/>
    <w:multiLevelType w:val="hybridMultilevel"/>
    <w:tmpl w:val="EF923A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E2D5E79"/>
    <w:multiLevelType w:val="hybridMultilevel"/>
    <w:tmpl w:val="ED56BD78"/>
    <w:lvl w:ilvl="0" w:tplc="FD4864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44205F"/>
    <w:multiLevelType w:val="hybridMultilevel"/>
    <w:tmpl w:val="EF6A537E"/>
    <w:lvl w:ilvl="0" w:tplc="FFFFFFFF">
      <w:start w:val="1"/>
      <w:numFmt w:val="bullet"/>
      <w:lvlText w:val=""/>
      <w:lvlJc w:val="left"/>
      <w:pPr>
        <w:ind w:left="720" w:hanging="360"/>
      </w:pPr>
      <w:rPr>
        <w:rFonts w:ascii="Symbol" w:hAnsi="Symbol" w:hint="default"/>
        <w:color w:val="auto"/>
      </w:rPr>
    </w:lvl>
    <w:lvl w:ilvl="1" w:tplc="E49A9842">
      <w:start w:val="1"/>
      <w:numFmt w:val="bullet"/>
      <w:pStyle w:val="ListBullet2"/>
      <w:lvlText w:val=""/>
      <w:lvlJc w:val="left"/>
      <w:pPr>
        <w:ind w:left="1440" w:hanging="360"/>
      </w:pPr>
      <w:rPr>
        <w:rFonts w:ascii="Symbol" w:hAnsi="Symbol" w:hint="default"/>
        <w:color w:val="0070BD" w:themeColor="accent5"/>
        <w:position w:val="2"/>
        <w:sz w:val="20"/>
      </w:rPr>
    </w:lvl>
    <w:lvl w:ilvl="2" w:tplc="A4528898">
      <w:start w:val="1"/>
      <w:numFmt w:val="bullet"/>
      <w:pStyle w:val="ListBullet3"/>
      <w:lvlText w:val=""/>
      <w:lvlJc w:val="left"/>
      <w:pPr>
        <w:ind w:left="2160" w:hanging="360"/>
      </w:pPr>
      <w:rPr>
        <w:rFonts w:ascii="Wingdings" w:hAnsi="Wingdings" w:hint="default"/>
        <w:color w:val="0070BD" w:themeColor="accent5"/>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3CC6E42"/>
    <w:multiLevelType w:val="hybridMultilevel"/>
    <w:tmpl w:val="6310D742"/>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511CDB"/>
    <w:multiLevelType w:val="hybridMultilevel"/>
    <w:tmpl w:val="5CEC4164"/>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5E6574"/>
    <w:multiLevelType w:val="hybridMultilevel"/>
    <w:tmpl w:val="3FA28DA4"/>
    <w:lvl w:ilvl="0" w:tplc="FA808248">
      <w:start w:val="1"/>
      <w:numFmt w:val="bullet"/>
      <w:lvlText w:val="»"/>
      <w:lvlJc w:val="left"/>
      <w:pPr>
        <w:ind w:left="720" w:hanging="360"/>
      </w:pPr>
      <w:rPr>
        <w:rFonts w:ascii="Arial" w:hAnsi="Arial" w:hint="default"/>
        <w:color w:val="0070BD" w:themeColor="accent5"/>
        <w:w w:val="150"/>
        <w:position w:val="2"/>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8847D8E"/>
    <w:multiLevelType w:val="hybridMultilevel"/>
    <w:tmpl w:val="0980C592"/>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8E7467"/>
    <w:multiLevelType w:val="hybridMultilevel"/>
    <w:tmpl w:val="D48CA544"/>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913F63"/>
    <w:multiLevelType w:val="hybridMultilevel"/>
    <w:tmpl w:val="FD46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B1446BB"/>
    <w:multiLevelType w:val="hybridMultilevel"/>
    <w:tmpl w:val="EF923A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C557911"/>
    <w:multiLevelType w:val="hybridMultilevel"/>
    <w:tmpl w:val="963A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A608DD"/>
    <w:multiLevelType w:val="hybridMultilevel"/>
    <w:tmpl w:val="8C365956"/>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B01ACF"/>
    <w:multiLevelType w:val="hybridMultilevel"/>
    <w:tmpl w:val="4DB0E5E8"/>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CD5F43"/>
    <w:multiLevelType w:val="hybridMultilevel"/>
    <w:tmpl w:val="B57C099E"/>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1000EB"/>
    <w:multiLevelType w:val="hybridMultilevel"/>
    <w:tmpl w:val="DEB0C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D15C44"/>
    <w:multiLevelType w:val="multilevel"/>
    <w:tmpl w:val="2B1065A0"/>
    <w:styleLink w:val="CurrentList1"/>
    <w:lvl w:ilvl="0">
      <w:start w:val="1"/>
      <w:numFmt w:val="bullet"/>
      <w:lvlText w:val=""/>
      <w:lvlJc w:val="left"/>
      <w:pPr>
        <w:ind w:left="720" w:hanging="360"/>
      </w:pPr>
      <w:rPr>
        <w:rFonts w:ascii="Symbol" w:hAnsi="Symbol" w:hint="default"/>
        <w:color w:val="aut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07250B1"/>
    <w:multiLevelType w:val="hybridMultilevel"/>
    <w:tmpl w:val="C3E81D0A"/>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717567"/>
    <w:multiLevelType w:val="hybridMultilevel"/>
    <w:tmpl w:val="5E94A676"/>
    <w:lvl w:ilvl="0" w:tplc="3B8005C0">
      <w:start w:val="1"/>
      <w:numFmt w:val="bullet"/>
      <w:pStyle w:val="ListBullet"/>
      <w:lvlText w:val="»"/>
      <w:lvlJc w:val="left"/>
      <w:pPr>
        <w:ind w:left="720" w:hanging="360"/>
      </w:pPr>
      <w:rPr>
        <w:rFonts w:ascii="Arial" w:hAnsi="Arial" w:hint="default"/>
        <w:color w:val="0070BD" w:themeColor="accent5"/>
        <w:w w:val="150"/>
        <w:position w:val="2"/>
        <w:sz w:val="22"/>
      </w:rPr>
    </w:lvl>
    <w:lvl w:ilvl="1" w:tplc="164EF1DA">
      <w:start w:val="1"/>
      <w:numFmt w:val="bullet"/>
      <w:lvlText w:val=""/>
      <w:lvlJc w:val="left"/>
      <w:pPr>
        <w:ind w:left="1440" w:hanging="360"/>
      </w:pPr>
      <w:rPr>
        <w:rFonts w:ascii="Symbol" w:hAnsi="Symbol" w:hint="default"/>
        <w:color w:val="auto"/>
      </w:rPr>
    </w:lvl>
    <w:lvl w:ilvl="2" w:tplc="A6E4062A">
      <w:start w:val="1"/>
      <w:numFmt w:val="bullet"/>
      <w:lvlText w:val=""/>
      <w:lvlJc w:val="left"/>
      <w:pPr>
        <w:ind w:left="2160" w:hanging="360"/>
      </w:pPr>
      <w:rPr>
        <w:rFonts w:ascii="Wingdings" w:hAnsi="Wingdings" w:hint="default"/>
      </w:rPr>
    </w:lvl>
    <w:lvl w:ilvl="3" w:tplc="40B2625E">
      <w:start w:val="1"/>
      <w:numFmt w:val="bullet"/>
      <w:lvlText w:val=""/>
      <w:lvlJc w:val="left"/>
      <w:pPr>
        <w:ind w:left="2880" w:hanging="360"/>
      </w:pPr>
      <w:rPr>
        <w:rFonts w:ascii="Symbol" w:hAnsi="Symbol" w:hint="default"/>
      </w:rPr>
    </w:lvl>
    <w:lvl w:ilvl="4" w:tplc="3A52C8E8">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0A463B"/>
    <w:multiLevelType w:val="hybridMultilevel"/>
    <w:tmpl w:val="B712C3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7160962"/>
    <w:multiLevelType w:val="hybridMultilevel"/>
    <w:tmpl w:val="2FA4F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F3142B"/>
    <w:multiLevelType w:val="hybridMultilevel"/>
    <w:tmpl w:val="FDDA3F1E"/>
    <w:lvl w:ilvl="0" w:tplc="40B2625E">
      <w:start w:val="1"/>
      <w:numFmt w:val="bullet"/>
      <w:lvlText w:val=""/>
      <w:lvlJc w:val="left"/>
      <w:pPr>
        <w:ind w:left="720" w:hanging="360"/>
      </w:pPr>
      <w:rPr>
        <w:rFonts w:ascii="Symbol" w:hAnsi="Symbol" w:hint="default"/>
        <w:color w:val="15386B" w:themeColor="accent6"/>
        <w:w w:val="150"/>
        <w:position w:val="2"/>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C12331E"/>
    <w:multiLevelType w:val="hybridMultilevel"/>
    <w:tmpl w:val="6568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D50078"/>
    <w:multiLevelType w:val="hybridMultilevel"/>
    <w:tmpl w:val="77E8A1D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03B4E91"/>
    <w:multiLevelType w:val="hybridMultilevel"/>
    <w:tmpl w:val="90766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5C58BF"/>
    <w:multiLevelType w:val="hybridMultilevel"/>
    <w:tmpl w:val="F2A66E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238232E"/>
    <w:multiLevelType w:val="hybridMultilevel"/>
    <w:tmpl w:val="A232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4AB17D0"/>
    <w:multiLevelType w:val="hybridMultilevel"/>
    <w:tmpl w:val="91BEA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FC0DA4"/>
    <w:multiLevelType w:val="hybridMultilevel"/>
    <w:tmpl w:val="0E02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DD6C02"/>
    <w:multiLevelType w:val="hybridMultilevel"/>
    <w:tmpl w:val="AD10B37A"/>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5B4341"/>
    <w:multiLevelType w:val="hybridMultilevel"/>
    <w:tmpl w:val="4C68AACE"/>
    <w:lvl w:ilvl="0" w:tplc="FA808248">
      <w:start w:val="1"/>
      <w:numFmt w:val="bullet"/>
      <w:lvlText w:val="»"/>
      <w:lvlJc w:val="left"/>
      <w:pPr>
        <w:ind w:left="720" w:hanging="360"/>
      </w:pPr>
      <w:rPr>
        <w:rFonts w:ascii="Arial" w:hAnsi="Arial" w:hint="default"/>
        <w:color w:val="0070BD" w:themeColor="accent5"/>
        <w:w w:val="150"/>
        <w:position w:val="2"/>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D563019"/>
    <w:multiLevelType w:val="hybridMultilevel"/>
    <w:tmpl w:val="EF923A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D5B6D8E"/>
    <w:multiLevelType w:val="hybridMultilevel"/>
    <w:tmpl w:val="490841F2"/>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A22BF3"/>
    <w:multiLevelType w:val="hybridMultilevel"/>
    <w:tmpl w:val="6F28B38E"/>
    <w:lvl w:ilvl="0" w:tplc="FA808248">
      <w:start w:val="1"/>
      <w:numFmt w:val="bullet"/>
      <w:lvlText w:val="»"/>
      <w:lvlJc w:val="left"/>
      <w:pPr>
        <w:ind w:left="720" w:hanging="360"/>
      </w:pPr>
      <w:rPr>
        <w:rFonts w:ascii="Arial" w:hAnsi="Arial" w:hint="default"/>
        <w:color w:val="0070BD" w:themeColor="accent5"/>
        <w:w w:val="150"/>
        <w:position w:val="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981300">
    <w:abstractNumId w:val="57"/>
  </w:num>
  <w:num w:numId="2" w16cid:durableId="1414207989">
    <w:abstractNumId w:val="0"/>
  </w:num>
  <w:num w:numId="3" w16cid:durableId="1913809101">
    <w:abstractNumId w:val="55"/>
  </w:num>
  <w:num w:numId="4" w16cid:durableId="377169501">
    <w:abstractNumId w:val="42"/>
  </w:num>
  <w:num w:numId="5" w16cid:durableId="1584224365">
    <w:abstractNumId w:val="45"/>
  </w:num>
  <w:num w:numId="6" w16cid:durableId="1518617113">
    <w:abstractNumId w:val="21"/>
  </w:num>
  <w:num w:numId="7" w16cid:durableId="804932478">
    <w:abstractNumId w:val="56"/>
  </w:num>
  <w:num w:numId="8" w16cid:durableId="2140873786">
    <w:abstractNumId w:val="72"/>
  </w:num>
  <w:num w:numId="9" w16cid:durableId="343827926">
    <w:abstractNumId w:val="12"/>
  </w:num>
  <w:num w:numId="10" w16cid:durableId="1115172671">
    <w:abstractNumId w:val="28"/>
  </w:num>
  <w:num w:numId="11" w16cid:durableId="852033958">
    <w:abstractNumId w:val="71"/>
  </w:num>
  <w:num w:numId="12" w16cid:durableId="1450054771">
    <w:abstractNumId w:val="26"/>
  </w:num>
  <w:num w:numId="13" w16cid:durableId="858548990">
    <w:abstractNumId w:val="53"/>
  </w:num>
  <w:num w:numId="14" w16cid:durableId="1612130695">
    <w:abstractNumId w:val="44"/>
  </w:num>
  <w:num w:numId="15" w16cid:durableId="121272556">
    <w:abstractNumId w:val="34"/>
  </w:num>
  <w:num w:numId="16" w16cid:durableId="1511600441">
    <w:abstractNumId w:val="17"/>
  </w:num>
  <w:num w:numId="17" w16cid:durableId="1474129693">
    <w:abstractNumId w:val="68"/>
  </w:num>
  <w:num w:numId="18" w16cid:durableId="1913272109">
    <w:abstractNumId w:val="61"/>
  </w:num>
  <w:num w:numId="19" w16cid:durableId="268315708">
    <w:abstractNumId w:val="18"/>
  </w:num>
  <w:num w:numId="20" w16cid:durableId="645747443">
    <w:abstractNumId w:val="8"/>
  </w:num>
  <w:num w:numId="21" w16cid:durableId="1491478586">
    <w:abstractNumId w:val="3"/>
  </w:num>
  <w:num w:numId="22" w16cid:durableId="1727948542">
    <w:abstractNumId w:val="59"/>
  </w:num>
  <w:num w:numId="23" w16cid:durableId="508637980">
    <w:abstractNumId w:val="63"/>
  </w:num>
  <w:num w:numId="24" w16cid:durableId="1143424383">
    <w:abstractNumId w:val="52"/>
  </w:num>
  <w:num w:numId="25" w16cid:durableId="1244487849">
    <w:abstractNumId w:val="10"/>
  </w:num>
  <w:num w:numId="26" w16cid:durableId="1603798028">
    <w:abstractNumId w:val="60"/>
  </w:num>
  <w:num w:numId="27" w16cid:durableId="924268702">
    <w:abstractNumId w:val="37"/>
  </w:num>
  <w:num w:numId="28" w16cid:durableId="746808050">
    <w:abstractNumId w:val="23"/>
  </w:num>
  <w:num w:numId="29" w16cid:durableId="897520201">
    <w:abstractNumId w:val="15"/>
  </w:num>
  <w:num w:numId="30" w16cid:durableId="1500728652">
    <w:abstractNumId w:val="16"/>
  </w:num>
  <w:num w:numId="31" w16cid:durableId="1420179610">
    <w:abstractNumId w:val="69"/>
  </w:num>
  <w:num w:numId="32" w16cid:durableId="1070349615">
    <w:abstractNumId w:val="66"/>
  </w:num>
  <w:num w:numId="33" w16cid:durableId="2040088015">
    <w:abstractNumId w:val="47"/>
  </w:num>
  <w:num w:numId="34" w16cid:durableId="905064512">
    <w:abstractNumId w:val="39"/>
  </w:num>
  <w:num w:numId="35" w16cid:durableId="1192184544">
    <w:abstractNumId w:val="32"/>
  </w:num>
  <w:num w:numId="36" w16cid:durableId="1457873785">
    <w:abstractNumId w:val="65"/>
  </w:num>
  <w:num w:numId="37" w16cid:durableId="1975452695">
    <w:abstractNumId w:val="9"/>
  </w:num>
  <w:num w:numId="38" w16cid:durableId="539628533">
    <w:abstractNumId w:val="35"/>
  </w:num>
  <w:num w:numId="39" w16cid:durableId="32536191">
    <w:abstractNumId w:val="27"/>
  </w:num>
  <w:num w:numId="40" w16cid:durableId="428352244">
    <w:abstractNumId w:val="54"/>
  </w:num>
  <w:num w:numId="41" w16cid:durableId="198856984">
    <w:abstractNumId w:val="31"/>
  </w:num>
  <w:num w:numId="42" w16cid:durableId="544681722">
    <w:abstractNumId w:val="48"/>
  </w:num>
  <w:num w:numId="43" w16cid:durableId="2034378364">
    <w:abstractNumId w:val="22"/>
  </w:num>
  <w:num w:numId="44" w16cid:durableId="517934350">
    <w:abstractNumId w:val="62"/>
  </w:num>
  <w:num w:numId="45" w16cid:durableId="1169522035">
    <w:abstractNumId w:val="6"/>
  </w:num>
  <w:num w:numId="46" w16cid:durableId="350953832">
    <w:abstractNumId w:val="33"/>
  </w:num>
  <w:num w:numId="47" w16cid:durableId="1523475393">
    <w:abstractNumId w:val="38"/>
  </w:num>
  <w:num w:numId="48" w16cid:durableId="1788699645">
    <w:abstractNumId w:val="40"/>
  </w:num>
  <w:num w:numId="49" w16cid:durableId="983971023">
    <w:abstractNumId w:val="49"/>
  </w:num>
  <w:num w:numId="50" w16cid:durableId="1652364191">
    <w:abstractNumId w:val="70"/>
  </w:num>
  <w:num w:numId="51" w16cid:durableId="664672553">
    <w:abstractNumId w:val="41"/>
  </w:num>
  <w:num w:numId="52" w16cid:durableId="474763432">
    <w:abstractNumId w:val="14"/>
  </w:num>
  <w:num w:numId="53" w16cid:durableId="2055811977">
    <w:abstractNumId w:val="5"/>
  </w:num>
  <w:num w:numId="54" w16cid:durableId="1672177160">
    <w:abstractNumId w:val="11"/>
  </w:num>
  <w:num w:numId="55" w16cid:durableId="2023627879">
    <w:abstractNumId w:val="58"/>
  </w:num>
  <w:num w:numId="56" w16cid:durableId="2110730666">
    <w:abstractNumId w:val="13"/>
  </w:num>
  <w:num w:numId="57" w16cid:durableId="1024598135">
    <w:abstractNumId w:val="24"/>
  </w:num>
  <w:num w:numId="58" w16cid:durableId="928660846">
    <w:abstractNumId w:val="51"/>
  </w:num>
  <w:num w:numId="59" w16cid:durableId="182326011">
    <w:abstractNumId w:val="50"/>
  </w:num>
  <w:num w:numId="60" w16cid:durableId="104618265">
    <w:abstractNumId w:val="46"/>
  </w:num>
  <w:num w:numId="61" w16cid:durableId="1996713545">
    <w:abstractNumId w:val="19"/>
  </w:num>
  <w:num w:numId="62" w16cid:durableId="59448156">
    <w:abstractNumId w:val="43"/>
  </w:num>
  <w:num w:numId="63" w16cid:durableId="1046181238">
    <w:abstractNumId w:val="67"/>
  </w:num>
  <w:num w:numId="64" w16cid:durableId="225190758">
    <w:abstractNumId w:val="25"/>
  </w:num>
  <w:num w:numId="65" w16cid:durableId="1305965770">
    <w:abstractNumId w:val="64"/>
  </w:num>
  <w:num w:numId="66" w16cid:durableId="1785808127">
    <w:abstractNumId w:val="29"/>
  </w:num>
  <w:num w:numId="67" w16cid:durableId="2019193046">
    <w:abstractNumId w:val="1"/>
  </w:num>
  <w:num w:numId="68" w16cid:durableId="1376925340">
    <w:abstractNumId w:val="30"/>
  </w:num>
  <w:num w:numId="69" w16cid:durableId="485365757">
    <w:abstractNumId w:val="2"/>
  </w:num>
  <w:num w:numId="70" w16cid:durableId="274363034">
    <w:abstractNumId w:val="7"/>
  </w:num>
  <w:num w:numId="71" w16cid:durableId="1306350815">
    <w:abstractNumId w:val="20"/>
  </w:num>
  <w:num w:numId="72" w16cid:durableId="1003316785">
    <w:abstractNumId w:val="36"/>
  </w:num>
  <w:num w:numId="73" w16cid:durableId="737479927">
    <w:abstractNumId w:val="4"/>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uschlag, Michael (Volpe)">
    <w15:presenceInfo w15:providerId="AD" w15:userId="S::Michael.Zuschlag@ad.dot.gov::3a70e121-a356-4b1f-b729-a5ca49b07e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3B"/>
    <w:rsid w:val="00000771"/>
    <w:rsid w:val="00002E41"/>
    <w:rsid w:val="00010752"/>
    <w:rsid w:val="00010A35"/>
    <w:rsid w:val="000119A2"/>
    <w:rsid w:val="0002117A"/>
    <w:rsid w:val="00021BCE"/>
    <w:rsid w:val="00025E27"/>
    <w:rsid w:val="0002767D"/>
    <w:rsid w:val="000276D3"/>
    <w:rsid w:val="0003472D"/>
    <w:rsid w:val="00036084"/>
    <w:rsid w:val="00036426"/>
    <w:rsid w:val="00036AE6"/>
    <w:rsid w:val="00036AEA"/>
    <w:rsid w:val="000426C3"/>
    <w:rsid w:val="00042920"/>
    <w:rsid w:val="000441FA"/>
    <w:rsid w:val="0004529F"/>
    <w:rsid w:val="00046AFC"/>
    <w:rsid w:val="00047202"/>
    <w:rsid w:val="00047753"/>
    <w:rsid w:val="000552F1"/>
    <w:rsid w:val="00073320"/>
    <w:rsid w:val="00080C33"/>
    <w:rsid w:val="000838DE"/>
    <w:rsid w:val="000862C1"/>
    <w:rsid w:val="0009248C"/>
    <w:rsid w:val="000927F1"/>
    <w:rsid w:val="00092A7E"/>
    <w:rsid w:val="00093C76"/>
    <w:rsid w:val="00094860"/>
    <w:rsid w:val="000953DF"/>
    <w:rsid w:val="000979BA"/>
    <w:rsid w:val="000A1ACC"/>
    <w:rsid w:val="000A233F"/>
    <w:rsid w:val="000A26B5"/>
    <w:rsid w:val="000A5A13"/>
    <w:rsid w:val="000B2F8A"/>
    <w:rsid w:val="000B3AB5"/>
    <w:rsid w:val="000B3B97"/>
    <w:rsid w:val="000B4089"/>
    <w:rsid w:val="000B7678"/>
    <w:rsid w:val="000C0E17"/>
    <w:rsid w:val="000C2418"/>
    <w:rsid w:val="000C37E4"/>
    <w:rsid w:val="000C51FB"/>
    <w:rsid w:val="000D051D"/>
    <w:rsid w:val="000D11B4"/>
    <w:rsid w:val="000D18F9"/>
    <w:rsid w:val="000D20B7"/>
    <w:rsid w:val="000D5824"/>
    <w:rsid w:val="000D6C65"/>
    <w:rsid w:val="000E158C"/>
    <w:rsid w:val="000E1CF2"/>
    <w:rsid w:val="000E4494"/>
    <w:rsid w:val="000E4A56"/>
    <w:rsid w:val="000E6F6E"/>
    <w:rsid w:val="000F2D7C"/>
    <w:rsid w:val="000F53B2"/>
    <w:rsid w:val="000F5A5D"/>
    <w:rsid w:val="000F7A5E"/>
    <w:rsid w:val="001052B8"/>
    <w:rsid w:val="001055E2"/>
    <w:rsid w:val="001057BC"/>
    <w:rsid w:val="00126408"/>
    <w:rsid w:val="001301C1"/>
    <w:rsid w:val="00130E67"/>
    <w:rsid w:val="00131C56"/>
    <w:rsid w:val="00134BB4"/>
    <w:rsid w:val="001369FC"/>
    <w:rsid w:val="00136C60"/>
    <w:rsid w:val="00136EA1"/>
    <w:rsid w:val="00142068"/>
    <w:rsid w:val="001434EF"/>
    <w:rsid w:val="00145A64"/>
    <w:rsid w:val="00146FA5"/>
    <w:rsid w:val="00147C2D"/>
    <w:rsid w:val="001607C0"/>
    <w:rsid w:val="00160DB6"/>
    <w:rsid w:val="00161AB7"/>
    <w:rsid w:val="001639D9"/>
    <w:rsid w:val="00165186"/>
    <w:rsid w:val="00172107"/>
    <w:rsid w:val="00172B23"/>
    <w:rsid w:val="001774D9"/>
    <w:rsid w:val="0018194B"/>
    <w:rsid w:val="001825F1"/>
    <w:rsid w:val="00183B38"/>
    <w:rsid w:val="00186215"/>
    <w:rsid w:val="00186C18"/>
    <w:rsid w:val="0019059F"/>
    <w:rsid w:val="00195FFF"/>
    <w:rsid w:val="00197088"/>
    <w:rsid w:val="001A0467"/>
    <w:rsid w:val="001A18A3"/>
    <w:rsid w:val="001A22C3"/>
    <w:rsid w:val="001A4FE2"/>
    <w:rsid w:val="001A68D9"/>
    <w:rsid w:val="001B0760"/>
    <w:rsid w:val="001B3EE1"/>
    <w:rsid w:val="001B4228"/>
    <w:rsid w:val="001B53F6"/>
    <w:rsid w:val="001B596E"/>
    <w:rsid w:val="001B5F3A"/>
    <w:rsid w:val="001C1548"/>
    <w:rsid w:val="001C3871"/>
    <w:rsid w:val="001C3AAD"/>
    <w:rsid w:val="001C4FBF"/>
    <w:rsid w:val="001D3F1E"/>
    <w:rsid w:val="001D50BE"/>
    <w:rsid w:val="001D54BE"/>
    <w:rsid w:val="001D6AB6"/>
    <w:rsid w:val="001E1B17"/>
    <w:rsid w:val="001E3533"/>
    <w:rsid w:val="001E3CA2"/>
    <w:rsid w:val="001E3DC5"/>
    <w:rsid w:val="001E62E4"/>
    <w:rsid w:val="001F2DB9"/>
    <w:rsid w:val="001F304D"/>
    <w:rsid w:val="001F4F26"/>
    <w:rsid w:val="001F6356"/>
    <w:rsid w:val="00202864"/>
    <w:rsid w:val="002067AE"/>
    <w:rsid w:val="00206ACF"/>
    <w:rsid w:val="002110A5"/>
    <w:rsid w:val="002114D6"/>
    <w:rsid w:val="00212FEA"/>
    <w:rsid w:val="00213554"/>
    <w:rsid w:val="0021798D"/>
    <w:rsid w:val="0022015E"/>
    <w:rsid w:val="00231CA5"/>
    <w:rsid w:val="00231DFB"/>
    <w:rsid w:val="00235E9A"/>
    <w:rsid w:val="0023707B"/>
    <w:rsid w:val="00237F79"/>
    <w:rsid w:val="00241443"/>
    <w:rsid w:val="00241801"/>
    <w:rsid w:val="00241BB0"/>
    <w:rsid w:val="0024336F"/>
    <w:rsid w:val="00243600"/>
    <w:rsid w:val="0025357D"/>
    <w:rsid w:val="00255DFC"/>
    <w:rsid w:val="00256112"/>
    <w:rsid w:val="00260760"/>
    <w:rsid w:val="002629C4"/>
    <w:rsid w:val="00262A7A"/>
    <w:rsid w:val="00263BF3"/>
    <w:rsid w:val="002647C2"/>
    <w:rsid w:val="0026751F"/>
    <w:rsid w:val="002771C5"/>
    <w:rsid w:val="00281E3F"/>
    <w:rsid w:val="002930E9"/>
    <w:rsid w:val="00293122"/>
    <w:rsid w:val="00293972"/>
    <w:rsid w:val="002939F0"/>
    <w:rsid w:val="00294262"/>
    <w:rsid w:val="00294C11"/>
    <w:rsid w:val="002A2CF0"/>
    <w:rsid w:val="002A32FF"/>
    <w:rsid w:val="002A40A5"/>
    <w:rsid w:val="002A5039"/>
    <w:rsid w:val="002A63B8"/>
    <w:rsid w:val="002A7BA9"/>
    <w:rsid w:val="002B5CD8"/>
    <w:rsid w:val="002B6191"/>
    <w:rsid w:val="002B7A4F"/>
    <w:rsid w:val="002C2A6A"/>
    <w:rsid w:val="002C4091"/>
    <w:rsid w:val="002C4285"/>
    <w:rsid w:val="002C6092"/>
    <w:rsid w:val="002E0D19"/>
    <w:rsid w:val="002E37D2"/>
    <w:rsid w:val="002E7FEC"/>
    <w:rsid w:val="002F316F"/>
    <w:rsid w:val="00302AEF"/>
    <w:rsid w:val="003032D5"/>
    <w:rsid w:val="00303920"/>
    <w:rsid w:val="0030622F"/>
    <w:rsid w:val="00307F86"/>
    <w:rsid w:val="00315D8C"/>
    <w:rsid w:val="00316CD2"/>
    <w:rsid w:val="003174B9"/>
    <w:rsid w:val="0032150D"/>
    <w:rsid w:val="00322E46"/>
    <w:rsid w:val="00324EE0"/>
    <w:rsid w:val="003344A9"/>
    <w:rsid w:val="0033560A"/>
    <w:rsid w:val="00336DB2"/>
    <w:rsid w:val="0033724E"/>
    <w:rsid w:val="0033770D"/>
    <w:rsid w:val="003441F1"/>
    <w:rsid w:val="00344EE5"/>
    <w:rsid w:val="00346307"/>
    <w:rsid w:val="0034703A"/>
    <w:rsid w:val="00347263"/>
    <w:rsid w:val="00347752"/>
    <w:rsid w:val="0035358B"/>
    <w:rsid w:val="00360B02"/>
    <w:rsid w:val="00361E04"/>
    <w:rsid w:val="003623CE"/>
    <w:rsid w:val="003648EB"/>
    <w:rsid w:val="00372CBD"/>
    <w:rsid w:val="00373BBA"/>
    <w:rsid w:val="00375396"/>
    <w:rsid w:val="00375648"/>
    <w:rsid w:val="00381E33"/>
    <w:rsid w:val="00382441"/>
    <w:rsid w:val="00382682"/>
    <w:rsid w:val="003829D1"/>
    <w:rsid w:val="00383226"/>
    <w:rsid w:val="00391C1A"/>
    <w:rsid w:val="00392770"/>
    <w:rsid w:val="003A084C"/>
    <w:rsid w:val="003A14AC"/>
    <w:rsid w:val="003A2860"/>
    <w:rsid w:val="003B42F0"/>
    <w:rsid w:val="003B6958"/>
    <w:rsid w:val="003B7AA9"/>
    <w:rsid w:val="003C302A"/>
    <w:rsid w:val="003C626C"/>
    <w:rsid w:val="003C6695"/>
    <w:rsid w:val="003D30D8"/>
    <w:rsid w:val="003D3140"/>
    <w:rsid w:val="003D4C5E"/>
    <w:rsid w:val="003D5357"/>
    <w:rsid w:val="003D7571"/>
    <w:rsid w:val="003E16F2"/>
    <w:rsid w:val="003E1A63"/>
    <w:rsid w:val="003E246C"/>
    <w:rsid w:val="003E24C7"/>
    <w:rsid w:val="003E696A"/>
    <w:rsid w:val="003E7E2D"/>
    <w:rsid w:val="003F1D29"/>
    <w:rsid w:val="003F2392"/>
    <w:rsid w:val="003F4765"/>
    <w:rsid w:val="00402D17"/>
    <w:rsid w:val="00404BB9"/>
    <w:rsid w:val="00406289"/>
    <w:rsid w:val="00407150"/>
    <w:rsid w:val="0040723D"/>
    <w:rsid w:val="004073A4"/>
    <w:rsid w:val="0041096C"/>
    <w:rsid w:val="004110EA"/>
    <w:rsid w:val="0041284B"/>
    <w:rsid w:val="00415F20"/>
    <w:rsid w:val="00420BF4"/>
    <w:rsid w:val="00421E54"/>
    <w:rsid w:val="00423ADB"/>
    <w:rsid w:val="00423EA5"/>
    <w:rsid w:val="004245C5"/>
    <w:rsid w:val="00431FEC"/>
    <w:rsid w:val="0043254A"/>
    <w:rsid w:val="00432842"/>
    <w:rsid w:val="004329BF"/>
    <w:rsid w:val="00440091"/>
    <w:rsid w:val="00441242"/>
    <w:rsid w:val="00441604"/>
    <w:rsid w:val="00442CF8"/>
    <w:rsid w:val="00442FD0"/>
    <w:rsid w:val="00446334"/>
    <w:rsid w:val="0044678B"/>
    <w:rsid w:val="0044711C"/>
    <w:rsid w:val="00447E85"/>
    <w:rsid w:val="00453189"/>
    <w:rsid w:val="00453D20"/>
    <w:rsid w:val="00454B5B"/>
    <w:rsid w:val="00457A94"/>
    <w:rsid w:val="00457F99"/>
    <w:rsid w:val="00466FAC"/>
    <w:rsid w:val="00472C6F"/>
    <w:rsid w:val="00473569"/>
    <w:rsid w:val="0047582B"/>
    <w:rsid w:val="00476569"/>
    <w:rsid w:val="0048035C"/>
    <w:rsid w:val="00487990"/>
    <w:rsid w:val="0049003D"/>
    <w:rsid w:val="0049445E"/>
    <w:rsid w:val="00495382"/>
    <w:rsid w:val="004A0959"/>
    <w:rsid w:val="004A120B"/>
    <w:rsid w:val="004A1941"/>
    <w:rsid w:val="004A1CCD"/>
    <w:rsid w:val="004A4321"/>
    <w:rsid w:val="004B0115"/>
    <w:rsid w:val="004B088E"/>
    <w:rsid w:val="004B12B3"/>
    <w:rsid w:val="004B451B"/>
    <w:rsid w:val="004B492B"/>
    <w:rsid w:val="004B4AB4"/>
    <w:rsid w:val="004B4FDC"/>
    <w:rsid w:val="004B7785"/>
    <w:rsid w:val="004B7C2D"/>
    <w:rsid w:val="004C19A2"/>
    <w:rsid w:val="004C2DCA"/>
    <w:rsid w:val="004C3553"/>
    <w:rsid w:val="004C5C1F"/>
    <w:rsid w:val="004C5D42"/>
    <w:rsid w:val="004C627B"/>
    <w:rsid w:val="004C658B"/>
    <w:rsid w:val="004C7814"/>
    <w:rsid w:val="004D1086"/>
    <w:rsid w:val="004D57B1"/>
    <w:rsid w:val="004D5DFF"/>
    <w:rsid w:val="004D6D90"/>
    <w:rsid w:val="004D7C3E"/>
    <w:rsid w:val="004E209D"/>
    <w:rsid w:val="004E3D08"/>
    <w:rsid w:val="004F03A4"/>
    <w:rsid w:val="004F1347"/>
    <w:rsid w:val="004F1AB7"/>
    <w:rsid w:val="004F2C87"/>
    <w:rsid w:val="004F2C95"/>
    <w:rsid w:val="004F2CEF"/>
    <w:rsid w:val="004F4BD0"/>
    <w:rsid w:val="004F5C6C"/>
    <w:rsid w:val="004F65F9"/>
    <w:rsid w:val="005000C9"/>
    <w:rsid w:val="00500B00"/>
    <w:rsid w:val="00503F6F"/>
    <w:rsid w:val="00506988"/>
    <w:rsid w:val="00510A3F"/>
    <w:rsid w:val="005126C7"/>
    <w:rsid w:val="00513F91"/>
    <w:rsid w:val="00516F2B"/>
    <w:rsid w:val="005208B8"/>
    <w:rsid w:val="00520CBE"/>
    <w:rsid w:val="00520DBC"/>
    <w:rsid w:val="00520F17"/>
    <w:rsid w:val="0052196E"/>
    <w:rsid w:val="00524F80"/>
    <w:rsid w:val="00532A1E"/>
    <w:rsid w:val="00534F8A"/>
    <w:rsid w:val="00535B3C"/>
    <w:rsid w:val="00545B4E"/>
    <w:rsid w:val="00546F00"/>
    <w:rsid w:val="00547FA1"/>
    <w:rsid w:val="0056137C"/>
    <w:rsid w:val="00563740"/>
    <w:rsid w:val="0056438E"/>
    <w:rsid w:val="005679BB"/>
    <w:rsid w:val="00576210"/>
    <w:rsid w:val="0058036D"/>
    <w:rsid w:val="005808D4"/>
    <w:rsid w:val="0058510B"/>
    <w:rsid w:val="00590AEC"/>
    <w:rsid w:val="005918F2"/>
    <w:rsid w:val="005938D7"/>
    <w:rsid w:val="00593F53"/>
    <w:rsid w:val="00593F9E"/>
    <w:rsid w:val="00594D09"/>
    <w:rsid w:val="0059528B"/>
    <w:rsid w:val="00595788"/>
    <w:rsid w:val="005960EA"/>
    <w:rsid w:val="005A0C29"/>
    <w:rsid w:val="005A1281"/>
    <w:rsid w:val="005A3CF8"/>
    <w:rsid w:val="005A5C6E"/>
    <w:rsid w:val="005B02B3"/>
    <w:rsid w:val="005B0567"/>
    <w:rsid w:val="005B1DEC"/>
    <w:rsid w:val="005B6A97"/>
    <w:rsid w:val="005C215F"/>
    <w:rsid w:val="005C32E4"/>
    <w:rsid w:val="005C34B8"/>
    <w:rsid w:val="005C3BC2"/>
    <w:rsid w:val="005C5672"/>
    <w:rsid w:val="005C700F"/>
    <w:rsid w:val="005D0A79"/>
    <w:rsid w:val="005E18A8"/>
    <w:rsid w:val="005E5BA1"/>
    <w:rsid w:val="005E769B"/>
    <w:rsid w:val="005E7919"/>
    <w:rsid w:val="005F011B"/>
    <w:rsid w:val="005F5334"/>
    <w:rsid w:val="005F5C4A"/>
    <w:rsid w:val="005F5E78"/>
    <w:rsid w:val="00601EDF"/>
    <w:rsid w:val="00602402"/>
    <w:rsid w:val="006032F4"/>
    <w:rsid w:val="00604248"/>
    <w:rsid w:val="006107D2"/>
    <w:rsid w:val="00610C48"/>
    <w:rsid w:val="00620F12"/>
    <w:rsid w:val="0062263C"/>
    <w:rsid w:val="00623386"/>
    <w:rsid w:val="006242AD"/>
    <w:rsid w:val="00625536"/>
    <w:rsid w:val="006259DB"/>
    <w:rsid w:val="00627E61"/>
    <w:rsid w:val="00630BD4"/>
    <w:rsid w:val="0063318E"/>
    <w:rsid w:val="00636200"/>
    <w:rsid w:val="006412F0"/>
    <w:rsid w:val="006435B5"/>
    <w:rsid w:val="00643736"/>
    <w:rsid w:val="0064413C"/>
    <w:rsid w:val="00646F77"/>
    <w:rsid w:val="00651FBF"/>
    <w:rsid w:val="00655D3D"/>
    <w:rsid w:val="006621AB"/>
    <w:rsid w:val="006626D6"/>
    <w:rsid w:val="006636E8"/>
    <w:rsid w:val="006639EE"/>
    <w:rsid w:val="006674A1"/>
    <w:rsid w:val="0067096F"/>
    <w:rsid w:val="00673026"/>
    <w:rsid w:val="00673E84"/>
    <w:rsid w:val="006750E8"/>
    <w:rsid w:val="00675507"/>
    <w:rsid w:val="00675893"/>
    <w:rsid w:val="00676858"/>
    <w:rsid w:val="0068253A"/>
    <w:rsid w:val="00683738"/>
    <w:rsid w:val="00683913"/>
    <w:rsid w:val="006840A1"/>
    <w:rsid w:val="00684207"/>
    <w:rsid w:val="006913E3"/>
    <w:rsid w:val="00696EC1"/>
    <w:rsid w:val="006970DB"/>
    <w:rsid w:val="006A774D"/>
    <w:rsid w:val="006B188A"/>
    <w:rsid w:val="006B3493"/>
    <w:rsid w:val="006B653C"/>
    <w:rsid w:val="006C4A69"/>
    <w:rsid w:val="006C58D3"/>
    <w:rsid w:val="006C5D4A"/>
    <w:rsid w:val="006C720D"/>
    <w:rsid w:val="006D1750"/>
    <w:rsid w:val="006D312F"/>
    <w:rsid w:val="006D34E7"/>
    <w:rsid w:val="006D3DDD"/>
    <w:rsid w:val="006D503C"/>
    <w:rsid w:val="006D6B5F"/>
    <w:rsid w:val="006D75B5"/>
    <w:rsid w:val="006E0DB8"/>
    <w:rsid w:val="006E69DE"/>
    <w:rsid w:val="006F0525"/>
    <w:rsid w:val="006F0A27"/>
    <w:rsid w:val="006F0B35"/>
    <w:rsid w:val="006F3670"/>
    <w:rsid w:val="006F6EAB"/>
    <w:rsid w:val="00703132"/>
    <w:rsid w:val="00706A39"/>
    <w:rsid w:val="00706EB0"/>
    <w:rsid w:val="00714E7E"/>
    <w:rsid w:val="00715163"/>
    <w:rsid w:val="0072132B"/>
    <w:rsid w:val="0072173E"/>
    <w:rsid w:val="00725717"/>
    <w:rsid w:val="00730DC4"/>
    <w:rsid w:val="007311BC"/>
    <w:rsid w:val="007354A7"/>
    <w:rsid w:val="00736400"/>
    <w:rsid w:val="00740728"/>
    <w:rsid w:val="007444E8"/>
    <w:rsid w:val="00745C7F"/>
    <w:rsid w:val="00751CCD"/>
    <w:rsid w:val="0076206C"/>
    <w:rsid w:val="00764085"/>
    <w:rsid w:val="007678C4"/>
    <w:rsid w:val="00770D3D"/>
    <w:rsid w:val="00772968"/>
    <w:rsid w:val="00775047"/>
    <w:rsid w:val="00775F6B"/>
    <w:rsid w:val="00786C13"/>
    <w:rsid w:val="00792826"/>
    <w:rsid w:val="00792DFC"/>
    <w:rsid w:val="007954B0"/>
    <w:rsid w:val="00796BA7"/>
    <w:rsid w:val="007A5FC2"/>
    <w:rsid w:val="007A7041"/>
    <w:rsid w:val="007B1853"/>
    <w:rsid w:val="007B30C6"/>
    <w:rsid w:val="007B7811"/>
    <w:rsid w:val="007C0D5D"/>
    <w:rsid w:val="007C14A4"/>
    <w:rsid w:val="007C187C"/>
    <w:rsid w:val="007C4482"/>
    <w:rsid w:val="007D18C4"/>
    <w:rsid w:val="007D58F4"/>
    <w:rsid w:val="007D5A6D"/>
    <w:rsid w:val="007D6111"/>
    <w:rsid w:val="007D78C2"/>
    <w:rsid w:val="007E2239"/>
    <w:rsid w:val="007E24B0"/>
    <w:rsid w:val="007E3AC0"/>
    <w:rsid w:val="007E51C8"/>
    <w:rsid w:val="007F050B"/>
    <w:rsid w:val="007F1775"/>
    <w:rsid w:val="007F7B37"/>
    <w:rsid w:val="0080367D"/>
    <w:rsid w:val="0080531B"/>
    <w:rsid w:val="0080634E"/>
    <w:rsid w:val="00806649"/>
    <w:rsid w:val="0081018C"/>
    <w:rsid w:val="00813DAF"/>
    <w:rsid w:val="00816F91"/>
    <w:rsid w:val="00817680"/>
    <w:rsid w:val="00820E5C"/>
    <w:rsid w:val="0082703E"/>
    <w:rsid w:val="0083069B"/>
    <w:rsid w:val="008410CA"/>
    <w:rsid w:val="00841DB0"/>
    <w:rsid w:val="0084595D"/>
    <w:rsid w:val="00855A88"/>
    <w:rsid w:val="008614D6"/>
    <w:rsid w:val="0086163B"/>
    <w:rsid w:val="00873022"/>
    <w:rsid w:val="008763B2"/>
    <w:rsid w:val="00884622"/>
    <w:rsid w:val="00884B0E"/>
    <w:rsid w:val="00896313"/>
    <w:rsid w:val="008971E2"/>
    <w:rsid w:val="008972FA"/>
    <w:rsid w:val="008A0953"/>
    <w:rsid w:val="008A241E"/>
    <w:rsid w:val="008A2DA7"/>
    <w:rsid w:val="008A3988"/>
    <w:rsid w:val="008A4616"/>
    <w:rsid w:val="008A62EC"/>
    <w:rsid w:val="008B2DBE"/>
    <w:rsid w:val="008B328D"/>
    <w:rsid w:val="008B3FB9"/>
    <w:rsid w:val="008C44C9"/>
    <w:rsid w:val="008C45FF"/>
    <w:rsid w:val="008D0C95"/>
    <w:rsid w:val="008D4913"/>
    <w:rsid w:val="008D775E"/>
    <w:rsid w:val="008E0787"/>
    <w:rsid w:val="008E348C"/>
    <w:rsid w:val="008E6524"/>
    <w:rsid w:val="008F06BF"/>
    <w:rsid w:val="008F1D92"/>
    <w:rsid w:val="009009C0"/>
    <w:rsid w:val="00903F6D"/>
    <w:rsid w:val="00907151"/>
    <w:rsid w:val="009100F1"/>
    <w:rsid w:val="00912853"/>
    <w:rsid w:val="00913002"/>
    <w:rsid w:val="00913D50"/>
    <w:rsid w:val="00917459"/>
    <w:rsid w:val="00921076"/>
    <w:rsid w:val="00922DC5"/>
    <w:rsid w:val="00922EC6"/>
    <w:rsid w:val="00930B75"/>
    <w:rsid w:val="00943DB3"/>
    <w:rsid w:val="009441EA"/>
    <w:rsid w:val="0094421C"/>
    <w:rsid w:val="00951087"/>
    <w:rsid w:val="009517E8"/>
    <w:rsid w:val="00953164"/>
    <w:rsid w:val="00953B12"/>
    <w:rsid w:val="009605B4"/>
    <w:rsid w:val="00960DF2"/>
    <w:rsid w:val="00961C16"/>
    <w:rsid w:val="00962034"/>
    <w:rsid w:val="0096291F"/>
    <w:rsid w:val="009673A8"/>
    <w:rsid w:val="009743CB"/>
    <w:rsid w:val="00976EE1"/>
    <w:rsid w:val="009773E8"/>
    <w:rsid w:val="00977EB2"/>
    <w:rsid w:val="0098003E"/>
    <w:rsid w:val="00980103"/>
    <w:rsid w:val="0098080B"/>
    <w:rsid w:val="009822EB"/>
    <w:rsid w:val="0098564C"/>
    <w:rsid w:val="00991F8F"/>
    <w:rsid w:val="00992E42"/>
    <w:rsid w:val="00997C4A"/>
    <w:rsid w:val="009A0115"/>
    <w:rsid w:val="009A1117"/>
    <w:rsid w:val="009A1122"/>
    <w:rsid w:val="009A1B31"/>
    <w:rsid w:val="009A1D5D"/>
    <w:rsid w:val="009A35DF"/>
    <w:rsid w:val="009A4087"/>
    <w:rsid w:val="009A5F1E"/>
    <w:rsid w:val="009A6283"/>
    <w:rsid w:val="009A62C7"/>
    <w:rsid w:val="009B3298"/>
    <w:rsid w:val="009B34B7"/>
    <w:rsid w:val="009B3C36"/>
    <w:rsid w:val="009C01B4"/>
    <w:rsid w:val="009C0CD2"/>
    <w:rsid w:val="009C39E7"/>
    <w:rsid w:val="009C5825"/>
    <w:rsid w:val="009C62FB"/>
    <w:rsid w:val="009D1513"/>
    <w:rsid w:val="009D2760"/>
    <w:rsid w:val="009D2D91"/>
    <w:rsid w:val="009D4816"/>
    <w:rsid w:val="009D6A89"/>
    <w:rsid w:val="009D6E87"/>
    <w:rsid w:val="009D70C2"/>
    <w:rsid w:val="009E18EB"/>
    <w:rsid w:val="009E2926"/>
    <w:rsid w:val="009E3F00"/>
    <w:rsid w:val="009E74E3"/>
    <w:rsid w:val="00A02559"/>
    <w:rsid w:val="00A0437C"/>
    <w:rsid w:val="00A05AED"/>
    <w:rsid w:val="00A05C7D"/>
    <w:rsid w:val="00A05E3C"/>
    <w:rsid w:val="00A10CDB"/>
    <w:rsid w:val="00A122D4"/>
    <w:rsid w:val="00A1267F"/>
    <w:rsid w:val="00A160C8"/>
    <w:rsid w:val="00A1710D"/>
    <w:rsid w:val="00A17158"/>
    <w:rsid w:val="00A2087F"/>
    <w:rsid w:val="00A21872"/>
    <w:rsid w:val="00A25497"/>
    <w:rsid w:val="00A307F6"/>
    <w:rsid w:val="00A32281"/>
    <w:rsid w:val="00A33053"/>
    <w:rsid w:val="00A33225"/>
    <w:rsid w:val="00A34991"/>
    <w:rsid w:val="00A35775"/>
    <w:rsid w:val="00A4286B"/>
    <w:rsid w:val="00A463A4"/>
    <w:rsid w:val="00A53F51"/>
    <w:rsid w:val="00A5470E"/>
    <w:rsid w:val="00A547F8"/>
    <w:rsid w:val="00A54BAE"/>
    <w:rsid w:val="00A6242A"/>
    <w:rsid w:val="00A62B5B"/>
    <w:rsid w:val="00A63FED"/>
    <w:rsid w:val="00A655CD"/>
    <w:rsid w:val="00A658D5"/>
    <w:rsid w:val="00A66E93"/>
    <w:rsid w:val="00A6785C"/>
    <w:rsid w:val="00A7192A"/>
    <w:rsid w:val="00A745DD"/>
    <w:rsid w:val="00A769F0"/>
    <w:rsid w:val="00A80D2A"/>
    <w:rsid w:val="00A81289"/>
    <w:rsid w:val="00A83F87"/>
    <w:rsid w:val="00A90B47"/>
    <w:rsid w:val="00A92B55"/>
    <w:rsid w:val="00A936E4"/>
    <w:rsid w:val="00A95F82"/>
    <w:rsid w:val="00A97637"/>
    <w:rsid w:val="00AA045E"/>
    <w:rsid w:val="00AA28A2"/>
    <w:rsid w:val="00AA2A03"/>
    <w:rsid w:val="00AA4266"/>
    <w:rsid w:val="00AA4BF4"/>
    <w:rsid w:val="00AA6601"/>
    <w:rsid w:val="00AB135C"/>
    <w:rsid w:val="00AB291D"/>
    <w:rsid w:val="00AB45E7"/>
    <w:rsid w:val="00AB47E0"/>
    <w:rsid w:val="00AB594F"/>
    <w:rsid w:val="00AC2403"/>
    <w:rsid w:val="00AD2B66"/>
    <w:rsid w:val="00AD2F17"/>
    <w:rsid w:val="00AD5794"/>
    <w:rsid w:val="00AD57E7"/>
    <w:rsid w:val="00AD778E"/>
    <w:rsid w:val="00AE10FA"/>
    <w:rsid w:val="00AE15F2"/>
    <w:rsid w:val="00AE30FE"/>
    <w:rsid w:val="00AE4BCB"/>
    <w:rsid w:val="00AE587D"/>
    <w:rsid w:val="00AE59E4"/>
    <w:rsid w:val="00AE7A43"/>
    <w:rsid w:val="00AF239D"/>
    <w:rsid w:val="00AF3ADC"/>
    <w:rsid w:val="00AF4039"/>
    <w:rsid w:val="00AF7DDF"/>
    <w:rsid w:val="00B066DB"/>
    <w:rsid w:val="00B0792D"/>
    <w:rsid w:val="00B07B75"/>
    <w:rsid w:val="00B1032A"/>
    <w:rsid w:val="00B104DF"/>
    <w:rsid w:val="00B12C69"/>
    <w:rsid w:val="00B13976"/>
    <w:rsid w:val="00B1647E"/>
    <w:rsid w:val="00B174D8"/>
    <w:rsid w:val="00B21205"/>
    <w:rsid w:val="00B21420"/>
    <w:rsid w:val="00B227B3"/>
    <w:rsid w:val="00B227E0"/>
    <w:rsid w:val="00B257B2"/>
    <w:rsid w:val="00B32DD4"/>
    <w:rsid w:val="00B34E06"/>
    <w:rsid w:val="00B402DF"/>
    <w:rsid w:val="00B41012"/>
    <w:rsid w:val="00B4307F"/>
    <w:rsid w:val="00B44CB9"/>
    <w:rsid w:val="00B46B12"/>
    <w:rsid w:val="00B51B38"/>
    <w:rsid w:val="00B525EB"/>
    <w:rsid w:val="00B564F1"/>
    <w:rsid w:val="00B56682"/>
    <w:rsid w:val="00B576A0"/>
    <w:rsid w:val="00B623BC"/>
    <w:rsid w:val="00B662CE"/>
    <w:rsid w:val="00B70C57"/>
    <w:rsid w:val="00B75FB3"/>
    <w:rsid w:val="00B82BF9"/>
    <w:rsid w:val="00B83D39"/>
    <w:rsid w:val="00B87CC2"/>
    <w:rsid w:val="00B90C6F"/>
    <w:rsid w:val="00B92473"/>
    <w:rsid w:val="00B95D69"/>
    <w:rsid w:val="00BA3A57"/>
    <w:rsid w:val="00BB2574"/>
    <w:rsid w:val="00BB5A1B"/>
    <w:rsid w:val="00BB5B5B"/>
    <w:rsid w:val="00BC37E2"/>
    <w:rsid w:val="00BC4BE1"/>
    <w:rsid w:val="00BC5EE9"/>
    <w:rsid w:val="00BC6DEC"/>
    <w:rsid w:val="00BD053A"/>
    <w:rsid w:val="00BD05C3"/>
    <w:rsid w:val="00BD4D3E"/>
    <w:rsid w:val="00BD4EBF"/>
    <w:rsid w:val="00BD5F99"/>
    <w:rsid w:val="00BE0A5C"/>
    <w:rsid w:val="00BE0ACF"/>
    <w:rsid w:val="00BE1215"/>
    <w:rsid w:val="00BE2DA2"/>
    <w:rsid w:val="00BE6B83"/>
    <w:rsid w:val="00BE7990"/>
    <w:rsid w:val="00BF14B1"/>
    <w:rsid w:val="00BF2367"/>
    <w:rsid w:val="00BF3C51"/>
    <w:rsid w:val="00BF42DE"/>
    <w:rsid w:val="00BF72F0"/>
    <w:rsid w:val="00C007FF"/>
    <w:rsid w:val="00C0346E"/>
    <w:rsid w:val="00C04FA3"/>
    <w:rsid w:val="00C05421"/>
    <w:rsid w:val="00C05938"/>
    <w:rsid w:val="00C116E5"/>
    <w:rsid w:val="00C117A0"/>
    <w:rsid w:val="00C13A1E"/>
    <w:rsid w:val="00C13F7D"/>
    <w:rsid w:val="00C147EB"/>
    <w:rsid w:val="00C16F10"/>
    <w:rsid w:val="00C20079"/>
    <w:rsid w:val="00C2095C"/>
    <w:rsid w:val="00C20CD7"/>
    <w:rsid w:val="00C218C5"/>
    <w:rsid w:val="00C21DA2"/>
    <w:rsid w:val="00C224A6"/>
    <w:rsid w:val="00C23145"/>
    <w:rsid w:val="00C236D5"/>
    <w:rsid w:val="00C26F1C"/>
    <w:rsid w:val="00C2717A"/>
    <w:rsid w:val="00C33484"/>
    <w:rsid w:val="00C33DE8"/>
    <w:rsid w:val="00C33F62"/>
    <w:rsid w:val="00C34C45"/>
    <w:rsid w:val="00C363FA"/>
    <w:rsid w:val="00C40011"/>
    <w:rsid w:val="00C4280D"/>
    <w:rsid w:val="00C44EEB"/>
    <w:rsid w:val="00C44FC4"/>
    <w:rsid w:val="00C47F67"/>
    <w:rsid w:val="00C50ABC"/>
    <w:rsid w:val="00C52854"/>
    <w:rsid w:val="00C543CE"/>
    <w:rsid w:val="00C60040"/>
    <w:rsid w:val="00C60AD4"/>
    <w:rsid w:val="00C63380"/>
    <w:rsid w:val="00C644D9"/>
    <w:rsid w:val="00C64A8B"/>
    <w:rsid w:val="00C6777C"/>
    <w:rsid w:val="00C67F0C"/>
    <w:rsid w:val="00C71FEF"/>
    <w:rsid w:val="00C733DB"/>
    <w:rsid w:val="00C743BF"/>
    <w:rsid w:val="00C76885"/>
    <w:rsid w:val="00C7758A"/>
    <w:rsid w:val="00C77980"/>
    <w:rsid w:val="00C831A5"/>
    <w:rsid w:val="00C84E0A"/>
    <w:rsid w:val="00C87A08"/>
    <w:rsid w:val="00C87F0B"/>
    <w:rsid w:val="00C91C88"/>
    <w:rsid w:val="00C91CC5"/>
    <w:rsid w:val="00C94E05"/>
    <w:rsid w:val="00C951AF"/>
    <w:rsid w:val="00C96F32"/>
    <w:rsid w:val="00CA0DEE"/>
    <w:rsid w:val="00CA5CC2"/>
    <w:rsid w:val="00CA6F10"/>
    <w:rsid w:val="00CB04BC"/>
    <w:rsid w:val="00CB0585"/>
    <w:rsid w:val="00CB2FF0"/>
    <w:rsid w:val="00CB5115"/>
    <w:rsid w:val="00CB5B2F"/>
    <w:rsid w:val="00CB7E83"/>
    <w:rsid w:val="00CC0A6A"/>
    <w:rsid w:val="00CC1918"/>
    <w:rsid w:val="00CC32D3"/>
    <w:rsid w:val="00CC44BA"/>
    <w:rsid w:val="00CC7969"/>
    <w:rsid w:val="00CD3743"/>
    <w:rsid w:val="00CD69CD"/>
    <w:rsid w:val="00CD7A35"/>
    <w:rsid w:val="00CE2ECA"/>
    <w:rsid w:val="00CE54E0"/>
    <w:rsid w:val="00CE5A09"/>
    <w:rsid w:val="00CF0FFC"/>
    <w:rsid w:val="00CF1FE4"/>
    <w:rsid w:val="00CF3FAF"/>
    <w:rsid w:val="00CF4918"/>
    <w:rsid w:val="00CF4E26"/>
    <w:rsid w:val="00CF58FF"/>
    <w:rsid w:val="00D01BAB"/>
    <w:rsid w:val="00D01F5C"/>
    <w:rsid w:val="00D032DB"/>
    <w:rsid w:val="00D04F99"/>
    <w:rsid w:val="00D0796B"/>
    <w:rsid w:val="00D11F32"/>
    <w:rsid w:val="00D1384F"/>
    <w:rsid w:val="00D161D9"/>
    <w:rsid w:val="00D17814"/>
    <w:rsid w:val="00D24B99"/>
    <w:rsid w:val="00D27688"/>
    <w:rsid w:val="00D27E2C"/>
    <w:rsid w:val="00D32E8D"/>
    <w:rsid w:val="00D424E6"/>
    <w:rsid w:val="00D46006"/>
    <w:rsid w:val="00D47909"/>
    <w:rsid w:val="00D47BA7"/>
    <w:rsid w:val="00D47DC7"/>
    <w:rsid w:val="00D51782"/>
    <w:rsid w:val="00D56EB0"/>
    <w:rsid w:val="00D57910"/>
    <w:rsid w:val="00D57DCE"/>
    <w:rsid w:val="00D6213A"/>
    <w:rsid w:val="00D702B6"/>
    <w:rsid w:val="00D725CC"/>
    <w:rsid w:val="00D7326C"/>
    <w:rsid w:val="00D76630"/>
    <w:rsid w:val="00D779B3"/>
    <w:rsid w:val="00D81166"/>
    <w:rsid w:val="00D83959"/>
    <w:rsid w:val="00D87F37"/>
    <w:rsid w:val="00D91EA3"/>
    <w:rsid w:val="00D922B8"/>
    <w:rsid w:val="00D96101"/>
    <w:rsid w:val="00DA3CE9"/>
    <w:rsid w:val="00DA5494"/>
    <w:rsid w:val="00DA7AD8"/>
    <w:rsid w:val="00DB22B9"/>
    <w:rsid w:val="00DB277D"/>
    <w:rsid w:val="00DB2C9B"/>
    <w:rsid w:val="00DB4EA8"/>
    <w:rsid w:val="00DB5588"/>
    <w:rsid w:val="00DC05DC"/>
    <w:rsid w:val="00DC09E5"/>
    <w:rsid w:val="00DC32C6"/>
    <w:rsid w:val="00DC3FC9"/>
    <w:rsid w:val="00DC4773"/>
    <w:rsid w:val="00DC7C98"/>
    <w:rsid w:val="00DD2256"/>
    <w:rsid w:val="00DD269C"/>
    <w:rsid w:val="00DD49BB"/>
    <w:rsid w:val="00DD6691"/>
    <w:rsid w:val="00DD7E9C"/>
    <w:rsid w:val="00DE170A"/>
    <w:rsid w:val="00DE2CFC"/>
    <w:rsid w:val="00DF438D"/>
    <w:rsid w:val="00DF4AD9"/>
    <w:rsid w:val="00E002DC"/>
    <w:rsid w:val="00E038F9"/>
    <w:rsid w:val="00E12FA3"/>
    <w:rsid w:val="00E132FD"/>
    <w:rsid w:val="00E13CB1"/>
    <w:rsid w:val="00E13E13"/>
    <w:rsid w:val="00E1547B"/>
    <w:rsid w:val="00E160E4"/>
    <w:rsid w:val="00E173F2"/>
    <w:rsid w:val="00E2017D"/>
    <w:rsid w:val="00E23AB8"/>
    <w:rsid w:val="00E24355"/>
    <w:rsid w:val="00E30D94"/>
    <w:rsid w:val="00E336BF"/>
    <w:rsid w:val="00E3504A"/>
    <w:rsid w:val="00E3795B"/>
    <w:rsid w:val="00E41209"/>
    <w:rsid w:val="00E42889"/>
    <w:rsid w:val="00E433BA"/>
    <w:rsid w:val="00E44903"/>
    <w:rsid w:val="00E46159"/>
    <w:rsid w:val="00E47E86"/>
    <w:rsid w:val="00E5522B"/>
    <w:rsid w:val="00E55A42"/>
    <w:rsid w:val="00E57A14"/>
    <w:rsid w:val="00E6225B"/>
    <w:rsid w:val="00E647D8"/>
    <w:rsid w:val="00E66A85"/>
    <w:rsid w:val="00E678D2"/>
    <w:rsid w:val="00E71CCF"/>
    <w:rsid w:val="00E720D2"/>
    <w:rsid w:val="00E73152"/>
    <w:rsid w:val="00E734FF"/>
    <w:rsid w:val="00E75CAB"/>
    <w:rsid w:val="00E75D74"/>
    <w:rsid w:val="00E777A3"/>
    <w:rsid w:val="00E84920"/>
    <w:rsid w:val="00E85A40"/>
    <w:rsid w:val="00E8604C"/>
    <w:rsid w:val="00E901DC"/>
    <w:rsid w:val="00E90B8B"/>
    <w:rsid w:val="00E91DF8"/>
    <w:rsid w:val="00E93560"/>
    <w:rsid w:val="00E95C8A"/>
    <w:rsid w:val="00EA1510"/>
    <w:rsid w:val="00EA3F66"/>
    <w:rsid w:val="00EA7A1C"/>
    <w:rsid w:val="00EB0DD3"/>
    <w:rsid w:val="00EB0EAF"/>
    <w:rsid w:val="00EB5586"/>
    <w:rsid w:val="00EC0689"/>
    <w:rsid w:val="00EC1D77"/>
    <w:rsid w:val="00EC2430"/>
    <w:rsid w:val="00EC6C0D"/>
    <w:rsid w:val="00EC7CE7"/>
    <w:rsid w:val="00EC7D70"/>
    <w:rsid w:val="00ED0B11"/>
    <w:rsid w:val="00ED252D"/>
    <w:rsid w:val="00ED4215"/>
    <w:rsid w:val="00ED7755"/>
    <w:rsid w:val="00EE1CC0"/>
    <w:rsid w:val="00EE49A1"/>
    <w:rsid w:val="00EE6823"/>
    <w:rsid w:val="00EF2825"/>
    <w:rsid w:val="00EF3665"/>
    <w:rsid w:val="00EF76A7"/>
    <w:rsid w:val="00EF77D3"/>
    <w:rsid w:val="00F00869"/>
    <w:rsid w:val="00F01282"/>
    <w:rsid w:val="00F052B9"/>
    <w:rsid w:val="00F06718"/>
    <w:rsid w:val="00F07B23"/>
    <w:rsid w:val="00F10D86"/>
    <w:rsid w:val="00F117F3"/>
    <w:rsid w:val="00F152E1"/>
    <w:rsid w:val="00F1565A"/>
    <w:rsid w:val="00F173B7"/>
    <w:rsid w:val="00F200EB"/>
    <w:rsid w:val="00F24676"/>
    <w:rsid w:val="00F269BE"/>
    <w:rsid w:val="00F2725A"/>
    <w:rsid w:val="00F32D9E"/>
    <w:rsid w:val="00F34A62"/>
    <w:rsid w:val="00F417B1"/>
    <w:rsid w:val="00F41BDF"/>
    <w:rsid w:val="00F50D8A"/>
    <w:rsid w:val="00F53873"/>
    <w:rsid w:val="00F54D15"/>
    <w:rsid w:val="00F60C40"/>
    <w:rsid w:val="00F62FE0"/>
    <w:rsid w:val="00F66EAF"/>
    <w:rsid w:val="00F67500"/>
    <w:rsid w:val="00F7070E"/>
    <w:rsid w:val="00F71777"/>
    <w:rsid w:val="00F74B01"/>
    <w:rsid w:val="00F833F3"/>
    <w:rsid w:val="00F90775"/>
    <w:rsid w:val="00F90B0F"/>
    <w:rsid w:val="00F9228F"/>
    <w:rsid w:val="00F97A84"/>
    <w:rsid w:val="00FA2033"/>
    <w:rsid w:val="00FA46FA"/>
    <w:rsid w:val="00FA4B60"/>
    <w:rsid w:val="00FA6059"/>
    <w:rsid w:val="00FA693D"/>
    <w:rsid w:val="00FB0D30"/>
    <w:rsid w:val="00FB2B4D"/>
    <w:rsid w:val="00FB51E2"/>
    <w:rsid w:val="00FB7487"/>
    <w:rsid w:val="00FC4050"/>
    <w:rsid w:val="00FC553E"/>
    <w:rsid w:val="00FD4781"/>
    <w:rsid w:val="00FD57C1"/>
    <w:rsid w:val="00FD7A44"/>
    <w:rsid w:val="00FE5A9B"/>
    <w:rsid w:val="00FF40A5"/>
    <w:rsid w:val="00FF4833"/>
    <w:rsid w:val="00FF4BE8"/>
    <w:rsid w:val="00FF713D"/>
    <w:rsid w:val="0B1D5D76"/>
    <w:rsid w:val="0B797B75"/>
    <w:rsid w:val="1D7060E0"/>
    <w:rsid w:val="1D744CA5"/>
    <w:rsid w:val="209B3346"/>
    <w:rsid w:val="254C236F"/>
    <w:rsid w:val="38656657"/>
    <w:rsid w:val="3BB7AFDD"/>
    <w:rsid w:val="3FEAFC25"/>
    <w:rsid w:val="4440CE72"/>
    <w:rsid w:val="4448AF90"/>
    <w:rsid w:val="46D9DFF6"/>
    <w:rsid w:val="4AF8112E"/>
    <w:rsid w:val="4B8DD6F4"/>
    <w:rsid w:val="4E034F15"/>
    <w:rsid w:val="50600FD1"/>
    <w:rsid w:val="506C44D6"/>
    <w:rsid w:val="50DAC0B3"/>
    <w:rsid w:val="5347A0C7"/>
    <w:rsid w:val="5470C3AA"/>
    <w:rsid w:val="660B5FAB"/>
    <w:rsid w:val="69A568A0"/>
    <w:rsid w:val="6A0438BF"/>
    <w:rsid w:val="74B2E37D"/>
    <w:rsid w:val="7A383194"/>
    <w:rsid w:val="7B9121D4"/>
    <w:rsid w:val="7BD4DEB8"/>
    <w:rsid w:val="7D3ECA17"/>
    <w:rsid w:val="7D5DF3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4B7DB"/>
  <w15:chartTrackingRefBased/>
  <w15:docId w15:val="{AC9C592E-B627-4ED2-9D04-B8048410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47DC7"/>
    <w:pPr>
      <w:spacing w:after="160" w:line="259" w:lineRule="auto"/>
    </w:pPr>
    <w:rPr>
      <w:color w:val="404040" w:themeColor="text1" w:themeTint="BF"/>
      <w:sz w:val="22"/>
      <w:szCs w:val="22"/>
    </w:rPr>
  </w:style>
  <w:style w:type="paragraph" w:styleId="Heading1">
    <w:name w:val="heading 1"/>
    <w:basedOn w:val="Normal"/>
    <w:next w:val="Normal"/>
    <w:link w:val="Heading1Char"/>
    <w:uiPriority w:val="9"/>
    <w:qFormat/>
    <w:rsid w:val="00A90B47"/>
    <w:pPr>
      <w:keepNext/>
      <w:keepLines/>
      <w:pBdr>
        <w:top w:val="single" w:sz="4" w:space="4" w:color="auto"/>
        <w:left w:val="single" w:sz="4" w:space="4" w:color="auto"/>
        <w:bottom w:val="single" w:sz="4" w:space="4" w:color="auto"/>
        <w:right w:val="single" w:sz="4" w:space="4" w:color="auto"/>
      </w:pBdr>
      <w:shd w:val="clear" w:color="auto" w:fill="001646" w:themeFill="accent1"/>
      <w:spacing w:before="240" w:after="0"/>
      <w:outlineLvl w:val="0"/>
    </w:pPr>
    <w:rPr>
      <w:rFonts w:cs="Arial"/>
      <w:b/>
      <w:bCs/>
      <w:color w:val="FFFFFF" w:themeColor="background1"/>
      <w:sz w:val="32"/>
      <w:szCs w:val="32"/>
    </w:rPr>
  </w:style>
  <w:style w:type="paragraph" w:styleId="Heading2">
    <w:name w:val="heading 2"/>
    <w:basedOn w:val="Normal"/>
    <w:next w:val="Normal"/>
    <w:link w:val="Heading2Char"/>
    <w:uiPriority w:val="9"/>
    <w:unhideWhenUsed/>
    <w:qFormat/>
    <w:rsid w:val="004F65F9"/>
    <w:pPr>
      <w:keepNext/>
      <w:keepLines/>
      <w:spacing w:before="40" w:after="0"/>
      <w:outlineLvl w:val="1"/>
    </w:pPr>
    <w:rPr>
      <w:rFonts w:cs="Arial"/>
      <w:b/>
      <w:color w:val="0070BD"/>
      <w:sz w:val="28"/>
      <w:szCs w:val="28"/>
    </w:rPr>
  </w:style>
  <w:style w:type="paragraph" w:styleId="Heading3">
    <w:name w:val="heading 3"/>
    <w:basedOn w:val="BodyText"/>
    <w:next w:val="Normal"/>
    <w:link w:val="Heading3Char"/>
    <w:uiPriority w:val="9"/>
    <w:unhideWhenUsed/>
    <w:qFormat/>
    <w:rsid w:val="00402D17"/>
    <w:pPr>
      <w:outlineLvl w:val="2"/>
    </w:pPr>
    <w:rPr>
      <w:b/>
      <w:bCs/>
      <w:caps/>
      <w:sz w:val="24"/>
    </w:rPr>
  </w:style>
  <w:style w:type="paragraph" w:styleId="Heading4">
    <w:name w:val="heading 4"/>
    <w:basedOn w:val="Normal"/>
    <w:next w:val="Normal"/>
    <w:link w:val="Heading4Char"/>
    <w:uiPriority w:val="9"/>
    <w:unhideWhenUsed/>
    <w:qFormat/>
    <w:rsid w:val="00402D17"/>
    <w:pPr>
      <w:keepNext/>
      <w:keepLines/>
      <w:spacing w:before="40" w:after="0"/>
      <w:outlineLvl w:val="3"/>
    </w:pPr>
    <w:rPr>
      <w:b/>
      <w:bCs/>
      <w:iCs/>
      <w:color w:val="15386B" w:themeColor="accent6"/>
    </w:rPr>
  </w:style>
  <w:style w:type="paragraph" w:styleId="Heading5">
    <w:name w:val="heading 5"/>
    <w:basedOn w:val="Normal"/>
    <w:next w:val="Normal"/>
    <w:link w:val="Heading5Char"/>
    <w:uiPriority w:val="9"/>
    <w:semiHidden/>
    <w:unhideWhenUsed/>
    <w:qFormat/>
    <w:rsid w:val="00CD3743"/>
    <w:pPr>
      <w:keepNext/>
      <w:keepLines/>
      <w:spacing w:before="40" w:after="0"/>
      <w:outlineLvl w:val="4"/>
    </w:pPr>
    <w:rPr>
      <w:color w:val="001034"/>
    </w:rPr>
  </w:style>
  <w:style w:type="paragraph" w:styleId="Heading6">
    <w:name w:val="heading 6"/>
    <w:basedOn w:val="Normal"/>
    <w:next w:val="Normal"/>
    <w:link w:val="Heading6Char"/>
    <w:uiPriority w:val="9"/>
    <w:semiHidden/>
    <w:unhideWhenUsed/>
    <w:qFormat/>
    <w:rsid w:val="00CD3743"/>
    <w:pPr>
      <w:keepNext/>
      <w:keepLines/>
      <w:spacing w:before="40" w:after="0"/>
      <w:outlineLvl w:val="5"/>
    </w:pPr>
    <w:rPr>
      <w:color w:val="000A23"/>
    </w:rPr>
  </w:style>
  <w:style w:type="paragraph" w:styleId="Heading7">
    <w:name w:val="heading 7"/>
    <w:basedOn w:val="Normal"/>
    <w:next w:val="Normal"/>
    <w:link w:val="Heading7Char"/>
    <w:uiPriority w:val="9"/>
    <w:semiHidden/>
    <w:unhideWhenUsed/>
    <w:qFormat/>
    <w:rsid w:val="00CD3743"/>
    <w:pPr>
      <w:keepNext/>
      <w:keepLines/>
      <w:spacing w:before="40" w:after="0"/>
      <w:outlineLvl w:val="6"/>
    </w:pPr>
    <w:rPr>
      <w:i/>
      <w:iCs/>
      <w:color w:val="000A23"/>
    </w:rPr>
  </w:style>
  <w:style w:type="paragraph" w:styleId="Heading8">
    <w:name w:val="heading 8"/>
    <w:basedOn w:val="Normal"/>
    <w:next w:val="Normal"/>
    <w:link w:val="Heading8Char"/>
    <w:uiPriority w:val="9"/>
    <w:semiHidden/>
    <w:unhideWhenUsed/>
    <w:qFormat/>
    <w:rsid w:val="00CD3743"/>
    <w:pPr>
      <w:keepNext/>
      <w:keepLines/>
      <w:spacing w:before="40" w:after="0"/>
      <w:outlineLvl w:val="7"/>
    </w:pPr>
    <w:rPr>
      <w:color w:val="262626"/>
      <w:sz w:val="21"/>
      <w:szCs w:val="21"/>
    </w:rPr>
  </w:style>
  <w:style w:type="paragraph" w:styleId="Heading9">
    <w:name w:val="heading 9"/>
    <w:basedOn w:val="Normal"/>
    <w:next w:val="Normal"/>
    <w:link w:val="Heading9Char"/>
    <w:uiPriority w:val="9"/>
    <w:semiHidden/>
    <w:unhideWhenUsed/>
    <w:qFormat/>
    <w:rsid w:val="00392770"/>
    <w:pPr>
      <w:keepNext/>
      <w:keepLines/>
      <w:spacing w:before="40" w:after="0"/>
      <w:outlineLvl w:val="8"/>
    </w:pPr>
    <w:rPr>
      <w:i/>
      <w:iCs/>
      <w:color w:val="26262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7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DC7"/>
    <w:rPr>
      <w:color w:val="404040"/>
      <w:sz w:val="22"/>
      <w:szCs w:val="22"/>
    </w:rPr>
  </w:style>
  <w:style w:type="paragraph" w:styleId="Footer">
    <w:name w:val="footer"/>
    <w:basedOn w:val="Normal"/>
    <w:link w:val="FooterChar"/>
    <w:uiPriority w:val="99"/>
    <w:unhideWhenUsed/>
    <w:rsid w:val="00D47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DC7"/>
    <w:rPr>
      <w:color w:val="404040"/>
      <w:sz w:val="22"/>
      <w:szCs w:val="22"/>
    </w:rPr>
  </w:style>
  <w:style w:type="paragraph" w:styleId="NoSpacing">
    <w:name w:val="No Spacing"/>
    <w:link w:val="NoSpacingChar"/>
    <w:uiPriority w:val="1"/>
    <w:qFormat/>
    <w:rsid w:val="00ED252D"/>
    <w:rPr>
      <w:rFonts w:asciiTheme="minorHAnsi" w:eastAsiaTheme="minorEastAsia" w:hAnsiTheme="minorHAnsi" w:cstheme="minorBidi"/>
      <w:sz w:val="22"/>
      <w:szCs w:val="22"/>
      <w:lang w:eastAsia="zh-CN"/>
    </w:rPr>
  </w:style>
  <w:style w:type="character" w:customStyle="1" w:styleId="Heading1Char">
    <w:name w:val="Heading 1 Char"/>
    <w:link w:val="Heading1"/>
    <w:uiPriority w:val="9"/>
    <w:rsid w:val="00A90B47"/>
    <w:rPr>
      <w:rFonts w:cs="Arial"/>
      <w:b/>
      <w:bCs/>
      <w:color w:val="FFFFFF" w:themeColor="background1"/>
      <w:sz w:val="32"/>
      <w:szCs w:val="32"/>
      <w:shd w:val="clear" w:color="auto" w:fill="001646" w:themeFill="accent1"/>
    </w:rPr>
  </w:style>
  <w:style w:type="character" w:customStyle="1" w:styleId="Heading2Char">
    <w:name w:val="Heading 2 Char"/>
    <w:link w:val="Heading2"/>
    <w:uiPriority w:val="9"/>
    <w:rsid w:val="004F65F9"/>
    <w:rPr>
      <w:rFonts w:cs="Arial"/>
      <w:b/>
      <w:color w:val="0070BD"/>
      <w:sz w:val="28"/>
      <w:szCs w:val="28"/>
    </w:rPr>
  </w:style>
  <w:style w:type="character" w:customStyle="1" w:styleId="Heading3Char">
    <w:name w:val="Heading 3 Char"/>
    <w:link w:val="Heading3"/>
    <w:uiPriority w:val="9"/>
    <w:rsid w:val="00402D17"/>
    <w:rPr>
      <w:rFonts w:eastAsia="Arial" w:cs="Arial"/>
      <w:b/>
      <w:bCs/>
      <w:caps/>
      <w:color w:val="404040"/>
      <w:sz w:val="24"/>
      <w:szCs w:val="22"/>
    </w:rPr>
  </w:style>
  <w:style w:type="character" w:customStyle="1" w:styleId="Heading4Char">
    <w:name w:val="Heading 4 Char"/>
    <w:link w:val="Heading4"/>
    <w:uiPriority w:val="1"/>
    <w:rsid w:val="00402D17"/>
    <w:rPr>
      <w:b/>
      <w:bCs/>
      <w:iCs/>
      <w:color w:val="15386B" w:themeColor="accent6"/>
      <w:sz w:val="22"/>
      <w:szCs w:val="22"/>
    </w:rPr>
  </w:style>
  <w:style w:type="character" w:customStyle="1" w:styleId="Heading5Char">
    <w:name w:val="Heading 5 Char"/>
    <w:link w:val="Heading5"/>
    <w:uiPriority w:val="9"/>
    <w:semiHidden/>
    <w:rsid w:val="00CD3743"/>
    <w:rPr>
      <w:color w:val="001034"/>
    </w:rPr>
  </w:style>
  <w:style w:type="character" w:customStyle="1" w:styleId="Heading6Char">
    <w:name w:val="Heading 6 Char"/>
    <w:link w:val="Heading6"/>
    <w:uiPriority w:val="9"/>
    <w:semiHidden/>
    <w:rsid w:val="00CD3743"/>
    <w:rPr>
      <w:color w:val="000A23"/>
    </w:rPr>
  </w:style>
  <w:style w:type="character" w:customStyle="1" w:styleId="Heading7Char">
    <w:name w:val="Heading 7 Char"/>
    <w:link w:val="Heading7"/>
    <w:uiPriority w:val="9"/>
    <w:semiHidden/>
    <w:rsid w:val="00CD3743"/>
    <w:rPr>
      <w:rFonts w:ascii="Arial" w:eastAsia="Times New Roman" w:hAnsi="Arial" w:cs="Times New Roman"/>
      <w:i/>
      <w:iCs/>
      <w:color w:val="000A23"/>
    </w:rPr>
  </w:style>
  <w:style w:type="character" w:customStyle="1" w:styleId="Heading8Char">
    <w:name w:val="Heading 8 Char"/>
    <w:link w:val="Heading8"/>
    <w:uiPriority w:val="9"/>
    <w:semiHidden/>
    <w:rsid w:val="00CD3743"/>
    <w:rPr>
      <w:color w:val="262626"/>
      <w:sz w:val="21"/>
      <w:szCs w:val="21"/>
    </w:rPr>
  </w:style>
  <w:style w:type="character" w:customStyle="1" w:styleId="Heading9Char">
    <w:name w:val="Heading 9 Char"/>
    <w:link w:val="Heading9"/>
    <w:uiPriority w:val="9"/>
    <w:semiHidden/>
    <w:rsid w:val="00392770"/>
    <w:rPr>
      <w:rFonts w:ascii="Aptos" w:hAnsi="Aptos"/>
      <w:i/>
      <w:iCs/>
      <w:color w:val="262626"/>
      <w:sz w:val="21"/>
      <w:szCs w:val="21"/>
    </w:rPr>
  </w:style>
  <w:style w:type="paragraph" w:styleId="Caption">
    <w:name w:val="caption"/>
    <w:basedOn w:val="Normal"/>
    <w:next w:val="Normal"/>
    <w:uiPriority w:val="35"/>
    <w:unhideWhenUsed/>
    <w:qFormat/>
    <w:rsid w:val="00CD3743"/>
    <w:pPr>
      <w:spacing w:after="200" w:line="240" w:lineRule="auto"/>
    </w:pPr>
    <w:rPr>
      <w:i/>
      <w:iCs/>
      <w:color w:val="000000"/>
      <w:sz w:val="18"/>
      <w:szCs w:val="18"/>
    </w:rPr>
  </w:style>
  <w:style w:type="paragraph" w:styleId="Title">
    <w:name w:val="Title"/>
    <w:aliases w:val="Section"/>
    <w:basedOn w:val="Normal"/>
    <w:next w:val="Normal"/>
    <w:link w:val="TitleChar"/>
    <w:uiPriority w:val="10"/>
    <w:qFormat/>
    <w:rsid w:val="007F1775"/>
    <w:pPr>
      <w:spacing w:after="0" w:line="240" w:lineRule="auto"/>
      <w:contextualSpacing/>
    </w:pPr>
    <w:rPr>
      <w:rFonts w:cs="Arial"/>
      <w:b/>
      <w:caps/>
      <w:color w:val="001646"/>
      <w:spacing w:val="-10"/>
      <w:sz w:val="48"/>
      <w:szCs w:val="46"/>
    </w:rPr>
  </w:style>
  <w:style w:type="character" w:customStyle="1" w:styleId="TitleChar">
    <w:name w:val="Title Char"/>
    <w:aliases w:val="Section Char"/>
    <w:link w:val="Title"/>
    <w:uiPriority w:val="10"/>
    <w:rsid w:val="007F1775"/>
    <w:rPr>
      <w:rFonts w:cs="Arial"/>
      <w:b/>
      <w:caps/>
      <w:color w:val="001646"/>
      <w:spacing w:val="-10"/>
      <w:sz w:val="48"/>
      <w:szCs w:val="46"/>
    </w:rPr>
  </w:style>
  <w:style w:type="paragraph" w:styleId="Subtitle">
    <w:name w:val="Subtitle"/>
    <w:basedOn w:val="Normal"/>
    <w:next w:val="Normal"/>
    <w:link w:val="SubtitleChar"/>
    <w:uiPriority w:val="11"/>
    <w:qFormat/>
    <w:rsid w:val="00943DB3"/>
    <w:pPr>
      <w:numPr>
        <w:ilvl w:val="1"/>
      </w:numPr>
      <w:spacing w:after="120" w:line="276" w:lineRule="auto"/>
    </w:pPr>
    <w:rPr>
      <w:rFonts w:cs="Arial"/>
      <w:caps/>
      <w:color w:val="5A5A5A"/>
      <w:spacing w:val="15"/>
      <w:sz w:val="28"/>
      <w:szCs w:val="28"/>
    </w:rPr>
  </w:style>
  <w:style w:type="character" w:customStyle="1" w:styleId="SubtitleChar">
    <w:name w:val="Subtitle Char"/>
    <w:link w:val="Subtitle"/>
    <w:uiPriority w:val="11"/>
    <w:rsid w:val="00943DB3"/>
    <w:rPr>
      <w:rFonts w:cs="Arial"/>
      <w:caps/>
      <w:color w:val="5A5A5A"/>
      <w:spacing w:val="15"/>
      <w:sz w:val="28"/>
      <w:szCs w:val="28"/>
    </w:rPr>
  </w:style>
  <w:style w:type="character" w:customStyle="1" w:styleId="NoSpacingChar">
    <w:name w:val="No Spacing Char"/>
    <w:basedOn w:val="DefaultParagraphFont"/>
    <w:link w:val="NoSpacing"/>
    <w:uiPriority w:val="1"/>
    <w:rsid w:val="00ED252D"/>
    <w:rPr>
      <w:rFonts w:asciiTheme="minorHAnsi" w:eastAsiaTheme="minorEastAsia" w:hAnsiTheme="minorHAnsi" w:cstheme="minorBidi"/>
      <w:sz w:val="22"/>
      <w:szCs w:val="22"/>
      <w:lang w:eastAsia="zh-CN"/>
    </w:rPr>
  </w:style>
  <w:style w:type="paragraph" w:styleId="TOCHeading">
    <w:name w:val="TOC Heading"/>
    <w:basedOn w:val="Heading1"/>
    <w:next w:val="Normal"/>
    <w:uiPriority w:val="39"/>
    <w:semiHidden/>
    <w:unhideWhenUsed/>
    <w:qFormat/>
    <w:rsid w:val="00CD3743"/>
    <w:pPr>
      <w:outlineLvl w:val="9"/>
    </w:pPr>
  </w:style>
  <w:style w:type="paragraph" w:styleId="BodyText">
    <w:name w:val="Body Text"/>
    <w:basedOn w:val="Normal"/>
    <w:link w:val="BodyTextChar"/>
    <w:qFormat/>
    <w:rsid w:val="00B44CB9"/>
    <w:pPr>
      <w:spacing w:before="240" w:after="240" w:line="276" w:lineRule="auto"/>
    </w:pPr>
    <w:rPr>
      <w:rFonts w:eastAsia="Arial" w:cs="Arial"/>
    </w:rPr>
  </w:style>
  <w:style w:type="character" w:customStyle="1" w:styleId="BodyTextChar">
    <w:name w:val="Body Text Char"/>
    <w:link w:val="BodyText"/>
    <w:rsid w:val="00B44CB9"/>
    <w:rPr>
      <w:rFonts w:eastAsia="Arial" w:cs="Arial"/>
      <w:color w:val="404040"/>
      <w:sz w:val="22"/>
      <w:szCs w:val="22"/>
    </w:rPr>
  </w:style>
  <w:style w:type="paragraph" w:styleId="NormalWeb">
    <w:name w:val="Normal (Web)"/>
    <w:basedOn w:val="Normal"/>
    <w:uiPriority w:val="99"/>
    <w:semiHidden/>
    <w:unhideWhenUsed/>
    <w:rsid w:val="0023707B"/>
    <w:rPr>
      <w:szCs w:val="24"/>
    </w:rPr>
  </w:style>
  <w:style w:type="paragraph" w:styleId="NormalIndent">
    <w:name w:val="Normal Indent"/>
    <w:basedOn w:val="Normal"/>
    <w:uiPriority w:val="99"/>
    <w:semiHidden/>
    <w:unhideWhenUsed/>
    <w:rsid w:val="0023707B"/>
    <w:pPr>
      <w:ind w:left="720"/>
    </w:pPr>
  </w:style>
  <w:style w:type="table" w:styleId="TableGrid">
    <w:name w:val="Table Grid"/>
    <w:basedOn w:val="TableNormal"/>
    <w:uiPriority w:val="39"/>
    <w:rsid w:val="00AA2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AA2A03"/>
    <w:tblPr>
      <w:tblStyleRowBandSize w:val="1"/>
      <w:tblStyleColBandSize w:val="1"/>
      <w:tblBorders>
        <w:top w:val="single" w:sz="4" w:space="0" w:color="7ECAFF" w:themeColor="accent5" w:themeTint="66"/>
        <w:left w:val="single" w:sz="4" w:space="0" w:color="7ECAFF" w:themeColor="accent5" w:themeTint="66"/>
        <w:bottom w:val="single" w:sz="4" w:space="0" w:color="7ECAFF" w:themeColor="accent5" w:themeTint="66"/>
        <w:right w:val="single" w:sz="4" w:space="0" w:color="7ECAFF" w:themeColor="accent5" w:themeTint="66"/>
        <w:insideH w:val="single" w:sz="4" w:space="0" w:color="7ECAFF" w:themeColor="accent5" w:themeTint="66"/>
        <w:insideV w:val="single" w:sz="4" w:space="0" w:color="7ECAFF" w:themeColor="accent5" w:themeTint="66"/>
      </w:tblBorders>
    </w:tblPr>
    <w:tblStylePr w:type="firstRow">
      <w:rPr>
        <w:b/>
        <w:bCs/>
      </w:rPr>
      <w:tblPr/>
      <w:tcPr>
        <w:tcBorders>
          <w:bottom w:val="single" w:sz="12" w:space="0" w:color="3EB0FF" w:themeColor="accent5" w:themeTint="99"/>
        </w:tcBorders>
      </w:tcPr>
    </w:tblStylePr>
    <w:tblStylePr w:type="lastRow">
      <w:rPr>
        <w:b/>
        <w:bCs/>
      </w:rPr>
      <w:tblPr/>
      <w:tcPr>
        <w:tcBorders>
          <w:top w:val="double" w:sz="2" w:space="0" w:color="3EB0FF"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A2A03"/>
    <w:tblPr>
      <w:tblStyleRowBandSize w:val="1"/>
      <w:tblStyleColBandSize w:val="1"/>
      <w:tblBorders>
        <w:top w:val="single" w:sz="4" w:space="0" w:color="4F86FF" w:themeColor="accent1" w:themeTint="66"/>
        <w:left w:val="single" w:sz="4" w:space="0" w:color="4F86FF" w:themeColor="accent1" w:themeTint="66"/>
        <w:bottom w:val="single" w:sz="4" w:space="0" w:color="4F86FF" w:themeColor="accent1" w:themeTint="66"/>
        <w:right w:val="single" w:sz="4" w:space="0" w:color="4F86FF" w:themeColor="accent1" w:themeTint="66"/>
        <w:insideH w:val="single" w:sz="4" w:space="0" w:color="4F86FF" w:themeColor="accent1" w:themeTint="66"/>
        <w:insideV w:val="single" w:sz="4" w:space="0" w:color="4F86FF" w:themeColor="accent1" w:themeTint="66"/>
      </w:tblBorders>
    </w:tblPr>
    <w:tblStylePr w:type="firstRow">
      <w:rPr>
        <w:b/>
        <w:bCs/>
      </w:rPr>
      <w:tblPr/>
      <w:tcPr>
        <w:tcBorders>
          <w:bottom w:val="single" w:sz="12" w:space="0" w:color="004DF6" w:themeColor="accent1" w:themeTint="99"/>
        </w:tcBorders>
      </w:tcPr>
    </w:tblStylePr>
    <w:tblStylePr w:type="lastRow">
      <w:rPr>
        <w:b/>
        <w:bCs/>
      </w:rPr>
      <w:tblPr/>
      <w:tcPr>
        <w:tcBorders>
          <w:top w:val="double" w:sz="2" w:space="0" w:color="004DF6" w:themeColor="accen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796BA7"/>
  </w:style>
  <w:style w:type="paragraph" w:styleId="TOC1">
    <w:name w:val="toc 1"/>
    <w:basedOn w:val="Normal"/>
    <w:next w:val="Normal"/>
    <w:autoRedefine/>
    <w:uiPriority w:val="39"/>
    <w:unhideWhenUsed/>
    <w:rsid w:val="00A463A4"/>
    <w:pPr>
      <w:tabs>
        <w:tab w:val="right" w:leader="dot" w:pos="10080"/>
      </w:tabs>
      <w:spacing w:after="100"/>
    </w:pPr>
    <w:rPr>
      <w:rFonts w:cs="Arial"/>
      <w:b/>
      <w:noProof/>
      <w:color w:val="15386B" w:themeColor="accent6"/>
    </w:rPr>
  </w:style>
  <w:style w:type="paragraph" w:styleId="TOC2">
    <w:name w:val="toc 2"/>
    <w:basedOn w:val="TOC1"/>
    <w:next w:val="Normal"/>
    <w:autoRedefine/>
    <w:uiPriority w:val="39"/>
    <w:unhideWhenUsed/>
    <w:rsid w:val="007E2239"/>
    <w:pPr>
      <w:ind w:left="270"/>
    </w:pPr>
  </w:style>
  <w:style w:type="paragraph" w:styleId="TOC3">
    <w:name w:val="toc 3"/>
    <w:basedOn w:val="Normal"/>
    <w:next w:val="Normal"/>
    <w:autoRedefine/>
    <w:uiPriority w:val="39"/>
    <w:unhideWhenUsed/>
    <w:rsid w:val="00A463A4"/>
    <w:pPr>
      <w:tabs>
        <w:tab w:val="right" w:leader="dot" w:pos="10080"/>
      </w:tabs>
      <w:spacing w:after="100"/>
      <w:ind w:left="540"/>
    </w:pPr>
    <w:rPr>
      <w:b/>
      <w:bCs/>
      <w:noProof/>
      <w:color w:val="15386B" w:themeColor="accent6"/>
    </w:rPr>
  </w:style>
  <w:style w:type="paragraph" w:styleId="BalloonText">
    <w:name w:val="Balloon Text"/>
    <w:basedOn w:val="Normal"/>
    <w:link w:val="BalloonTextChar"/>
    <w:uiPriority w:val="99"/>
    <w:semiHidden/>
    <w:unhideWhenUsed/>
    <w:rsid w:val="00B44CB9"/>
    <w:pPr>
      <w:spacing w:after="0" w:line="240" w:lineRule="auto"/>
    </w:pPr>
    <w:rPr>
      <w:sz w:val="18"/>
      <w:szCs w:val="18"/>
    </w:rPr>
  </w:style>
  <w:style w:type="character" w:customStyle="1" w:styleId="BalloonTextChar">
    <w:name w:val="Balloon Text Char"/>
    <w:basedOn w:val="DefaultParagraphFont"/>
    <w:link w:val="BalloonText"/>
    <w:uiPriority w:val="99"/>
    <w:semiHidden/>
    <w:rsid w:val="00B44CB9"/>
    <w:rPr>
      <w:rFonts w:ascii="Arial" w:hAnsi="Arial"/>
      <w:sz w:val="18"/>
      <w:szCs w:val="18"/>
    </w:rPr>
  </w:style>
  <w:style w:type="paragraph" w:styleId="BlockText">
    <w:name w:val="Block Text"/>
    <w:basedOn w:val="Normal"/>
    <w:uiPriority w:val="99"/>
    <w:semiHidden/>
    <w:unhideWhenUsed/>
    <w:rsid w:val="00B44CB9"/>
    <w:pPr>
      <w:pBdr>
        <w:top w:val="single" w:sz="2" w:space="10" w:color="001646" w:themeColor="accent1"/>
        <w:left w:val="single" w:sz="2" w:space="10" w:color="001646" w:themeColor="accent1"/>
        <w:bottom w:val="single" w:sz="2" w:space="10" w:color="001646" w:themeColor="accent1"/>
        <w:right w:val="single" w:sz="2" w:space="10" w:color="001646" w:themeColor="accent1"/>
      </w:pBdr>
      <w:ind w:left="1152" w:right="1152"/>
    </w:pPr>
    <w:rPr>
      <w:rFonts w:eastAsiaTheme="minorEastAsia" w:cstheme="minorBidi"/>
      <w:i/>
      <w:iCs/>
      <w:color w:val="001646" w:themeColor="accent1"/>
    </w:rPr>
  </w:style>
  <w:style w:type="paragraph" w:styleId="BodyText2">
    <w:name w:val="Body Text 2"/>
    <w:basedOn w:val="Normal"/>
    <w:link w:val="BodyText2Char"/>
    <w:uiPriority w:val="99"/>
    <w:semiHidden/>
    <w:unhideWhenUsed/>
    <w:rsid w:val="00796BA7"/>
    <w:pPr>
      <w:spacing w:after="120" w:line="480" w:lineRule="auto"/>
    </w:pPr>
  </w:style>
  <w:style w:type="character" w:customStyle="1" w:styleId="BodyText2Char">
    <w:name w:val="Body Text 2 Char"/>
    <w:basedOn w:val="DefaultParagraphFont"/>
    <w:link w:val="BodyText2"/>
    <w:uiPriority w:val="99"/>
    <w:semiHidden/>
    <w:rsid w:val="00796BA7"/>
    <w:rPr>
      <w:rFonts w:ascii="Aptos" w:hAnsi="Aptos"/>
      <w:sz w:val="22"/>
      <w:szCs w:val="22"/>
    </w:rPr>
  </w:style>
  <w:style w:type="paragraph" w:styleId="TableofFigures">
    <w:name w:val="table of figures"/>
    <w:basedOn w:val="Normal"/>
    <w:next w:val="Normal"/>
    <w:uiPriority w:val="99"/>
    <w:semiHidden/>
    <w:unhideWhenUsed/>
    <w:rsid w:val="00796BA7"/>
    <w:pPr>
      <w:spacing w:after="0"/>
    </w:pPr>
  </w:style>
  <w:style w:type="paragraph" w:styleId="TableofAuthorities">
    <w:name w:val="table of authorities"/>
    <w:basedOn w:val="Normal"/>
    <w:next w:val="Normal"/>
    <w:uiPriority w:val="99"/>
    <w:semiHidden/>
    <w:unhideWhenUsed/>
    <w:rsid w:val="00796BA7"/>
    <w:pPr>
      <w:spacing w:after="0"/>
      <w:ind w:left="220" w:hanging="220"/>
    </w:pPr>
  </w:style>
  <w:style w:type="character" w:styleId="Mention">
    <w:name w:val="Mention"/>
    <w:basedOn w:val="DefaultParagraphFont"/>
    <w:uiPriority w:val="99"/>
    <w:semiHidden/>
    <w:unhideWhenUsed/>
    <w:rsid w:val="0002767D"/>
    <w:rPr>
      <w:rFonts w:ascii="Arial" w:hAnsi="Arial"/>
      <w:color w:val="2B579A"/>
      <w:sz w:val="21"/>
      <w:shd w:val="clear" w:color="auto" w:fill="E1DFDD"/>
    </w:rPr>
  </w:style>
  <w:style w:type="paragraph" w:styleId="MessageHeader">
    <w:name w:val="Message Header"/>
    <w:basedOn w:val="Normal"/>
    <w:link w:val="MessageHeaderChar"/>
    <w:uiPriority w:val="99"/>
    <w:semiHidden/>
    <w:unhideWhenUsed/>
    <w:rsid w:val="00796BA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796BA7"/>
    <w:rPr>
      <w:rFonts w:ascii="Aptos" w:eastAsiaTheme="majorEastAsia" w:hAnsi="Aptos" w:cstheme="majorBidi"/>
      <w:sz w:val="24"/>
      <w:szCs w:val="24"/>
      <w:shd w:val="pct20" w:color="auto" w:fill="auto"/>
    </w:rPr>
  </w:style>
  <w:style w:type="paragraph" w:styleId="MacroText">
    <w:name w:val="macro"/>
    <w:link w:val="MacroTextChar"/>
    <w:uiPriority w:val="99"/>
    <w:semiHidden/>
    <w:unhideWhenUsed/>
    <w:rsid w:val="0002767D"/>
    <w:pPr>
      <w:tabs>
        <w:tab w:val="left" w:pos="480"/>
        <w:tab w:val="left" w:pos="960"/>
        <w:tab w:val="left" w:pos="1440"/>
        <w:tab w:val="left" w:pos="1920"/>
        <w:tab w:val="left" w:pos="2400"/>
        <w:tab w:val="left" w:pos="2880"/>
        <w:tab w:val="left" w:pos="3360"/>
        <w:tab w:val="left" w:pos="3840"/>
        <w:tab w:val="left" w:pos="4320"/>
      </w:tabs>
      <w:spacing w:line="259" w:lineRule="auto"/>
    </w:pPr>
    <w:rPr>
      <w:rFonts w:cs="Consolas"/>
    </w:rPr>
  </w:style>
  <w:style w:type="character" w:customStyle="1" w:styleId="MacroTextChar">
    <w:name w:val="Macro Text Char"/>
    <w:basedOn w:val="DefaultParagraphFont"/>
    <w:link w:val="MacroText"/>
    <w:uiPriority w:val="99"/>
    <w:semiHidden/>
    <w:rsid w:val="0002767D"/>
    <w:rPr>
      <w:rFonts w:ascii="Arial" w:hAnsi="Arial" w:cs="Consolas"/>
      <w:sz w:val="21"/>
    </w:rPr>
  </w:style>
  <w:style w:type="paragraph" w:styleId="ListNumber">
    <w:name w:val="List Number"/>
    <w:basedOn w:val="Normal"/>
    <w:uiPriority w:val="99"/>
    <w:semiHidden/>
    <w:unhideWhenUsed/>
    <w:rsid w:val="00796BA7"/>
    <w:pPr>
      <w:numPr>
        <w:numId w:val="2"/>
      </w:numPr>
      <w:contextualSpacing/>
    </w:pPr>
  </w:style>
  <w:style w:type="paragraph" w:styleId="ListContinue">
    <w:name w:val="List Continue"/>
    <w:basedOn w:val="Normal"/>
    <w:uiPriority w:val="99"/>
    <w:semiHidden/>
    <w:unhideWhenUsed/>
    <w:rsid w:val="00796BA7"/>
    <w:pPr>
      <w:spacing w:after="120"/>
      <w:ind w:left="360"/>
      <w:contextualSpacing/>
    </w:pPr>
  </w:style>
  <w:style w:type="paragraph" w:styleId="ListBullet">
    <w:name w:val="List Bullet"/>
    <w:basedOn w:val="Normal"/>
    <w:uiPriority w:val="99"/>
    <w:unhideWhenUsed/>
    <w:rsid w:val="00D47DC7"/>
    <w:pPr>
      <w:numPr>
        <w:numId w:val="1"/>
      </w:numPr>
      <w:spacing w:before="120" w:after="120" w:line="276" w:lineRule="auto"/>
    </w:pPr>
    <w:rPr>
      <w:rFonts w:eastAsia="Arial" w:cs="Arial"/>
    </w:rPr>
  </w:style>
  <w:style w:type="paragraph" w:styleId="List">
    <w:name w:val="List"/>
    <w:basedOn w:val="Normal"/>
    <w:uiPriority w:val="99"/>
    <w:semiHidden/>
    <w:unhideWhenUsed/>
    <w:rsid w:val="00796BA7"/>
    <w:pPr>
      <w:ind w:left="360" w:hanging="360"/>
      <w:contextualSpacing/>
    </w:pPr>
  </w:style>
  <w:style w:type="character" w:styleId="LineNumber">
    <w:name w:val="line number"/>
    <w:basedOn w:val="DefaultParagraphFont"/>
    <w:uiPriority w:val="99"/>
    <w:semiHidden/>
    <w:unhideWhenUsed/>
    <w:rsid w:val="0002767D"/>
    <w:rPr>
      <w:rFonts w:ascii="Arial" w:hAnsi="Arial"/>
      <w:sz w:val="21"/>
    </w:rPr>
  </w:style>
  <w:style w:type="paragraph" w:styleId="IndexHeading">
    <w:name w:val="index heading"/>
    <w:basedOn w:val="Normal"/>
    <w:next w:val="Normal"/>
    <w:uiPriority w:val="99"/>
    <w:semiHidden/>
    <w:unhideWhenUsed/>
    <w:rsid w:val="00796BA7"/>
    <w:rPr>
      <w:rFonts w:eastAsiaTheme="majorEastAsia" w:cstheme="majorBidi"/>
      <w:b/>
      <w:bCs/>
    </w:rPr>
  </w:style>
  <w:style w:type="character" w:styleId="Hyperlink">
    <w:name w:val="Hyperlink"/>
    <w:basedOn w:val="DefaultParagraphFont"/>
    <w:uiPriority w:val="99"/>
    <w:unhideWhenUsed/>
    <w:rsid w:val="0002767D"/>
    <w:rPr>
      <w:rFonts w:ascii="Arial" w:hAnsi="Arial"/>
      <w:color w:val="205E9E" w:themeColor="hyperlink"/>
      <w:sz w:val="21"/>
      <w:u w:val="single"/>
    </w:rPr>
  </w:style>
  <w:style w:type="paragraph" w:styleId="DocumentMap">
    <w:name w:val="Document Map"/>
    <w:basedOn w:val="Normal"/>
    <w:link w:val="DocumentMapChar"/>
    <w:uiPriority w:val="99"/>
    <w:semiHidden/>
    <w:unhideWhenUsed/>
    <w:rsid w:val="00796BA7"/>
    <w:pPr>
      <w:spacing w:after="0" w:line="240" w:lineRule="auto"/>
    </w:pPr>
    <w:rPr>
      <w:sz w:val="26"/>
      <w:szCs w:val="26"/>
    </w:rPr>
  </w:style>
  <w:style w:type="character" w:customStyle="1" w:styleId="DocumentMapChar">
    <w:name w:val="Document Map Char"/>
    <w:basedOn w:val="DefaultParagraphFont"/>
    <w:link w:val="DocumentMap"/>
    <w:uiPriority w:val="99"/>
    <w:semiHidden/>
    <w:rsid w:val="00796BA7"/>
    <w:rPr>
      <w:rFonts w:ascii="Aptos" w:hAnsi="Aptos"/>
      <w:sz w:val="26"/>
      <w:szCs w:val="26"/>
    </w:rPr>
  </w:style>
  <w:style w:type="table" w:styleId="GridTable4-Accent5">
    <w:name w:val="Grid Table 4 Accent 5"/>
    <w:basedOn w:val="TableNormal"/>
    <w:uiPriority w:val="49"/>
    <w:rsid w:val="00420BF4"/>
    <w:tblPr>
      <w:tblStyleRowBandSize w:val="1"/>
      <w:tblStyleColBandSize w:val="1"/>
      <w:tblBorders>
        <w:top w:val="single" w:sz="4" w:space="0" w:color="3EB0FF" w:themeColor="accent5" w:themeTint="99"/>
        <w:left w:val="single" w:sz="4" w:space="0" w:color="3EB0FF" w:themeColor="accent5" w:themeTint="99"/>
        <w:bottom w:val="single" w:sz="4" w:space="0" w:color="3EB0FF" w:themeColor="accent5" w:themeTint="99"/>
        <w:right w:val="single" w:sz="4" w:space="0" w:color="3EB0FF" w:themeColor="accent5" w:themeTint="99"/>
        <w:insideH w:val="single" w:sz="4" w:space="0" w:color="3EB0FF" w:themeColor="accent5" w:themeTint="99"/>
        <w:insideV w:val="single" w:sz="4" w:space="0" w:color="3EB0FF" w:themeColor="accent5" w:themeTint="99"/>
      </w:tblBorders>
    </w:tblPr>
    <w:tblStylePr w:type="firstRow">
      <w:rPr>
        <w:b/>
        <w:bCs/>
        <w:color w:val="FFFFFF" w:themeColor="background1"/>
      </w:rPr>
      <w:tblPr/>
      <w:tcPr>
        <w:tcBorders>
          <w:top w:val="single" w:sz="4" w:space="0" w:color="0070BD" w:themeColor="accent5"/>
          <w:left w:val="single" w:sz="4" w:space="0" w:color="0070BD" w:themeColor="accent5"/>
          <w:bottom w:val="single" w:sz="4" w:space="0" w:color="0070BD" w:themeColor="accent5"/>
          <w:right w:val="single" w:sz="4" w:space="0" w:color="0070BD" w:themeColor="accent5"/>
          <w:insideH w:val="nil"/>
          <w:insideV w:val="nil"/>
        </w:tcBorders>
        <w:shd w:val="clear" w:color="auto" w:fill="0070BD" w:themeFill="accent5"/>
      </w:tcPr>
    </w:tblStylePr>
    <w:tblStylePr w:type="lastRow">
      <w:rPr>
        <w:b/>
        <w:bCs/>
      </w:rPr>
      <w:tblPr/>
      <w:tcPr>
        <w:tcBorders>
          <w:top w:val="double" w:sz="4" w:space="0" w:color="0070BD" w:themeColor="accent5"/>
        </w:tcBorders>
      </w:tcPr>
    </w:tblStylePr>
    <w:tblStylePr w:type="firstCol">
      <w:rPr>
        <w:b/>
        <w:bCs/>
      </w:rPr>
    </w:tblStylePr>
    <w:tblStylePr w:type="lastCol">
      <w:rPr>
        <w:b/>
        <w:bCs/>
      </w:rPr>
    </w:tblStylePr>
    <w:tblStylePr w:type="band1Vert">
      <w:tblPr/>
      <w:tcPr>
        <w:shd w:val="clear" w:color="auto" w:fill="BEE4FF" w:themeFill="accent5" w:themeFillTint="33"/>
      </w:tcPr>
    </w:tblStylePr>
    <w:tblStylePr w:type="band1Horz">
      <w:tblPr/>
      <w:tcPr>
        <w:shd w:val="clear" w:color="auto" w:fill="BEE4FF" w:themeFill="accent5" w:themeFillTint="33"/>
      </w:tcPr>
    </w:tblStylePr>
  </w:style>
  <w:style w:type="table" w:styleId="GridTable4-Accent6">
    <w:name w:val="Grid Table 4 Accent 6"/>
    <w:basedOn w:val="TableNormal"/>
    <w:uiPriority w:val="49"/>
    <w:rsid w:val="003E696A"/>
    <w:rPr>
      <w:rFonts w:ascii="Aptos" w:hAnsi="Aptos"/>
      <w:color w:val="595959" w:themeColor="text1" w:themeTint="A6"/>
      <w:sz w:val="22"/>
    </w:rPr>
    <w:tblPr>
      <w:tblStyleRowBandSize w:val="1"/>
      <w:tblBorders>
        <w:left w:val="single" w:sz="4" w:space="0" w:color="7F7F7F" w:themeColor="accent4"/>
        <w:bottom w:val="single" w:sz="4" w:space="0" w:color="3F7DD9" w:themeColor="accent6" w:themeTint="99"/>
        <w:right w:val="single" w:sz="4" w:space="0" w:color="7F7F7F" w:themeColor="accent4"/>
        <w:insideV w:val="single" w:sz="4" w:space="0" w:color="7F7F7F" w:themeColor="accent4"/>
      </w:tblBorders>
    </w:tblPr>
    <w:tcPr>
      <w:shd w:val="clear" w:color="auto" w:fill="auto"/>
    </w:tcPr>
    <w:tblStylePr w:type="firstRow">
      <w:rPr>
        <w:b/>
        <w:bCs/>
        <w:color w:val="FFFFFF" w:themeColor="background1"/>
      </w:rPr>
      <w:tblPr/>
      <w:tcPr>
        <w:tcBorders>
          <w:top w:val="single" w:sz="4" w:space="0" w:color="15386B" w:themeColor="accent6"/>
          <w:left w:val="single" w:sz="4" w:space="0" w:color="15386B" w:themeColor="accent6"/>
          <w:bottom w:val="single" w:sz="4" w:space="0" w:color="15386B" w:themeColor="accent6"/>
          <w:right w:val="single" w:sz="4" w:space="0" w:color="15386B" w:themeColor="accent6"/>
          <w:insideH w:val="nil"/>
          <w:insideV w:val="nil"/>
        </w:tcBorders>
        <w:shd w:val="clear" w:color="auto" w:fill="15386B" w:themeFill="accent6"/>
      </w:tcPr>
    </w:tblStylePr>
    <w:tblStylePr w:type="lastRow">
      <w:rPr>
        <w:b/>
        <w:bCs/>
      </w:rPr>
      <w:tblPr/>
      <w:tcPr>
        <w:tcBorders>
          <w:top w:val="double" w:sz="4" w:space="0" w:color="15386B" w:themeColor="accent6"/>
        </w:tcBorders>
      </w:tcPr>
    </w:tblStylePr>
    <w:tblStylePr w:type="firstCol">
      <w:rPr>
        <w:b/>
        <w:bCs/>
      </w:rPr>
    </w:tblStylePr>
    <w:tblStylePr w:type="lastCol">
      <w:rPr>
        <w:b/>
        <w:bCs/>
      </w:rPr>
    </w:tblStylePr>
    <w:tblStylePr w:type="band1Horz">
      <w:tblPr/>
      <w:tcPr>
        <w:shd w:val="clear" w:color="auto" w:fill="BED3F2" w:themeFill="accent6" w:themeFillTint="33"/>
      </w:tcPr>
    </w:tblStylePr>
  </w:style>
  <w:style w:type="paragraph" w:customStyle="1" w:styleId="Tableheading">
    <w:name w:val="Table heading"/>
    <w:basedOn w:val="Normal"/>
    <w:uiPriority w:val="1"/>
    <w:qFormat/>
    <w:rsid w:val="0002767D"/>
    <w:pPr>
      <w:spacing w:after="200" w:line="240" w:lineRule="auto"/>
      <w:jc w:val="center"/>
    </w:pPr>
    <w:rPr>
      <w:rFonts w:eastAsia="Arial" w:cs="Arial"/>
      <w:b/>
      <w:sz w:val="24"/>
      <w:szCs w:val="28"/>
    </w:rPr>
  </w:style>
  <w:style w:type="paragraph" w:customStyle="1" w:styleId="Chartheader">
    <w:name w:val="Chart header"/>
    <w:basedOn w:val="Normal"/>
    <w:uiPriority w:val="1"/>
    <w:qFormat/>
    <w:rsid w:val="00D47DC7"/>
    <w:pPr>
      <w:keepNext/>
      <w:keepLines/>
      <w:spacing w:before="40" w:after="0"/>
      <w:outlineLvl w:val="1"/>
    </w:pPr>
    <w:rPr>
      <w:rFonts w:cs="Arial"/>
      <w:b/>
      <w:color w:val="FFFFFF" w:themeColor="background1"/>
      <w:sz w:val="28"/>
      <w:szCs w:val="28"/>
    </w:rPr>
  </w:style>
  <w:style w:type="paragraph" w:styleId="TOC4">
    <w:name w:val="toc 4"/>
    <w:basedOn w:val="Normal"/>
    <w:next w:val="Normal"/>
    <w:autoRedefine/>
    <w:uiPriority w:val="39"/>
    <w:unhideWhenUsed/>
    <w:rsid w:val="00B44CB9"/>
    <w:pPr>
      <w:spacing w:after="100"/>
      <w:ind w:left="660"/>
    </w:pPr>
  </w:style>
  <w:style w:type="table" w:customStyle="1" w:styleId="Style1">
    <w:name w:val="Style1"/>
    <w:basedOn w:val="TableNormal"/>
    <w:uiPriority w:val="99"/>
    <w:rsid w:val="00FB0D30"/>
    <w:tblPr/>
  </w:style>
  <w:style w:type="paragraph" w:styleId="ListBullet2">
    <w:name w:val="List Bullet 2"/>
    <w:basedOn w:val="Normal"/>
    <w:uiPriority w:val="99"/>
    <w:unhideWhenUsed/>
    <w:rsid w:val="00D47DC7"/>
    <w:pPr>
      <w:numPr>
        <w:ilvl w:val="1"/>
        <w:numId w:val="4"/>
      </w:numPr>
      <w:spacing w:before="120" w:after="120" w:line="276" w:lineRule="auto"/>
      <w:ind w:left="1170" w:hanging="270"/>
    </w:pPr>
    <w:rPr>
      <w:rFonts w:eastAsia="Arial" w:cs="Arial"/>
    </w:rPr>
  </w:style>
  <w:style w:type="paragraph" w:styleId="ListBullet3">
    <w:name w:val="List Bullet 3"/>
    <w:basedOn w:val="ListBullet2"/>
    <w:uiPriority w:val="99"/>
    <w:unhideWhenUsed/>
    <w:rsid w:val="00A17158"/>
    <w:pPr>
      <w:numPr>
        <w:ilvl w:val="2"/>
      </w:numPr>
      <w:ind w:left="1710" w:hanging="270"/>
    </w:pPr>
  </w:style>
  <w:style w:type="paragraph" w:customStyle="1" w:styleId="Bluequote">
    <w:name w:val="Blue quote"/>
    <w:basedOn w:val="Normal"/>
    <w:uiPriority w:val="1"/>
    <w:qFormat/>
    <w:rsid w:val="009A62C7"/>
    <w:pPr>
      <w:framePr w:hSpace="288" w:vSpace="288" w:wrap="around" w:vAnchor="text" w:hAnchor="margin" w:y="203"/>
      <w:spacing w:after="0" w:line="240" w:lineRule="auto"/>
      <w:ind w:left="691" w:right="763"/>
      <w:suppressOverlap/>
      <w:jc w:val="center"/>
    </w:pPr>
    <w:rPr>
      <w:rFonts w:eastAsia="Arial" w:cs="Arial"/>
      <w:bCs/>
      <w:iCs/>
      <w:color w:val="001647"/>
      <w:sz w:val="24"/>
    </w:rPr>
  </w:style>
  <w:style w:type="character" w:styleId="PageNumber">
    <w:name w:val="page number"/>
    <w:basedOn w:val="DefaultParagraphFont"/>
    <w:uiPriority w:val="99"/>
    <w:semiHidden/>
    <w:unhideWhenUsed/>
    <w:rsid w:val="0002767D"/>
    <w:rPr>
      <w:rFonts w:ascii="Arial" w:hAnsi="Arial"/>
      <w:sz w:val="21"/>
    </w:rPr>
  </w:style>
  <w:style w:type="paragraph" w:styleId="Date">
    <w:name w:val="Date"/>
    <w:basedOn w:val="BodyText"/>
    <w:next w:val="Normal"/>
    <w:link w:val="DateChar"/>
    <w:uiPriority w:val="99"/>
    <w:unhideWhenUsed/>
    <w:rsid w:val="009A62C7"/>
    <w:pPr>
      <w:spacing w:before="0" w:after="120"/>
    </w:pPr>
    <w:rPr>
      <w:color w:val="0070BD" w:themeColor="accent5"/>
    </w:rPr>
  </w:style>
  <w:style w:type="character" w:customStyle="1" w:styleId="DateChar">
    <w:name w:val="Date Char"/>
    <w:basedOn w:val="DefaultParagraphFont"/>
    <w:link w:val="Date"/>
    <w:uiPriority w:val="99"/>
    <w:rsid w:val="009A62C7"/>
    <w:rPr>
      <w:rFonts w:eastAsia="Arial" w:cs="Arial"/>
      <w:color w:val="0070BD" w:themeColor="accent5"/>
      <w:sz w:val="22"/>
      <w:szCs w:val="22"/>
    </w:rPr>
  </w:style>
  <w:style w:type="numbering" w:customStyle="1" w:styleId="CurrentList1">
    <w:name w:val="Current List1"/>
    <w:uiPriority w:val="99"/>
    <w:rsid w:val="00706A39"/>
    <w:pPr>
      <w:numPr>
        <w:numId w:val="3"/>
      </w:numPr>
    </w:pPr>
  </w:style>
  <w:style w:type="paragraph" w:customStyle="1" w:styleId="DocumentTitle">
    <w:name w:val="Document Title"/>
    <w:basedOn w:val="Title"/>
    <w:rsid w:val="00943DB3"/>
    <w:pPr>
      <w:spacing w:after="120" w:line="216" w:lineRule="auto"/>
      <w:jc w:val="center"/>
    </w:pPr>
    <w:rPr>
      <w:sz w:val="96"/>
      <w:szCs w:val="96"/>
    </w:rPr>
  </w:style>
  <w:style w:type="paragraph" w:styleId="TOC5">
    <w:name w:val="toc 5"/>
    <w:basedOn w:val="Normal"/>
    <w:next w:val="Normal"/>
    <w:autoRedefine/>
    <w:uiPriority w:val="39"/>
    <w:semiHidden/>
    <w:unhideWhenUsed/>
    <w:rsid w:val="00B44CB9"/>
    <w:pPr>
      <w:spacing w:after="100"/>
      <w:ind w:left="880"/>
    </w:pPr>
  </w:style>
  <w:style w:type="paragraph" w:styleId="BodyText3">
    <w:name w:val="Body Text 3"/>
    <w:basedOn w:val="Normal"/>
    <w:link w:val="BodyText3Char"/>
    <w:uiPriority w:val="99"/>
    <w:semiHidden/>
    <w:unhideWhenUsed/>
    <w:rsid w:val="0002767D"/>
    <w:pPr>
      <w:spacing w:after="120"/>
    </w:pPr>
    <w:rPr>
      <w:sz w:val="16"/>
      <w:szCs w:val="16"/>
    </w:rPr>
  </w:style>
  <w:style w:type="character" w:customStyle="1" w:styleId="BodyText3Char">
    <w:name w:val="Body Text 3 Char"/>
    <w:basedOn w:val="DefaultParagraphFont"/>
    <w:link w:val="BodyText3"/>
    <w:uiPriority w:val="99"/>
    <w:semiHidden/>
    <w:rsid w:val="0002767D"/>
    <w:rPr>
      <w:rFonts w:ascii="Arial" w:hAnsi="Arial"/>
      <w:sz w:val="16"/>
      <w:szCs w:val="16"/>
    </w:rPr>
  </w:style>
  <w:style w:type="paragraph" w:styleId="BodyTextFirstIndent">
    <w:name w:val="Body Text First Indent"/>
    <w:basedOn w:val="BodyText"/>
    <w:link w:val="BodyTextFirstIndentChar"/>
    <w:uiPriority w:val="99"/>
    <w:semiHidden/>
    <w:unhideWhenUsed/>
    <w:rsid w:val="0002767D"/>
    <w:pPr>
      <w:spacing w:before="0" w:after="160" w:line="259" w:lineRule="auto"/>
      <w:ind w:firstLine="360"/>
    </w:pPr>
    <w:rPr>
      <w:rFonts w:eastAsia="Times New Roman" w:cs="Times New Roman"/>
      <w:color w:val="auto"/>
    </w:rPr>
  </w:style>
  <w:style w:type="character" w:customStyle="1" w:styleId="BodyTextFirstIndentChar">
    <w:name w:val="Body Text First Indent Char"/>
    <w:basedOn w:val="BodyTextChar"/>
    <w:link w:val="BodyTextFirstIndent"/>
    <w:uiPriority w:val="99"/>
    <w:semiHidden/>
    <w:rsid w:val="0002767D"/>
    <w:rPr>
      <w:rFonts w:eastAsia="Arial" w:cs="Arial"/>
      <w:color w:val="404040"/>
      <w:sz w:val="22"/>
      <w:szCs w:val="22"/>
    </w:rPr>
  </w:style>
  <w:style w:type="paragraph" w:styleId="BodyTextIndent">
    <w:name w:val="Body Text Indent"/>
    <w:basedOn w:val="Normal"/>
    <w:link w:val="BodyTextIndentChar"/>
    <w:uiPriority w:val="99"/>
    <w:semiHidden/>
    <w:unhideWhenUsed/>
    <w:rsid w:val="0002767D"/>
    <w:pPr>
      <w:spacing w:after="120"/>
      <w:ind w:left="360"/>
    </w:pPr>
  </w:style>
  <w:style w:type="character" w:customStyle="1" w:styleId="BodyTextIndentChar">
    <w:name w:val="Body Text Indent Char"/>
    <w:basedOn w:val="DefaultParagraphFont"/>
    <w:link w:val="BodyTextIndent"/>
    <w:uiPriority w:val="99"/>
    <w:semiHidden/>
    <w:rsid w:val="0002767D"/>
    <w:rPr>
      <w:rFonts w:ascii="Arial" w:hAnsi="Arial"/>
      <w:sz w:val="22"/>
      <w:szCs w:val="22"/>
    </w:rPr>
  </w:style>
  <w:style w:type="paragraph" w:styleId="BodyTextFirstIndent2">
    <w:name w:val="Body Text First Indent 2"/>
    <w:basedOn w:val="BodyTextIndent"/>
    <w:link w:val="BodyTextFirstIndent2Char"/>
    <w:uiPriority w:val="99"/>
    <w:semiHidden/>
    <w:unhideWhenUsed/>
    <w:rsid w:val="0002767D"/>
    <w:pPr>
      <w:spacing w:after="160"/>
      <w:ind w:firstLine="360"/>
    </w:pPr>
  </w:style>
  <w:style w:type="character" w:customStyle="1" w:styleId="BodyTextFirstIndent2Char">
    <w:name w:val="Body Text First Indent 2 Char"/>
    <w:basedOn w:val="BodyTextIndentChar"/>
    <w:link w:val="BodyTextFirstIndent2"/>
    <w:uiPriority w:val="99"/>
    <w:semiHidden/>
    <w:rsid w:val="0002767D"/>
    <w:rPr>
      <w:rFonts w:ascii="Arial" w:hAnsi="Arial"/>
      <w:sz w:val="22"/>
      <w:szCs w:val="22"/>
    </w:rPr>
  </w:style>
  <w:style w:type="paragraph" w:styleId="BodyTextIndent2">
    <w:name w:val="Body Text Indent 2"/>
    <w:basedOn w:val="Normal"/>
    <w:link w:val="BodyTextIndent2Char"/>
    <w:uiPriority w:val="99"/>
    <w:semiHidden/>
    <w:unhideWhenUsed/>
    <w:rsid w:val="0002767D"/>
    <w:pPr>
      <w:spacing w:after="120" w:line="480" w:lineRule="auto"/>
      <w:ind w:left="360"/>
    </w:pPr>
  </w:style>
  <w:style w:type="character" w:customStyle="1" w:styleId="BodyTextIndent2Char">
    <w:name w:val="Body Text Indent 2 Char"/>
    <w:basedOn w:val="DefaultParagraphFont"/>
    <w:link w:val="BodyTextIndent2"/>
    <w:uiPriority w:val="99"/>
    <w:semiHidden/>
    <w:rsid w:val="0002767D"/>
    <w:rPr>
      <w:rFonts w:ascii="Arial" w:hAnsi="Arial"/>
      <w:sz w:val="22"/>
      <w:szCs w:val="22"/>
    </w:rPr>
  </w:style>
  <w:style w:type="paragraph" w:styleId="BodyTextIndent3">
    <w:name w:val="Body Text Indent 3"/>
    <w:basedOn w:val="Normal"/>
    <w:link w:val="BodyTextIndent3Char"/>
    <w:uiPriority w:val="99"/>
    <w:semiHidden/>
    <w:unhideWhenUsed/>
    <w:rsid w:val="0002767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2767D"/>
    <w:rPr>
      <w:rFonts w:ascii="Arial" w:hAnsi="Arial"/>
      <w:sz w:val="16"/>
      <w:szCs w:val="16"/>
    </w:rPr>
  </w:style>
  <w:style w:type="paragraph" w:styleId="Closing">
    <w:name w:val="Closing"/>
    <w:basedOn w:val="Normal"/>
    <w:link w:val="ClosingChar"/>
    <w:uiPriority w:val="99"/>
    <w:semiHidden/>
    <w:unhideWhenUsed/>
    <w:rsid w:val="0002767D"/>
    <w:pPr>
      <w:spacing w:after="0" w:line="240" w:lineRule="auto"/>
      <w:ind w:left="4320"/>
    </w:pPr>
  </w:style>
  <w:style w:type="character" w:customStyle="1" w:styleId="ClosingChar">
    <w:name w:val="Closing Char"/>
    <w:basedOn w:val="DefaultParagraphFont"/>
    <w:link w:val="Closing"/>
    <w:uiPriority w:val="99"/>
    <w:semiHidden/>
    <w:rsid w:val="0002767D"/>
    <w:rPr>
      <w:rFonts w:ascii="Arial" w:hAnsi="Arial"/>
      <w:sz w:val="22"/>
      <w:szCs w:val="22"/>
    </w:rPr>
  </w:style>
  <w:style w:type="paragraph" w:styleId="CommentSubject">
    <w:name w:val="annotation subject"/>
    <w:basedOn w:val="Normal"/>
    <w:next w:val="Normal"/>
    <w:link w:val="CommentSubjectChar"/>
    <w:uiPriority w:val="99"/>
    <w:semiHidden/>
    <w:unhideWhenUsed/>
    <w:rsid w:val="00402D17"/>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402D17"/>
    <w:rPr>
      <w:rFonts w:ascii="Aptos" w:eastAsia="Arial" w:hAnsi="Aptos"/>
      <w:b/>
      <w:bCs/>
    </w:rPr>
  </w:style>
  <w:style w:type="character" w:styleId="EndnoteReference">
    <w:name w:val="endnote reference"/>
    <w:basedOn w:val="DefaultParagraphFont"/>
    <w:uiPriority w:val="99"/>
    <w:semiHidden/>
    <w:unhideWhenUsed/>
    <w:rsid w:val="0002767D"/>
    <w:rPr>
      <w:rFonts w:ascii="Arial" w:hAnsi="Arial"/>
      <w:sz w:val="21"/>
      <w:vertAlign w:val="superscript"/>
    </w:rPr>
  </w:style>
  <w:style w:type="paragraph" w:styleId="EndnoteText">
    <w:name w:val="endnote text"/>
    <w:basedOn w:val="Normal"/>
    <w:link w:val="EndnoteTextChar"/>
    <w:uiPriority w:val="99"/>
    <w:semiHidden/>
    <w:unhideWhenUsed/>
    <w:rsid w:val="000276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767D"/>
    <w:rPr>
      <w:rFonts w:ascii="Arial" w:hAnsi="Arial"/>
      <w:sz w:val="21"/>
    </w:rPr>
  </w:style>
  <w:style w:type="paragraph" w:styleId="EnvelopeAddress">
    <w:name w:val="envelope address"/>
    <w:basedOn w:val="Normal"/>
    <w:uiPriority w:val="99"/>
    <w:semiHidden/>
    <w:unhideWhenUsed/>
    <w:rsid w:val="0002767D"/>
    <w:pPr>
      <w:framePr w:w="7920" w:h="1980" w:hRule="exact" w:hSpace="180" w:wrap="auto" w:hAnchor="page" w:xAlign="center" w:yAlign="bottom"/>
      <w:spacing w:after="0" w:line="240" w:lineRule="auto"/>
      <w:ind w:left="2880"/>
    </w:pPr>
    <w:rPr>
      <w:rFonts w:eastAsiaTheme="majorEastAsia" w:cstheme="majorBidi"/>
      <w:sz w:val="24"/>
      <w:szCs w:val="24"/>
    </w:rPr>
  </w:style>
  <w:style w:type="paragraph" w:styleId="EnvelopeReturn">
    <w:name w:val="envelope return"/>
    <w:basedOn w:val="Normal"/>
    <w:uiPriority w:val="99"/>
    <w:semiHidden/>
    <w:unhideWhenUsed/>
    <w:rsid w:val="0002767D"/>
    <w:pPr>
      <w:spacing w:after="0" w:line="240" w:lineRule="auto"/>
    </w:pPr>
    <w:rPr>
      <w:rFonts w:eastAsiaTheme="majorEastAsia" w:cstheme="majorBidi"/>
      <w:sz w:val="20"/>
      <w:szCs w:val="20"/>
    </w:rPr>
  </w:style>
  <w:style w:type="character" w:styleId="FollowedHyperlink">
    <w:name w:val="FollowedHyperlink"/>
    <w:basedOn w:val="DefaultParagraphFont"/>
    <w:uiPriority w:val="99"/>
    <w:semiHidden/>
    <w:unhideWhenUsed/>
    <w:rsid w:val="0002767D"/>
    <w:rPr>
      <w:rFonts w:ascii="Arial" w:hAnsi="Arial"/>
      <w:color w:val="FFFFFF" w:themeColor="followedHyperlink"/>
      <w:sz w:val="21"/>
      <w:u w:val="single"/>
    </w:rPr>
  </w:style>
  <w:style w:type="character" w:styleId="FootnoteReference">
    <w:name w:val="footnote reference"/>
    <w:basedOn w:val="DefaultParagraphFont"/>
    <w:uiPriority w:val="99"/>
    <w:unhideWhenUsed/>
    <w:rsid w:val="0002767D"/>
    <w:rPr>
      <w:rFonts w:ascii="Arial" w:hAnsi="Arial"/>
      <w:sz w:val="21"/>
      <w:vertAlign w:val="superscript"/>
    </w:rPr>
  </w:style>
  <w:style w:type="paragraph" w:styleId="FootnoteText">
    <w:name w:val="footnote text"/>
    <w:basedOn w:val="Normal"/>
    <w:link w:val="FootnoteTextChar"/>
    <w:uiPriority w:val="99"/>
    <w:unhideWhenUsed/>
    <w:rsid w:val="0002767D"/>
    <w:pPr>
      <w:spacing w:after="0" w:line="240" w:lineRule="auto"/>
    </w:pPr>
    <w:rPr>
      <w:sz w:val="20"/>
      <w:szCs w:val="20"/>
    </w:rPr>
  </w:style>
  <w:style w:type="character" w:customStyle="1" w:styleId="FootnoteTextChar">
    <w:name w:val="Footnote Text Char"/>
    <w:basedOn w:val="DefaultParagraphFont"/>
    <w:link w:val="FootnoteText"/>
    <w:uiPriority w:val="99"/>
    <w:rsid w:val="0002767D"/>
    <w:rPr>
      <w:rFonts w:ascii="Arial" w:hAnsi="Arial"/>
      <w:sz w:val="21"/>
    </w:rPr>
  </w:style>
  <w:style w:type="character" w:styleId="Hashtag">
    <w:name w:val="Hashtag"/>
    <w:basedOn w:val="DefaultParagraphFont"/>
    <w:uiPriority w:val="99"/>
    <w:semiHidden/>
    <w:unhideWhenUsed/>
    <w:rsid w:val="0002767D"/>
    <w:rPr>
      <w:rFonts w:ascii="Arial" w:hAnsi="Arial"/>
      <w:color w:val="2B579A"/>
      <w:sz w:val="21"/>
      <w:shd w:val="clear" w:color="auto" w:fill="E1DFDD"/>
    </w:rPr>
  </w:style>
  <w:style w:type="character" w:styleId="HTMLAcronym">
    <w:name w:val="HTML Acronym"/>
    <w:basedOn w:val="DefaultParagraphFont"/>
    <w:uiPriority w:val="99"/>
    <w:semiHidden/>
    <w:unhideWhenUsed/>
    <w:rsid w:val="0002767D"/>
    <w:rPr>
      <w:rFonts w:ascii="Arial" w:hAnsi="Arial"/>
      <w:sz w:val="21"/>
    </w:rPr>
  </w:style>
  <w:style w:type="paragraph" w:styleId="HTMLAddress">
    <w:name w:val="HTML Address"/>
    <w:basedOn w:val="Normal"/>
    <w:link w:val="HTMLAddressChar"/>
    <w:uiPriority w:val="99"/>
    <w:semiHidden/>
    <w:unhideWhenUsed/>
    <w:rsid w:val="0002767D"/>
    <w:pPr>
      <w:spacing w:after="0" w:line="240" w:lineRule="auto"/>
    </w:pPr>
    <w:rPr>
      <w:i/>
      <w:iCs/>
    </w:rPr>
  </w:style>
  <w:style w:type="character" w:customStyle="1" w:styleId="HTMLAddressChar">
    <w:name w:val="HTML Address Char"/>
    <w:basedOn w:val="DefaultParagraphFont"/>
    <w:link w:val="HTMLAddress"/>
    <w:uiPriority w:val="99"/>
    <w:semiHidden/>
    <w:rsid w:val="0002767D"/>
    <w:rPr>
      <w:rFonts w:ascii="Arial" w:hAnsi="Arial"/>
      <w:i/>
      <w:iCs/>
      <w:sz w:val="22"/>
      <w:szCs w:val="22"/>
    </w:rPr>
  </w:style>
  <w:style w:type="character" w:styleId="HTMLCite">
    <w:name w:val="HTML Cite"/>
    <w:basedOn w:val="DefaultParagraphFont"/>
    <w:uiPriority w:val="99"/>
    <w:semiHidden/>
    <w:unhideWhenUsed/>
    <w:rsid w:val="0002767D"/>
    <w:rPr>
      <w:rFonts w:ascii="Arial" w:hAnsi="Arial"/>
      <w:i/>
      <w:iCs/>
      <w:sz w:val="21"/>
    </w:rPr>
  </w:style>
  <w:style w:type="character" w:styleId="HTMLCode">
    <w:name w:val="HTML Code"/>
    <w:basedOn w:val="DefaultParagraphFont"/>
    <w:uiPriority w:val="99"/>
    <w:semiHidden/>
    <w:unhideWhenUsed/>
    <w:rsid w:val="0002767D"/>
    <w:rPr>
      <w:rFonts w:ascii="Consolas" w:hAnsi="Consolas" w:cs="Consolas"/>
      <w:sz w:val="20"/>
      <w:szCs w:val="20"/>
    </w:rPr>
  </w:style>
  <w:style w:type="character" w:styleId="HTMLTypewriter">
    <w:name w:val="HTML Typewriter"/>
    <w:basedOn w:val="DefaultParagraphFont"/>
    <w:uiPriority w:val="99"/>
    <w:semiHidden/>
    <w:unhideWhenUsed/>
    <w:rsid w:val="0002767D"/>
    <w:rPr>
      <w:rFonts w:ascii="Consolas" w:hAnsi="Consolas" w:cs="Consolas"/>
      <w:sz w:val="20"/>
      <w:szCs w:val="20"/>
    </w:rPr>
  </w:style>
  <w:style w:type="character" w:styleId="HTMLVariable">
    <w:name w:val="HTML Variable"/>
    <w:basedOn w:val="DefaultParagraphFont"/>
    <w:uiPriority w:val="99"/>
    <w:semiHidden/>
    <w:unhideWhenUsed/>
    <w:rsid w:val="0002767D"/>
    <w:rPr>
      <w:rFonts w:ascii="Arial" w:hAnsi="Arial"/>
      <w:i/>
      <w:iCs/>
      <w:sz w:val="21"/>
    </w:rPr>
  </w:style>
  <w:style w:type="paragraph" w:styleId="Index2">
    <w:name w:val="index 2"/>
    <w:basedOn w:val="Normal"/>
    <w:next w:val="Normal"/>
    <w:autoRedefine/>
    <w:uiPriority w:val="99"/>
    <w:semiHidden/>
    <w:unhideWhenUsed/>
    <w:rsid w:val="0002767D"/>
    <w:pPr>
      <w:spacing w:after="0" w:line="240" w:lineRule="auto"/>
      <w:ind w:left="440" w:hanging="220"/>
    </w:pPr>
  </w:style>
  <w:style w:type="paragraph" w:styleId="Index3">
    <w:name w:val="index 3"/>
    <w:basedOn w:val="Normal"/>
    <w:next w:val="Normal"/>
    <w:autoRedefine/>
    <w:uiPriority w:val="99"/>
    <w:semiHidden/>
    <w:unhideWhenUsed/>
    <w:rsid w:val="0002767D"/>
    <w:pPr>
      <w:spacing w:after="0" w:line="240" w:lineRule="auto"/>
      <w:ind w:left="660" w:hanging="220"/>
    </w:pPr>
  </w:style>
  <w:style w:type="paragraph" w:styleId="Index4">
    <w:name w:val="index 4"/>
    <w:basedOn w:val="Normal"/>
    <w:next w:val="Normal"/>
    <w:autoRedefine/>
    <w:uiPriority w:val="99"/>
    <w:semiHidden/>
    <w:unhideWhenUsed/>
    <w:rsid w:val="0002767D"/>
    <w:pPr>
      <w:spacing w:after="0" w:line="240" w:lineRule="auto"/>
      <w:ind w:left="880" w:hanging="220"/>
    </w:pPr>
  </w:style>
  <w:style w:type="paragraph" w:styleId="Index5">
    <w:name w:val="index 5"/>
    <w:basedOn w:val="Normal"/>
    <w:next w:val="Normal"/>
    <w:autoRedefine/>
    <w:uiPriority w:val="99"/>
    <w:semiHidden/>
    <w:unhideWhenUsed/>
    <w:rsid w:val="0002767D"/>
    <w:pPr>
      <w:spacing w:after="0" w:line="240" w:lineRule="auto"/>
      <w:ind w:left="1100" w:hanging="220"/>
    </w:pPr>
  </w:style>
  <w:style w:type="paragraph" w:styleId="List2">
    <w:name w:val="List 2"/>
    <w:basedOn w:val="Normal"/>
    <w:uiPriority w:val="99"/>
    <w:semiHidden/>
    <w:unhideWhenUsed/>
    <w:rsid w:val="0002767D"/>
    <w:pPr>
      <w:ind w:left="720" w:hanging="360"/>
      <w:contextualSpacing/>
    </w:pPr>
  </w:style>
  <w:style w:type="paragraph" w:styleId="List3">
    <w:name w:val="List 3"/>
    <w:basedOn w:val="Normal"/>
    <w:uiPriority w:val="99"/>
    <w:semiHidden/>
    <w:unhideWhenUsed/>
    <w:rsid w:val="0002767D"/>
    <w:pPr>
      <w:ind w:left="1080" w:hanging="360"/>
      <w:contextualSpacing/>
    </w:pPr>
  </w:style>
  <w:style w:type="paragraph" w:styleId="List4">
    <w:name w:val="List 4"/>
    <w:basedOn w:val="Normal"/>
    <w:uiPriority w:val="99"/>
    <w:semiHidden/>
    <w:unhideWhenUsed/>
    <w:rsid w:val="0002767D"/>
    <w:pPr>
      <w:ind w:left="1440" w:hanging="360"/>
      <w:contextualSpacing/>
    </w:pPr>
  </w:style>
  <w:style w:type="paragraph" w:styleId="List5">
    <w:name w:val="List 5"/>
    <w:basedOn w:val="Normal"/>
    <w:uiPriority w:val="99"/>
    <w:semiHidden/>
    <w:unhideWhenUsed/>
    <w:rsid w:val="0002767D"/>
    <w:pPr>
      <w:ind w:left="1800" w:hanging="360"/>
      <w:contextualSpacing/>
    </w:pPr>
  </w:style>
  <w:style w:type="paragraph" w:styleId="NoteHeading">
    <w:name w:val="Note Heading"/>
    <w:basedOn w:val="Normal"/>
    <w:next w:val="Normal"/>
    <w:link w:val="NoteHeadingChar"/>
    <w:uiPriority w:val="99"/>
    <w:semiHidden/>
    <w:unhideWhenUsed/>
    <w:rsid w:val="0002767D"/>
    <w:pPr>
      <w:spacing w:after="0" w:line="240" w:lineRule="auto"/>
    </w:pPr>
  </w:style>
  <w:style w:type="character" w:customStyle="1" w:styleId="NoteHeadingChar">
    <w:name w:val="Note Heading Char"/>
    <w:basedOn w:val="DefaultParagraphFont"/>
    <w:link w:val="NoteHeading"/>
    <w:uiPriority w:val="99"/>
    <w:semiHidden/>
    <w:rsid w:val="0002767D"/>
    <w:rPr>
      <w:rFonts w:ascii="Arial" w:hAnsi="Arial"/>
      <w:sz w:val="22"/>
      <w:szCs w:val="22"/>
    </w:rPr>
  </w:style>
  <w:style w:type="character" w:styleId="PlaceholderText">
    <w:name w:val="Placeholder Text"/>
    <w:basedOn w:val="DefaultParagraphFont"/>
    <w:uiPriority w:val="99"/>
    <w:semiHidden/>
    <w:rsid w:val="0002767D"/>
    <w:rPr>
      <w:rFonts w:ascii="Arial" w:hAnsi="Arial"/>
      <w:color w:val="666666"/>
      <w:sz w:val="21"/>
    </w:rPr>
  </w:style>
  <w:style w:type="paragraph" w:styleId="PlainText">
    <w:name w:val="Plain Text"/>
    <w:basedOn w:val="Normal"/>
    <w:link w:val="PlainTextChar"/>
    <w:uiPriority w:val="99"/>
    <w:semiHidden/>
    <w:unhideWhenUsed/>
    <w:rsid w:val="0002767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02767D"/>
    <w:rPr>
      <w:rFonts w:ascii="Consolas" w:hAnsi="Consolas" w:cs="Consolas"/>
      <w:sz w:val="21"/>
      <w:szCs w:val="21"/>
    </w:rPr>
  </w:style>
  <w:style w:type="paragraph" w:styleId="Salutation">
    <w:name w:val="Salutation"/>
    <w:basedOn w:val="Normal"/>
    <w:next w:val="Normal"/>
    <w:link w:val="SalutationChar"/>
    <w:uiPriority w:val="99"/>
    <w:semiHidden/>
    <w:unhideWhenUsed/>
    <w:rsid w:val="0002767D"/>
  </w:style>
  <w:style w:type="character" w:customStyle="1" w:styleId="SalutationChar">
    <w:name w:val="Salutation Char"/>
    <w:basedOn w:val="DefaultParagraphFont"/>
    <w:link w:val="Salutation"/>
    <w:uiPriority w:val="99"/>
    <w:semiHidden/>
    <w:rsid w:val="0002767D"/>
    <w:rPr>
      <w:rFonts w:ascii="Arial" w:hAnsi="Arial"/>
      <w:sz w:val="22"/>
      <w:szCs w:val="22"/>
    </w:rPr>
  </w:style>
  <w:style w:type="paragraph" w:styleId="Signature">
    <w:name w:val="Signature"/>
    <w:basedOn w:val="Normal"/>
    <w:link w:val="SignatureChar"/>
    <w:uiPriority w:val="99"/>
    <w:semiHidden/>
    <w:unhideWhenUsed/>
    <w:rsid w:val="0002767D"/>
    <w:pPr>
      <w:spacing w:after="0" w:line="240" w:lineRule="auto"/>
      <w:ind w:left="4320"/>
    </w:pPr>
  </w:style>
  <w:style w:type="character" w:customStyle="1" w:styleId="SignatureChar">
    <w:name w:val="Signature Char"/>
    <w:basedOn w:val="DefaultParagraphFont"/>
    <w:link w:val="Signature"/>
    <w:uiPriority w:val="99"/>
    <w:semiHidden/>
    <w:rsid w:val="0002767D"/>
    <w:rPr>
      <w:rFonts w:ascii="Arial" w:hAnsi="Arial"/>
      <w:sz w:val="22"/>
      <w:szCs w:val="22"/>
    </w:rPr>
  </w:style>
  <w:style w:type="character" w:styleId="SmartHyperlink">
    <w:name w:val="Smart Hyperlink"/>
    <w:basedOn w:val="DefaultParagraphFont"/>
    <w:uiPriority w:val="99"/>
    <w:semiHidden/>
    <w:unhideWhenUsed/>
    <w:rsid w:val="0002767D"/>
    <w:rPr>
      <w:rFonts w:ascii="Arial" w:hAnsi="Arial"/>
      <w:sz w:val="21"/>
      <w:u w:val="dotted"/>
    </w:rPr>
  </w:style>
  <w:style w:type="character" w:styleId="UnresolvedMention">
    <w:name w:val="Unresolved Mention"/>
    <w:basedOn w:val="DefaultParagraphFont"/>
    <w:uiPriority w:val="99"/>
    <w:semiHidden/>
    <w:unhideWhenUsed/>
    <w:rsid w:val="009C0CD2"/>
    <w:rPr>
      <w:rFonts w:ascii="Arial" w:hAnsi="Arial"/>
      <w:color w:val="605E5C"/>
      <w:sz w:val="21"/>
      <w:shd w:val="clear" w:color="auto" w:fill="E1DFDD"/>
    </w:rPr>
  </w:style>
  <w:style w:type="paragraph" w:styleId="ListParagraph">
    <w:name w:val="List Paragraph"/>
    <w:basedOn w:val="Normal"/>
    <w:uiPriority w:val="1"/>
    <w:qFormat/>
    <w:rsid w:val="0086163B"/>
    <w:pPr>
      <w:spacing w:after="200" w:line="240" w:lineRule="auto"/>
      <w:ind w:left="1060" w:hanging="360"/>
    </w:pPr>
    <w:rPr>
      <w:rFonts w:asciiTheme="minorHAnsi" w:eastAsia="Arial" w:hAnsiTheme="minorHAnsi" w:cstheme="minorBidi"/>
      <w:color w:val="auto"/>
      <w:sz w:val="24"/>
      <w:szCs w:val="24"/>
    </w:rPr>
  </w:style>
  <w:style w:type="paragraph" w:styleId="Revision">
    <w:name w:val="Revision"/>
    <w:hidden/>
    <w:uiPriority w:val="99"/>
    <w:semiHidden/>
    <w:rsid w:val="004110EA"/>
    <w:rPr>
      <w:color w:val="404040" w:themeColor="text1" w:themeTint="BF"/>
      <w:sz w:val="22"/>
      <w:szCs w:val="22"/>
    </w:rPr>
  </w:style>
  <w:style w:type="character" w:styleId="CommentReference">
    <w:name w:val="annotation reference"/>
    <w:basedOn w:val="DefaultParagraphFont"/>
    <w:uiPriority w:val="99"/>
    <w:semiHidden/>
    <w:unhideWhenUsed/>
    <w:rsid w:val="007F1775"/>
    <w:rPr>
      <w:rFonts w:ascii="Arial" w:hAnsi="Arial"/>
      <w:color w:val="auto"/>
      <w:sz w:val="16"/>
      <w:szCs w:val="16"/>
    </w:rPr>
  </w:style>
  <w:style w:type="paragraph" w:styleId="CommentText">
    <w:name w:val="annotation text"/>
    <w:basedOn w:val="Normal"/>
    <w:link w:val="CommentTextChar"/>
    <w:uiPriority w:val="99"/>
    <w:unhideWhenUsed/>
    <w:rsid w:val="007F1775"/>
    <w:pPr>
      <w:spacing w:after="200" w:line="240" w:lineRule="auto"/>
    </w:pPr>
    <w:rPr>
      <w:rFonts w:asciiTheme="minorHAnsi" w:eastAsia="Arial" w:hAnsiTheme="minorHAnsi" w:cstheme="minorBidi"/>
      <w:color w:val="auto"/>
      <w:sz w:val="20"/>
      <w:szCs w:val="20"/>
    </w:rPr>
  </w:style>
  <w:style w:type="character" w:customStyle="1" w:styleId="CommentTextChar">
    <w:name w:val="Comment Text Char"/>
    <w:basedOn w:val="DefaultParagraphFont"/>
    <w:link w:val="CommentText"/>
    <w:uiPriority w:val="99"/>
    <w:rsid w:val="007F1775"/>
    <w:rPr>
      <w:rFonts w:asciiTheme="minorHAnsi" w:eastAsia="Arial" w:hAnsiTheme="minorHAnsi" w:cstheme="minorBidi"/>
    </w:rPr>
  </w:style>
  <w:style w:type="character" w:customStyle="1" w:styleId="ParagraphHeading">
    <w:name w:val="ParagraphHeading"/>
    <w:basedOn w:val="DefaultParagraphFont"/>
    <w:uiPriority w:val="1"/>
    <w:qFormat/>
    <w:rsid w:val="007F1775"/>
    <w:rPr>
      <w:b/>
      <w:bCs/>
    </w:rPr>
  </w:style>
  <w:style w:type="paragraph" w:customStyle="1" w:styleId="TableContent">
    <w:name w:val="Table Content"/>
    <w:basedOn w:val="Normal"/>
    <w:uiPriority w:val="1"/>
    <w:qFormat/>
    <w:rsid w:val="00453189"/>
    <w:pPr>
      <w:spacing w:before="60" w:after="60" w:line="240" w:lineRule="auto"/>
    </w:pPr>
    <w:rPr>
      <w:rFonts w:asciiTheme="minorHAnsi" w:eastAsia="Arial" w:hAnsiTheme="minorHAnsi" w:cstheme="minorBidi"/>
      <w:bCs/>
      <w:color w:val="auto"/>
      <w:sz w:val="24"/>
      <w:szCs w:val="24"/>
    </w:rPr>
  </w:style>
  <w:style w:type="paragraph" w:customStyle="1" w:styleId="ChartHeader0">
    <w:name w:val="Chart Header"/>
    <w:basedOn w:val="TableContent"/>
    <w:uiPriority w:val="1"/>
    <w:qFormat/>
    <w:rsid w:val="00453189"/>
    <w:rPr>
      <w:b/>
      <w:sz w:val="20"/>
    </w:rPr>
  </w:style>
  <w:style w:type="paragraph" w:customStyle="1" w:styleId="Rationale">
    <w:name w:val="Rationale"/>
    <w:basedOn w:val="Normal"/>
    <w:uiPriority w:val="1"/>
    <w:qFormat/>
    <w:rsid w:val="00F90B0F"/>
    <w:pPr>
      <w:keepNext/>
      <w:spacing w:after="200" w:line="240" w:lineRule="auto"/>
    </w:pPr>
    <w:rPr>
      <w:rFonts w:asciiTheme="minorHAnsi" w:eastAsia="Arial" w:hAnsiTheme="minorHAnsi" w:cstheme="minorBidi"/>
      <w:b/>
      <w:bCs/>
      <w:color w:val="auto"/>
      <w:sz w:val="24"/>
      <w:szCs w:val="24"/>
    </w:rPr>
  </w:style>
  <w:style w:type="paragraph" w:customStyle="1" w:styleId="Criterion">
    <w:name w:val="Criterion"/>
    <w:basedOn w:val="Normal"/>
    <w:qFormat/>
    <w:rsid w:val="00DD2256"/>
    <w:pPr>
      <w:spacing w:before="120" w:after="0"/>
      <w:ind w:left="720"/>
    </w:pPr>
    <w:rPr>
      <w:rFonts w:asciiTheme="minorHAnsi" w:eastAsiaTheme="minorHAnsi" w:hAnsiTheme="minorHAnsi" w:cstheme="minorBidi"/>
      <w:color w:val="auto"/>
      <w:kern w:val="2"/>
      <w:sz w:val="24"/>
      <w14:ligatures w14:val="standardContextual"/>
    </w:rPr>
  </w:style>
  <w:style w:type="paragraph" w:customStyle="1" w:styleId="Parameter">
    <w:name w:val="Parameter"/>
    <w:basedOn w:val="Normal"/>
    <w:link w:val="ParameterChar"/>
    <w:qFormat/>
    <w:rsid w:val="008A4616"/>
    <w:pPr>
      <w:spacing w:after="120"/>
      <w:ind w:left="720"/>
      <w:contextualSpacing/>
    </w:pPr>
    <w:rPr>
      <w:rFonts w:ascii="Cambria" w:eastAsiaTheme="minorHAnsi" w:hAnsi="Cambria" w:cstheme="minorBidi"/>
      <w:color w:val="auto"/>
    </w:rPr>
  </w:style>
  <w:style w:type="character" w:customStyle="1" w:styleId="ParameterChar">
    <w:name w:val="Parameter Char"/>
    <w:basedOn w:val="DefaultParagraphFont"/>
    <w:link w:val="Parameter"/>
    <w:rsid w:val="008A4616"/>
    <w:rPr>
      <w:rFonts w:ascii="Cambria" w:eastAsiaTheme="minorHAnsi" w:hAnsi="Cambria" w:cstheme="minorBidi"/>
      <w:sz w:val="22"/>
      <w:szCs w:val="22"/>
    </w:rPr>
  </w:style>
  <w:style w:type="paragraph" w:customStyle="1" w:styleId="Definition">
    <w:name w:val="Definition"/>
    <w:basedOn w:val="Normal"/>
    <w:uiPriority w:val="1"/>
    <w:qFormat/>
    <w:rsid w:val="00CA0DEE"/>
    <w:pPr>
      <w:tabs>
        <w:tab w:val="left" w:leader="dot" w:pos="1440"/>
      </w:tabs>
      <w:spacing w:after="200" w:line="240" w:lineRule="auto"/>
      <w:ind w:left="1440" w:hanging="1440"/>
    </w:pPr>
    <w:rPr>
      <w:rFonts w:asciiTheme="minorHAnsi" w:eastAsia="Arial" w:hAnsiTheme="minorHAnsi" w:cstheme="minorBidi"/>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118">
      <w:bodyDiv w:val="1"/>
      <w:marLeft w:val="0"/>
      <w:marRight w:val="0"/>
      <w:marTop w:val="0"/>
      <w:marBottom w:val="0"/>
      <w:divBdr>
        <w:top w:val="none" w:sz="0" w:space="0" w:color="auto"/>
        <w:left w:val="none" w:sz="0" w:space="0" w:color="auto"/>
        <w:bottom w:val="none" w:sz="0" w:space="0" w:color="auto"/>
        <w:right w:val="none" w:sz="0" w:space="0" w:color="auto"/>
      </w:divBdr>
    </w:div>
    <w:div w:id="3167046">
      <w:bodyDiv w:val="1"/>
      <w:marLeft w:val="0"/>
      <w:marRight w:val="0"/>
      <w:marTop w:val="0"/>
      <w:marBottom w:val="0"/>
      <w:divBdr>
        <w:top w:val="none" w:sz="0" w:space="0" w:color="auto"/>
        <w:left w:val="none" w:sz="0" w:space="0" w:color="auto"/>
        <w:bottom w:val="none" w:sz="0" w:space="0" w:color="auto"/>
        <w:right w:val="none" w:sz="0" w:space="0" w:color="auto"/>
      </w:divBdr>
    </w:div>
    <w:div w:id="5401290">
      <w:bodyDiv w:val="1"/>
      <w:marLeft w:val="0"/>
      <w:marRight w:val="0"/>
      <w:marTop w:val="0"/>
      <w:marBottom w:val="0"/>
      <w:divBdr>
        <w:top w:val="none" w:sz="0" w:space="0" w:color="auto"/>
        <w:left w:val="none" w:sz="0" w:space="0" w:color="auto"/>
        <w:bottom w:val="none" w:sz="0" w:space="0" w:color="auto"/>
        <w:right w:val="none" w:sz="0" w:space="0" w:color="auto"/>
      </w:divBdr>
    </w:div>
    <w:div w:id="8994432">
      <w:bodyDiv w:val="1"/>
      <w:marLeft w:val="0"/>
      <w:marRight w:val="0"/>
      <w:marTop w:val="0"/>
      <w:marBottom w:val="0"/>
      <w:divBdr>
        <w:top w:val="none" w:sz="0" w:space="0" w:color="auto"/>
        <w:left w:val="none" w:sz="0" w:space="0" w:color="auto"/>
        <w:bottom w:val="none" w:sz="0" w:space="0" w:color="auto"/>
        <w:right w:val="none" w:sz="0" w:space="0" w:color="auto"/>
      </w:divBdr>
    </w:div>
    <w:div w:id="9914532">
      <w:bodyDiv w:val="1"/>
      <w:marLeft w:val="0"/>
      <w:marRight w:val="0"/>
      <w:marTop w:val="0"/>
      <w:marBottom w:val="0"/>
      <w:divBdr>
        <w:top w:val="none" w:sz="0" w:space="0" w:color="auto"/>
        <w:left w:val="none" w:sz="0" w:space="0" w:color="auto"/>
        <w:bottom w:val="none" w:sz="0" w:space="0" w:color="auto"/>
        <w:right w:val="none" w:sz="0" w:space="0" w:color="auto"/>
      </w:divBdr>
    </w:div>
    <w:div w:id="25369530">
      <w:bodyDiv w:val="1"/>
      <w:marLeft w:val="0"/>
      <w:marRight w:val="0"/>
      <w:marTop w:val="0"/>
      <w:marBottom w:val="0"/>
      <w:divBdr>
        <w:top w:val="none" w:sz="0" w:space="0" w:color="auto"/>
        <w:left w:val="none" w:sz="0" w:space="0" w:color="auto"/>
        <w:bottom w:val="none" w:sz="0" w:space="0" w:color="auto"/>
        <w:right w:val="none" w:sz="0" w:space="0" w:color="auto"/>
      </w:divBdr>
    </w:div>
    <w:div w:id="29310501">
      <w:bodyDiv w:val="1"/>
      <w:marLeft w:val="0"/>
      <w:marRight w:val="0"/>
      <w:marTop w:val="0"/>
      <w:marBottom w:val="0"/>
      <w:divBdr>
        <w:top w:val="none" w:sz="0" w:space="0" w:color="auto"/>
        <w:left w:val="none" w:sz="0" w:space="0" w:color="auto"/>
        <w:bottom w:val="none" w:sz="0" w:space="0" w:color="auto"/>
        <w:right w:val="none" w:sz="0" w:space="0" w:color="auto"/>
      </w:divBdr>
    </w:div>
    <w:div w:id="33165092">
      <w:bodyDiv w:val="1"/>
      <w:marLeft w:val="0"/>
      <w:marRight w:val="0"/>
      <w:marTop w:val="0"/>
      <w:marBottom w:val="0"/>
      <w:divBdr>
        <w:top w:val="none" w:sz="0" w:space="0" w:color="auto"/>
        <w:left w:val="none" w:sz="0" w:space="0" w:color="auto"/>
        <w:bottom w:val="none" w:sz="0" w:space="0" w:color="auto"/>
        <w:right w:val="none" w:sz="0" w:space="0" w:color="auto"/>
      </w:divBdr>
    </w:div>
    <w:div w:id="37435433">
      <w:bodyDiv w:val="1"/>
      <w:marLeft w:val="0"/>
      <w:marRight w:val="0"/>
      <w:marTop w:val="0"/>
      <w:marBottom w:val="0"/>
      <w:divBdr>
        <w:top w:val="none" w:sz="0" w:space="0" w:color="auto"/>
        <w:left w:val="none" w:sz="0" w:space="0" w:color="auto"/>
        <w:bottom w:val="none" w:sz="0" w:space="0" w:color="auto"/>
        <w:right w:val="none" w:sz="0" w:space="0" w:color="auto"/>
      </w:divBdr>
    </w:div>
    <w:div w:id="37442424">
      <w:bodyDiv w:val="1"/>
      <w:marLeft w:val="0"/>
      <w:marRight w:val="0"/>
      <w:marTop w:val="0"/>
      <w:marBottom w:val="0"/>
      <w:divBdr>
        <w:top w:val="none" w:sz="0" w:space="0" w:color="auto"/>
        <w:left w:val="none" w:sz="0" w:space="0" w:color="auto"/>
        <w:bottom w:val="none" w:sz="0" w:space="0" w:color="auto"/>
        <w:right w:val="none" w:sz="0" w:space="0" w:color="auto"/>
      </w:divBdr>
    </w:div>
    <w:div w:id="40055573">
      <w:bodyDiv w:val="1"/>
      <w:marLeft w:val="0"/>
      <w:marRight w:val="0"/>
      <w:marTop w:val="0"/>
      <w:marBottom w:val="0"/>
      <w:divBdr>
        <w:top w:val="none" w:sz="0" w:space="0" w:color="auto"/>
        <w:left w:val="none" w:sz="0" w:space="0" w:color="auto"/>
        <w:bottom w:val="none" w:sz="0" w:space="0" w:color="auto"/>
        <w:right w:val="none" w:sz="0" w:space="0" w:color="auto"/>
      </w:divBdr>
    </w:div>
    <w:div w:id="42487474">
      <w:bodyDiv w:val="1"/>
      <w:marLeft w:val="0"/>
      <w:marRight w:val="0"/>
      <w:marTop w:val="0"/>
      <w:marBottom w:val="0"/>
      <w:divBdr>
        <w:top w:val="none" w:sz="0" w:space="0" w:color="auto"/>
        <w:left w:val="none" w:sz="0" w:space="0" w:color="auto"/>
        <w:bottom w:val="none" w:sz="0" w:space="0" w:color="auto"/>
        <w:right w:val="none" w:sz="0" w:space="0" w:color="auto"/>
      </w:divBdr>
    </w:div>
    <w:div w:id="49577941">
      <w:bodyDiv w:val="1"/>
      <w:marLeft w:val="0"/>
      <w:marRight w:val="0"/>
      <w:marTop w:val="0"/>
      <w:marBottom w:val="0"/>
      <w:divBdr>
        <w:top w:val="none" w:sz="0" w:space="0" w:color="auto"/>
        <w:left w:val="none" w:sz="0" w:space="0" w:color="auto"/>
        <w:bottom w:val="none" w:sz="0" w:space="0" w:color="auto"/>
        <w:right w:val="none" w:sz="0" w:space="0" w:color="auto"/>
      </w:divBdr>
    </w:div>
    <w:div w:id="50736419">
      <w:bodyDiv w:val="1"/>
      <w:marLeft w:val="0"/>
      <w:marRight w:val="0"/>
      <w:marTop w:val="0"/>
      <w:marBottom w:val="0"/>
      <w:divBdr>
        <w:top w:val="none" w:sz="0" w:space="0" w:color="auto"/>
        <w:left w:val="none" w:sz="0" w:space="0" w:color="auto"/>
        <w:bottom w:val="none" w:sz="0" w:space="0" w:color="auto"/>
        <w:right w:val="none" w:sz="0" w:space="0" w:color="auto"/>
      </w:divBdr>
    </w:div>
    <w:div w:id="51123817">
      <w:bodyDiv w:val="1"/>
      <w:marLeft w:val="0"/>
      <w:marRight w:val="0"/>
      <w:marTop w:val="0"/>
      <w:marBottom w:val="0"/>
      <w:divBdr>
        <w:top w:val="none" w:sz="0" w:space="0" w:color="auto"/>
        <w:left w:val="none" w:sz="0" w:space="0" w:color="auto"/>
        <w:bottom w:val="none" w:sz="0" w:space="0" w:color="auto"/>
        <w:right w:val="none" w:sz="0" w:space="0" w:color="auto"/>
      </w:divBdr>
    </w:div>
    <w:div w:id="54207426">
      <w:bodyDiv w:val="1"/>
      <w:marLeft w:val="0"/>
      <w:marRight w:val="0"/>
      <w:marTop w:val="0"/>
      <w:marBottom w:val="0"/>
      <w:divBdr>
        <w:top w:val="none" w:sz="0" w:space="0" w:color="auto"/>
        <w:left w:val="none" w:sz="0" w:space="0" w:color="auto"/>
        <w:bottom w:val="none" w:sz="0" w:space="0" w:color="auto"/>
        <w:right w:val="none" w:sz="0" w:space="0" w:color="auto"/>
      </w:divBdr>
    </w:div>
    <w:div w:id="54281742">
      <w:bodyDiv w:val="1"/>
      <w:marLeft w:val="0"/>
      <w:marRight w:val="0"/>
      <w:marTop w:val="0"/>
      <w:marBottom w:val="0"/>
      <w:divBdr>
        <w:top w:val="none" w:sz="0" w:space="0" w:color="auto"/>
        <w:left w:val="none" w:sz="0" w:space="0" w:color="auto"/>
        <w:bottom w:val="none" w:sz="0" w:space="0" w:color="auto"/>
        <w:right w:val="none" w:sz="0" w:space="0" w:color="auto"/>
      </w:divBdr>
    </w:div>
    <w:div w:id="61874469">
      <w:bodyDiv w:val="1"/>
      <w:marLeft w:val="0"/>
      <w:marRight w:val="0"/>
      <w:marTop w:val="0"/>
      <w:marBottom w:val="0"/>
      <w:divBdr>
        <w:top w:val="none" w:sz="0" w:space="0" w:color="auto"/>
        <w:left w:val="none" w:sz="0" w:space="0" w:color="auto"/>
        <w:bottom w:val="none" w:sz="0" w:space="0" w:color="auto"/>
        <w:right w:val="none" w:sz="0" w:space="0" w:color="auto"/>
      </w:divBdr>
    </w:div>
    <w:div w:id="62878383">
      <w:bodyDiv w:val="1"/>
      <w:marLeft w:val="0"/>
      <w:marRight w:val="0"/>
      <w:marTop w:val="0"/>
      <w:marBottom w:val="0"/>
      <w:divBdr>
        <w:top w:val="none" w:sz="0" w:space="0" w:color="auto"/>
        <w:left w:val="none" w:sz="0" w:space="0" w:color="auto"/>
        <w:bottom w:val="none" w:sz="0" w:space="0" w:color="auto"/>
        <w:right w:val="none" w:sz="0" w:space="0" w:color="auto"/>
      </w:divBdr>
    </w:div>
    <w:div w:id="63182104">
      <w:bodyDiv w:val="1"/>
      <w:marLeft w:val="0"/>
      <w:marRight w:val="0"/>
      <w:marTop w:val="0"/>
      <w:marBottom w:val="0"/>
      <w:divBdr>
        <w:top w:val="none" w:sz="0" w:space="0" w:color="auto"/>
        <w:left w:val="none" w:sz="0" w:space="0" w:color="auto"/>
        <w:bottom w:val="none" w:sz="0" w:space="0" w:color="auto"/>
        <w:right w:val="none" w:sz="0" w:space="0" w:color="auto"/>
      </w:divBdr>
    </w:div>
    <w:div w:id="63572142">
      <w:bodyDiv w:val="1"/>
      <w:marLeft w:val="0"/>
      <w:marRight w:val="0"/>
      <w:marTop w:val="0"/>
      <w:marBottom w:val="0"/>
      <w:divBdr>
        <w:top w:val="none" w:sz="0" w:space="0" w:color="auto"/>
        <w:left w:val="none" w:sz="0" w:space="0" w:color="auto"/>
        <w:bottom w:val="none" w:sz="0" w:space="0" w:color="auto"/>
        <w:right w:val="none" w:sz="0" w:space="0" w:color="auto"/>
      </w:divBdr>
    </w:div>
    <w:div w:id="66734653">
      <w:bodyDiv w:val="1"/>
      <w:marLeft w:val="0"/>
      <w:marRight w:val="0"/>
      <w:marTop w:val="0"/>
      <w:marBottom w:val="0"/>
      <w:divBdr>
        <w:top w:val="none" w:sz="0" w:space="0" w:color="auto"/>
        <w:left w:val="none" w:sz="0" w:space="0" w:color="auto"/>
        <w:bottom w:val="none" w:sz="0" w:space="0" w:color="auto"/>
        <w:right w:val="none" w:sz="0" w:space="0" w:color="auto"/>
      </w:divBdr>
    </w:div>
    <w:div w:id="74209566">
      <w:bodyDiv w:val="1"/>
      <w:marLeft w:val="0"/>
      <w:marRight w:val="0"/>
      <w:marTop w:val="0"/>
      <w:marBottom w:val="0"/>
      <w:divBdr>
        <w:top w:val="none" w:sz="0" w:space="0" w:color="auto"/>
        <w:left w:val="none" w:sz="0" w:space="0" w:color="auto"/>
        <w:bottom w:val="none" w:sz="0" w:space="0" w:color="auto"/>
        <w:right w:val="none" w:sz="0" w:space="0" w:color="auto"/>
      </w:divBdr>
    </w:div>
    <w:div w:id="81881168">
      <w:bodyDiv w:val="1"/>
      <w:marLeft w:val="0"/>
      <w:marRight w:val="0"/>
      <w:marTop w:val="0"/>
      <w:marBottom w:val="0"/>
      <w:divBdr>
        <w:top w:val="none" w:sz="0" w:space="0" w:color="auto"/>
        <w:left w:val="none" w:sz="0" w:space="0" w:color="auto"/>
        <w:bottom w:val="none" w:sz="0" w:space="0" w:color="auto"/>
        <w:right w:val="none" w:sz="0" w:space="0" w:color="auto"/>
      </w:divBdr>
    </w:div>
    <w:div w:id="83041198">
      <w:bodyDiv w:val="1"/>
      <w:marLeft w:val="0"/>
      <w:marRight w:val="0"/>
      <w:marTop w:val="0"/>
      <w:marBottom w:val="0"/>
      <w:divBdr>
        <w:top w:val="none" w:sz="0" w:space="0" w:color="auto"/>
        <w:left w:val="none" w:sz="0" w:space="0" w:color="auto"/>
        <w:bottom w:val="none" w:sz="0" w:space="0" w:color="auto"/>
        <w:right w:val="none" w:sz="0" w:space="0" w:color="auto"/>
      </w:divBdr>
    </w:div>
    <w:div w:id="89089576">
      <w:bodyDiv w:val="1"/>
      <w:marLeft w:val="0"/>
      <w:marRight w:val="0"/>
      <w:marTop w:val="0"/>
      <w:marBottom w:val="0"/>
      <w:divBdr>
        <w:top w:val="none" w:sz="0" w:space="0" w:color="auto"/>
        <w:left w:val="none" w:sz="0" w:space="0" w:color="auto"/>
        <w:bottom w:val="none" w:sz="0" w:space="0" w:color="auto"/>
        <w:right w:val="none" w:sz="0" w:space="0" w:color="auto"/>
      </w:divBdr>
    </w:div>
    <w:div w:id="96144409">
      <w:bodyDiv w:val="1"/>
      <w:marLeft w:val="0"/>
      <w:marRight w:val="0"/>
      <w:marTop w:val="0"/>
      <w:marBottom w:val="0"/>
      <w:divBdr>
        <w:top w:val="none" w:sz="0" w:space="0" w:color="auto"/>
        <w:left w:val="none" w:sz="0" w:space="0" w:color="auto"/>
        <w:bottom w:val="none" w:sz="0" w:space="0" w:color="auto"/>
        <w:right w:val="none" w:sz="0" w:space="0" w:color="auto"/>
      </w:divBdr>
    </w:div>
    <w:div w:id="127093161">
      <w:bodyDiv w:val="1"/>
      <w:marLeft w:val="0"/>
      <w:marRight w:val="0"/>
      <w:marTop w:val="0"/>
      <w:marBottom w:val="0"/>
      <w:divBdr>
        <w:top w:val="none" w:sz="0" w:space="0" w:color="auto"/>
        <w:left w:val="none" w:sz="0" w:space="0" w:color="auto"/>
        <w:bottom w:val="none" w:sz="0" w:space="0" w:color="auto"/>
        <w:right w:val="none" w:sz="0" w:space="0" w:color="auto"/>
      </w:divBdr>
    </w:div>
    <w:div w:id="130296655">
      <w:bodyDiv w:val="1"/>
      <w:marLeft w:val="0"/>
      <w:marRight w:val="0"/>
      <w:marTop w:val="0"/>
      <w:marBottom w:val="0"/>
      <w:divBdr>
        <w:top w:val="none" w:sz="0" w:space="0" w:color="auto"/>
        <w:left w:val="none" w:sz="0" w:space="0" w:color="auto"/>
        <w:bottom w:val="none" w:sz="0" w:space="0" w:color="auto"/>
        <w:right w:val="none" w:sz="0" w:space="0" w:color="auto"/>
      </w:divBdr>
    </w:div>
    <w:div w:id="130876772">
      <w:bodyDiv w:val="1"/>
      <w:marLeft w:val="0"/>
      <w:marRight w:val="0"/>
      <w:marTop w:val="0"/>
      <w:marBottom w:val="0"/>
      <w:divBdr>
        <w:top w:val="none" w:sz="0" w:space="0" w:color="auto"/>
        <w:left w:val="none" w:sz="0" w:space="0" w:color="auto"/>
        <w:bottom w:val="none" w:sz="0" w:space="0" w:color="auto"/>
        <w:right w:val="none" w:sz="0" w:space="0" w:color="auto"/>
      </w:divBdr>
    </w:div>
    <w:div w:id="135221675">
      <w:bodyDiv w:val="1"/>
      <w:marLeft w:val="0"/>
      <w:marRight w:val="0"/>
      <w:marTop w:val="0"/>
      <w:marBottom w:val="0"/>
      <w:divBdr>
        <w:top w:val="none" w:sz="0" w:space="0" w:color="auto"/>
        <w:left w:val="none" w:sz="0" w:space="0" w:color="auto"/>
        <w:bottom w:val="none" w:sz="0" w:space="0" w:color="auto"/>
        <w:right w:val="none" w:sz="0" w:space="0" w:color="auto"/>
      </w:divBdr>
    </w:div>
    <w:div w:id="135539481">
      <w:bodyDiv w:val="1"/>
      <w:marLeft w:val="0"/>
      <w:marRight w:val="0"/>
      <w:marTop w:val="0"/>
      <w:marBottom w:val="0"/>
      <w:divBdr>
        <w:top w:val="none" w:sz="0" w:space="0" w:color="auto"/>
        <w:left w:val="none" w:sz="0" w:space="0" w:color="auto"/>
        <w:bottom w:val="none" w:sz="0" w:space="0" w:color="auto"/>
        <w:right w:val="none" w:sz="0" w:space="0" w:color="auto"/>
      </w:divBdr>
    </w:div>
    <w:div w:id="139006706">
      <w:bodyDiv w:val="1"/>
      <w:marLeft w:val="0"/>
      <w:marRight w:val="0"/>
      <w:marTop w:val="0"/>
      <w:marBottom w:val="0"/>
      <w:divBdr>
        <w:top w:val="none" w:sz="0" w:space="0" w:color="auto"/>
        <w:left w:val="none" w:sz="0" w:space="0" w:color="auto"/>
        <w:bottom w:val="none" w:sz="0" w:space="0" w:color="auto"/>
        <w:right w:val="none" w:sz="0" w:space="0" w:color="auto"/>
      </w:divBdr>
    </w:div>
    <w:div w:id="139732803">
      <w:bodyDiv w:val="1"/>
      <w:marLeft w:val="0"/>
      <w:marRight w:val="0"/>
      <w:marTop w:val="0"/>
      <w:marBottom w:val="0"/>
      <w:divBdr>
        <w:top w:val="none" w:sz="0" w:space="0" w:color="auto"/>
        <w:left w:val="none" w:sz="0" w:space="0" w:color="auto"/>
        <w:bottom w:val="none" w:sz="0" w:space="0" w:color="auto"/>
        <w:right w:val="none" w:sz="0" w:space="0" w:color="auto"/>
      </w:divBdr>
    </w:div>
    <w:div w:id="147017843">
      <w:bodyDiv w:val="1"/>
      <w:marLeft w:val="0"/>
      <w:marRight w:val="0"/>
      <w:marTop w:val="0"/>
      <w:marBottom w:val="0"/>
      <w:divBdr>
        <w:top w:val="none" w:sz="0" w:space="0" w:color="auto"/>
        <w:left w:val="none" w:sz="0" w:space="0" w:color="auto"/>
        <w:bottom w:val="none" w:sz="0" w:space="0" w:color="auto"/>
        <w:right w:val="none" w:sz="0" w:space="0" w:color="auto"/>
      </w:divBdr>
    </w:div>
    <w:div w:id="148249872">
      <w:bodyDiv w:val="1"/>
      <w:marLeft w:val="0"/>
      <w:marRight w:val="0"/>
      <w:marTop w:val="0"/>
      <w:marBottom w:val="0"/>
      <w:divBdr>
        <w:top w:val="none" w:sz="0" w:space="0" w:color="auto"/>
        <w:left w:val="none" w:sz="0" w:space="0" w:color="auto"/>
        <w:bottom w:val="none" w:sz="0" w:space="0" w:color="auto"/>
        <w:right w:val="none" w:sz="0" w:space="0" w:color="auto"/>
      </w:divBdr>
    </w:div>
    <w:div w:id="149686707">
      <w:bodyDiv w:val="1"/>
      <w:marLeft w:val="0"/>
      <w:marRight w:val="0"/>
      <w:marTop w:val="0"/>
      <w:marBottom w:val="0"/>
      <w:divBdr>
        <w:top w:val="none" w:sz="0" w:space="0" w:color="auto"/>
        <w:left w:val="none" w:sz="0" w:space="0" w:color="auto"/>
        <w:bottom w:val="none" w:sz="0" w:space="0" w:color="auto"/>
        <w:right w:val="none" w:sz="0" w:space="0" w:color="auto"/>
      </w:divBdr>
    </w:div>
    <w:div w:id="153373587">
      <w:bodyDiv w:val="1"/>
      <w:marLeft w:val="0"/>
      <w:marRight w:val="0"/>
      <w:marTop w:val="0"/>
      <w:marBottom w:val="0"/>
      <w:divBdr>
        <w:top w:val="none" w:sz="0" w:space="0" w:color="auto"/>
        <w:left w:val="none" w:sz="0" w:space="0" w:color="auto"/>
        <w:bottom w:val="none" w:sz="0" w:space="0" w:color="auto"/>
        <w:right w:val="none" w:sz="0" w:space="0" w:color="auto"/>
      </w:divBdr>
    </w:div>
    <w:div w:id="154499053">
      <w:bodyDiv w:val="1"/>
      <w:marLeft w:val="0"/>
      <w:marRight w:val="0"/>
      <w:marTop w:val="0"/>
      <w:marBottom w:val="0"/>
      <w:divBdr>
        <w:top w:val="none" w:sz="0" w:space="0" w:color="auto"/>
        <w:left w:val="none" w:sz="0" w:space="0" w:color="auto"/>
        <w:bottom w:val="none" w:sz="0" w:space="0" w:color="auto"/>
        <w:right w:val="none" w:sz="0" w:space="0" w:color="auto"/>
      </w:divBdr>
    </w:div>
    <w:div w:id="156578019">
      <w:bodyDiv w:val="1"/>
      <w:marLeft w:val="0"/>
      <w:marRight w:val="0"/>
      <w:marTop w:val="0"/>
      <w:marBottom w:val="0"/>
      <w:divBdr>
        <w:top w:val="none" w:sz="0" w:space="0" w:color="auto"/>
        <w:left w:val="none" w:sz="0" w:space="0" w:color="auto"/>
        <w:bottom w:val="none" w:sz="0" w:space="0" w:color="auto"/>
        <w:right w:val="none" w:sz="0" w:space="0" w:color="auto"/>
      </w:divBdr>
    </w:div>
    <w:div w:id="159659540">
      <w:bodyDiv w:val="1"/>
      <w:marLeft w:val="0"/>
      <w:marRight w:val="0"/>
      <w:marTop w:val="0"/>
      <w:marBottom w:val="0"/>
      <w:divBdr>
        <w:top w:val="none" w:sz="0" w:space="0" w:color="auto"/>
        <w:left w:val="none" w:sz="0" w:space="0" w:color="auto"/>
        <w:bottom w:val="none" w:sz="0" w:space="0" w:color="auto"/>
        <w:right w:val="none" w:sz="0" w:space="0" w:color="auto"/>
      </w:divBdr>
    </w:div>
    <w:div w:id="161050914">
      <w:bodyDiv w:val="1"/>
      <w:marLeft w:val="0"/>
      <w:marRight w:val="0"/>
      <w:marTop w:val="0"/>
      <w:marBottom w:val="0"/>
      <w:divBdr>
        <w:top w:val="none" w:sz="0" w:space="0" w:color="auto"/>
        <w:left w:val="none" w:sz="0" w:space="0" w:color="auto"/>
        <w:bottom w:val="none" w:sz="0" w:space="0" w:color="auto"/>
        <w:right w:val="none" w:sz="0" w:space="0" w:color="auto"/>
      </w:divBdr>
    </w:div>
    <w:div w:id="166410962">
      <w:bodyDiv w:val="1"/>
      <w:marLeft w:val="0"/>
      <w:marRight w:val="0"/>
      <w:marTop w:val="0"/>
      <w:marBottom w:val="0"/>
      <w:divBdr>
        <w:top w:val="none" w:sz="0" w:space="0" w:color="auto"/>
        <w:left w:val="none" w:sz="0" w:space="0" w:color="auto"/>
        <w:bottom w:val="none" w:sz="0" w:space="0" w:color="auto"/>
        <w:right w:val="none" w:sz="0" w:space="0" w:color="auto"/>
      </w:divBdr>
    </w:div>
    <w:div w:id="169027434">
      <w:bodyDiv w:val="1"/>
      <w:marLeft w:val="0"/>
      <w:marRight w:val="0"/>
      <w:marTop w:val="0"/>
      <w:marBottom w:val="0"/>
      <w:divBdr>
        <w:top w:val="none" w:sz="0" w:space="0" w:color="auto"/>
        <w:left w:val="none" w:sz="0" w:space="0" w:color="auto"/>
        <w:bottom w:val="none" w:sz="0" w:space="0" w:color="auto"/>
        <w:right w:val="none" w:sz="0" w:space="0" w:color="auto"/>
      </w:divBdr>
    </w:div>
    <w:div w:id="175652341">
      <w:bodyDiv w:val="1"/>
      <w:marLeft w:val="0"/>
      <w:marRight w:val="0"/>
      <w:marTop w:val="0"/>
      <w:marBottom w:val="0"/>
      <w:divBdr>
        <w:top w:val="none" w:sz="0" w:space="0" w:color="auto"/>
        <w:left w:val="none" w:sz="0" w:space="0" w:color="auto"/>
        <w:bottom w:val="none" w:sz="0" w:space="0" w:color="auto"/>
        <w:right w:val="none" w:sz="0" w:space="0" w:color="auto"/>
      </w:divBdr>
    </w:div>
    <w:div w:id="178475205">
      <w:bodyDiv w:val="1"/>
      <w:marLeft w:val="0"/>
      <w:marRight w:val="0"/>
      <w:marTop w:val="0"/>
      <w:marBottom w:val="0"/>
      <w:divBdr>
        <w:top w:val="none" w:sz="0" w:space="0" w:color="auto"/>
        <w:left w:val="none" w:sz="0" w:space="0" w:color="auto"/>
        <w:bottom w:val="none" w:sz="0" w:space="0" w:color="auto"/>
        <w:right w:val="none" w:sz="0" w:space="0" w:color="auto"/>
      </w:divBdr>
    </w:div>
    <w:div w:id="179130100">
      <w:bodyDiv w:val="1"/>
      <w:marLeft w:val="0"/>
      <w:marRight w:val="0"/>
      <w:marTop w:val="0"/>
      <w:marBottom w:val="0"/>
      <w:divBdr>
        <w:top w:val="none" w:sz="0" w:space="0" w:color="auto"/>
        <w:left w:val="none" w:sz="0" w:space="0" w:color="auto"/>
        <w:bottom w:val="none" w:sz="0" w:space="0" w:color="auto"/>
        <w:right w:val="none" w:sz="0" w:space="0" w:color="auto"/>
      </w:divBdr>
    </w:div>
    <w:div w:id="181089041">
      <w:bodyDiv w:val="1"/>
      <w:marLeft w:val="0"/>
      <w:marRight w:val="0"/>
      <w:marTop w:val="0"/>
      <w:marBottom w:val="0"/>
      <w:divBdr>
        <w:top w:val="none" w:sz="0" w:space="0" w:color="auto"/>
        <w:left w:val="none" w:sz="0" w:space="0" w:color="auto"/>
        <w:bottom w:val="none" w:sz="0" w:space="0" w:color="auto"/>
        <w:right w:val="none" w:sz="0" w:space="0" w:color="auto"/>
      </w:divBdr>
    </w:div>
    <w:div w:id="183398072">
      <w:bodyDiv w:val="1"/>
      <w:marLeft w:val="0"/>
      <w:marRight w:val="0"/>
      <w:marTop w:val="0"/>
      <w:marBottom w:val="0"/>
      <w:divBdr>
        <w:top w:val="none" w:sz="0" w:space="0" w:color="auto"/>
        <w:left w:val="none" w:sz="0" w:space="0" w:color="auto"/>
        <w:bottom w:val="none" w:sz="0" w:space="0" w:color="auto"/>
        <w:right w:val="none" w:sz="0" w:space="0" w:color="auto"/>
      </w:divBdr>
    </w:div>
    <w:div w:id="190337874">
      <w:bodyDiv w:val="1"/>
      <w:marLeft w:val="0"/>
      <w:marRight w:val="0"/>
      <w:marTop w:val="0"/>
      <w:marBottom w:val="0"/>
      <w:divBdr>
        <w:top w:val="none" w:sz="0" w:space="0" w:color="auto"/>
        <w:left w:val="none" w:sz="0" w:space="0" w:color="auto"/>
        <w:bottom w:val="none" w:sz="0" w:space="0" w:color="auto"/>
        <w:right w:val="none" w:sz="0" w:space="0" w:color="auto"/>
      </w:divBdr>
    </w:div>
    <w:div w:id="194853505">
      <w:bodyDiv w:val="1"/>
      <w:marLeft w:val="0"/>
      <w:marRight w:val="0"/>
      <w:marTop w:val="0"/>
      <w:marBottom w:val="0"/>
      <w:divBdr>
        <w:top w:val="none" w:sz="0" w:space="0" w:color="auto"/>
        <w:left w:val="none" w:sz="0" w:space="0" w:color="auto"/>
        <w:bottom w:val="none" w:sz="0" w:space="0" w:color="auto"/>
        <w:right w:val="none" w:sz="0" w:space="0" w:color="auto"/>
      </w:divBdr>
    </w:div>
    <w:div w:id="194974834">
      <w:bodyDiv w:val="1"/>
      <w:marLeft w:val="0"/>
      <w:marRight w:val="0"/>
      <w:marTop w:val="0"/>
      <w:marBottom w:val="0"/>
      <w:divBdr>
        <w:top w:val="none" w:sz="0" w:space="0" w:color="auto"/>
        <w:left w:val="none" w:sz="0" w:space="0" w:color="auto"/>
        <w:bottom w:val="none" w:sz="0" w:space="0" w:color="auto"/>
        <w:right w:val="none" w:sz="0" w:space="0" w:color="auto"/>
      </w:divBdr>
    </w:div>
    <w:div w:id="200754911">
      <w:bodyDiv w:val="1"/>
      <w:marLeft w:val="0"/>
      <w:marRight w:val="0"/>
      <w:marTop w:val="0"/>
      <w:marBottom w:val="0"/>
      <w:divBdr>
        <w:top w:val="none" w:sz="0" w:space="0" w:color="auto"/>
        <w:left w:val="none" w:sz="0" w:space="0" w:color="auto"/>
        <w:bottom w:val="none" w:sz="0" w:space="0" w:color="auto"/>
        <w:right w:val="none" w:sz="0" w:space="0" w:color="auto"/>
      </w:divBdr>
    </w:div>
    <w:div w:id="205796715">
      <w:bodyDiv w:val="1"/>
      <w:marLeft w:val="0"/>
      <w:marRight w:val="0"/>
      <w:marTop w:val="0"/>
      <w:marBottom w:val="0"/>
      <w:divBdr>
        <w:top w:val="none" w:sz="0" w:space="0" w:color="auto"/>
        <w:left w:val="none" w:sz="0" w:space="0" w:color="auto"/>
        <w:bottom w:val="none" w:sz="0" w:space="0" w:color="auto"/>
        <w:right w:val="none" w:sz="0" w:space="0" w:color="auto"/>
      </w:divBdr>
    </w:div>
    <w:div w:id="207839913">
      <w:bodyDiv w:val="1"/>
      <w:marLeft w:val="0"/>
      <w:marRight w:val="0"/>
      <w:marTop w:val="0"/>
      <w:marBottom w:val="0"/>
      <w:divBdr>
        <w:top w:val="none" w:sz="0" w:space="0" w:color="auto"/>
        <w:left w:val="none" w:sz="0" w:space="0" w:color="auto"/>
        <w:bottom w:val="none" w:sz="0" w:space="0" w:color="auto"/>
        <w:right w:val="none" w:sz="0" w:space="0" w:color="auto"/>
      </w:divBdr>
    </w:div>
    <w:div w:id="210507043">
      <w:bodyDiv w:val="1"/>
      <w:marLeft w:val="0"/>
      <w:marRight w:val="0"/>
      <w:marTop w:val="0"/>
      <w:marBottom w:val="0"/>
      <w:divBdr>
        <w:top w:val="none" w:sz="0" w:space="0" w:color="auto"/>
        <w:left w:val="none" w:sz="0" w:space="0" w:color="auto"/>
        <w:bottom w:val="none" w:sz="0" w:space="0" w:color="auto"/>
        <w:right w:val="none" w:sz="0" w:space="0" w:color="auto"/>
      </w:divBdr>
    </w:div>
    <w:div w:id="211698713">
      <w:bodyDiv w:val="1"/>
      <w:marLeft w:val="0"/>
      <w:marRight w:val="0"/>
      <w:marTop w:val="0"/>
      <w:marBottom w:val="0"/>
      <w:divBdr>
        <w:top w:val="none" w:sz="0" w:space="0" w:color="auto"/>
        <w:left w:val="none" w:sz="0" w:space="0" w:color="auto"/>
        <w:bottom w:val="none" w:sz="0" w:space="0" w:color="auto"/>
        <w:right w:val="none" w:sz="0" w:space="0" w:color="auto"/>
      </w:divBdr>
    </w:div>
    <w:div w:id="218590773">
      <w:bodyDiv w:val="1"/>
      <w:marLeft w:val="0"/>
      <w:marRight w:val="0"/>
      <w:marTop w:val="0"/>
      <w:marBottom w:val="0"/>
      <w:divBdr>
        <w:top w:val="none" w:sz="0" w:space="0" w:color="auto"/>
        <w:left w:val="none" w:sz="0" w:space="0" w:color="auto"/>
        <w:bottom w:val="none" w:sz="0" w:space="0" w:color="auto"/>
        <w:right w:val="none" w:sz="0" w:space="0" w:color="auto"/>
      </w:divBdr>
    </w:div>
    <w:div w:id="218634436">
      <w:bodyDiv w:val="1"/>
      <w:marLeft w:val="0"/>
      <w:marRight w:val="0"/>
      <w:marTop w:val="0"/>
      <w:marBottom w:val="0"/>
      <w:divBdr>
        <w:top w:val="none" w:sz="0" w:space="0" w:color="auto"/>
        <w:left w:val="none" w:sz="0" w:space="0" w:color="auto"/>
        <w:bottom w:val="none" w:sz="0" w:space="0" w:color="auto"/>
        <w:right w:val="none" w:sz="0" w:space="0" w:color="auto"/>
      </w:divBdr>
    </w:div>
    <w:div w:id="220798297">
      <w:bodyDiv w:val="1"/>
      <w:marLeft w:val="0"/>
      <w:marRight w:val="0"/>
      <w:marTop w:val="0"/>
      <w:marBottom w:val="0"/>
      <w:divBdr>
        <w:top w:val="none" w:sz="0" w:space="0" w:color="auto"/>
        <w:left w:val="none" w:sz="0" w:space="0" w:color="auto"/>
        <w:bottom w:val="none" w:sz="0" w:space="0" w:color="auto"/>
        <w:right w:val="none" w:sz="0" w:space="0" w:color="auto"/>
      </w:divBdr>
    </w:div>
    <w:div w:id="224532995">
      <w:bodyDiv w:val="1"/>
      <w:marLeft w:val="0"/>
      <w:marRight w:val="0"/>
      <w:marTop w:val="0"/>
      <w:marBottom w:val="0"/>
      <w:divBdr>
        <w:top w:val="none" w:sz="0" w:space="0" w:color="auto"/>
        <w:left w:val="none" w:sz="0" w:space="0" w:color="auto"/>
        <w:bottom w:val="none" w:sz="0" w:space="0" w:color="auto"/>
        <w:right w:val="none" w:sz="0" w:space="0" w:color="auto"/>
      </w:divBdr>
    </w:div>
    <w:div w:id="230308285">
      <w:bodyDiv w:val="1"/>
      <w:marLeft w:val="0"/>
      <w:marRight w:val="0"/>
      <w:marTop w:val="0"/>
      <w:marBottom w:val="0"/>
      <w:divBdr>
        <w:top w:val="none" w:sz="0" w:space="0" w:color="auto"/>
        <w:left w:val="none" w:sz="0" w:space="0" w:color="auto"/>
        <w:bottom w:val="none" w:sz="0" w:space="0" w:color="auto"/>
        <w:right w:val="none" w:sz="0" w:space="0" w:color="auto"/>
      </w:divBdr>
    </w:div>
    <w:div w:id="231550109">
      <w:bodyDiv w:val="1"/>
      <w:marLeft w:val="0"/>
      <w:marRight w:val="0"/>
      <w:marTop w:val="0"/>
      <w:marBottom w:val="0"/>
      <w:divBdr>
        <w:top w:val="none" w:sz="0" w:space="0" w:color="auto"/>
        <w:left w:val="none" w:sz="0" w:space="0" w:color="auto"/>
        <w:bottom w:val="none" w:sz="0" w:space="0" w:color="auto"/>
        <w:right w:val="none" w:sz="0" w:space="0" w:color="auto"/>
      </w:divBdr>
    </w:div>
    <w:div w:id="239292531">
      <w:bodyDiv w:val="1"/>
      <w:marLeft w:val="0"/>
      <w:marRight w:val="0"/>
      <w:marTop w:val="0"/>
      <w:marBottom w:val="0"/>
      <w:divBdr>
        <w:top w:val="none" w:sz="0" w:space="0" w:color="auto"/>
        <w:left w:val="none" w:sz="0" w:space="0" w:color="auto"/>
        <w:bottom w:val="none" w:sz="0" w:space="0" w:color="auto"/>
        <w:right w:val="none" w:sz="0" w:space="0" w:color="auto"/>
      </w:divBdr>
    </w:div>
    <w:div w:id="241261451">
      <w:bodyDiv w:val="1"/>
      <w:marLeft w:val="0"/>
      <w:marRight w:val="0"/>
      <w:marTop w:val="0"/>
      <w:marBottom w:val="0"/>
      <w:divBdr>
        <w:top w:val="none" w:sz="0" w:space="0" w:color="auto"/>
        <w:left w:val="none" w:sz="0" w:space="0" w:color="auto"/>
        <w:bottom w:val="none" w:sz="0" w:space="0" w:color="auto"/>
        <w:right w:val="none" w:sz="0" w:space="0" w:color="auto"/>
      </w:divBdr>
    </w:div>
    <w:div w:id="242882132">
      <w:bodyDiv w:val="1"/>
      <w:marLeft w:val="0"/>
      <w:marRight w:val="0"/>
      <w:marTop w:val="0"/>
      <w:marBottom w:val="0"/>
      <w:divBdr>
        <w:top w:val="none" w:sz="0" w:space="0" w:color="auto"/>
        <w:left w:val="none" w:sz="0" w:space="0" w:color="auto"/>
        <w:bottom w:val="none" w:sz="0" w:space="0" w:color="auto"/>
        <w:right w:val="none" w:sz="0" w:space="0" w:color="auto"/>
      </w:divBdr>
    </w:div>
    <w:div w:id="247203071">
      <w:bodyDiv w:val="1"/>
      <w:marLeft w:val="0"/>
      <w:marRight w:val="0"/>
      <w:marTop w:val="0"/>
      <w:marBottom w:val="0"/>
      <w:divBdr>
        <w:top w:val="none" w:sz="0" w:space="0" w:color="auto"/>
        <w:left w:val="none" w:sz="0" w:space="0" w:color="auto"/>
        <w:bottom w:val="none" w:sz="0" w:space="0" w:color="auto"/>
        <w:right w:val="none" w:sz="0" w:space="0" w:color="auto"/>
      </w:divBdr>
    </w:div>
    <w:div w:id="253899162">
      <w:bodyDiv w:val="1"/>
      <w:marLeft w:val="0"/>
      <w:marRight w:val="0"/>
      <w:marTop w:val="0"/>
      <w:marBottom w:val="0"/>
      <w:divBdr>
        <w:top w:val="none" w:sz="0" w:space="0" w:color="auto"/>
        <w:left w:val="none" w:sz="0" w:space="0" w:color="auto"/>
        <w:bottom w:val="none" w:sz="0" w:space="0" w:color="auto"/>
        <w:right w:val="none" w:sz="0" w:space="0" w:color="auto"/>
      </w:divBdr>
    </w:div>
    <w:div w:id="256645062">
      <w:bodyDiv w:val="1"/>
      <w:marLeft w:val="0"/>
      <w:marRight w:val="0"/>
      <w:marTop w:val="0"/>
      <w:marBottom w:val="0"/>
      <w:divBdr>
        <w:top w:val="none" w:sz="0" w:space="0" w:color="auto"/>
        <w:left w:val="none" w:sz="0" w:space="0" w:color="auto"/>
        <w:bottom w:val="none" w:sz="0" w:space="0" w:color="auto"/>
        <w:right w:val="none" w:sz="0" w:space="0" w:color="auto"/>
      </w:divBdr>
    </w:div>
    <w:div w:id="263807989">
      <w:bodyDiv w:val="1"/>
      <w:marLeft w:val="0"/>
      <w:marRight w:val="0"/>
      <w:marTop w:val="0"/>
      <w:marBottom w:val="0"/>
      <w:divBdr>
        <w:top w:val="none" w:sz="0" w:space="0" w:color="auto"/>
        <w:left w:val="none" w:sz="0" w:space="0" w:color="auto"/>
        <w:bottom w:val="none" w:sz="0" w:space="0" w:color="auto"/>
        <w:right w:val="none" w:sz="0" w:space="0" w:color="auto"/>
      </w:divBdr>
    </w:div>
    <w:div w:id="265499038">
      <w:bodyDiv w:val="1"/>
      <w:marLeft w:val="0"/>
      <w:marRight w:val="0"/>
      <w:marTop w:val="0"/>
      <w:marBottom w:val="0"/>
      <w:divBdr>
        <w:top w:val="none" w:sz="0" w:space="0" w:color="auto"/>
        <w:left w:val="none" w:sz="0" w:space="0" w:color="auto"/>
        <w:bottom w:val="none" w:sz="0" w:space="0" w:color="auto"/>
        <w:right w:val="none" w:sz="0" w:space="0" w:color="auto"/>
      </w:divBdr>
    </w:div>
    <w:div w:id="270431067">
      <w:bodyDiv w:val="1"/>
      <w:marLeft w:val="0"/>
      <w:marRight w:val="0"/>
      <w:marTop w:val="0"/>
      <w:marBottom w:val="0"/>
      <w:divBdr>
        <w:top w:val="none" w:sz="0" w:space="0" w:color="auto"/>
        <w:left w:val="none" w:sz="0" w:space="0" w:color="auto"/>
        <w:bottom w:val="none" w:sz="0" w:space="0" w:color="auto"/>
        <w:right w:val="none" w:sz="0" w:space="0" w:color="auto"/>
      </w:divBdr>
    </w:div>
    <w:div w:id="274362258">
      <w:bodyDiv w:val="1"/>
      <w:marLeft w:val="0"/>
      <w:marRight w:val="0"/>
      <w:marTop w:val="0"/>
      <w:marBottom w:val="0"/>
      <w:divBdr>
        <w:top w:val="none" w:sz="0" w:space="0" w:color="auto"/>
        <w:left w:val="none" w:sz="0" w:space="0" w:color="auto"/>
        <w:bottom w:val="none" w:sz="0" w:space="0" w:color="auto"/>
        <w:right w:val="none" w:sz="0" w:space="0" w:color="auto"/>
      </w:divBdr>
    </w:div>
    <w:div w:id="276253852">
      <w:bodyDiv w:val="1"/>
      <w:marLeft w:val="0"/>
      <w:marRight w:val="0"/>
      <w:marTop w:val="0"/>
      <w:marBottom w:val="0"/>
      <w:divBdr>
        <w:top w:val="none" w:sz="0" w:space="0" w:color="auto"/>
        <w:left w:val="none" w:sz="0" w:space="0" w:color="auto"/>
        <w:bottom w:val="none" w:sz="0" w:space="0" w:color="auto"/>
        <w:right w:val="none" w:sz="0" w:space="0" w:color="auto"/>
      </w:divBdr>
    </w:div>
    <w:div w:id="290406834">
      <w:bodyDiv w:val="1"/>
      <w:marLeft w:val="0"/>
      <w:marRight w:val="0"/>
      <w:marTop w:val="0"/>
      <w:marBottom w:val="0"/>
      <w:divBdr>
        <w:top w:val="none" w:sz="0" w:space="0" w:color="auto"/>
        <w:left w:val="none" w:sz="0" w:space="0" w:color="auto"/>
        <w:bottom w:val="none" w:sz="0" w:space="0" w:color="auto"/>
        <w:right w:val="none" w:sz="0" w:space="0" w:color="auto"/>
      </w:divBdr>
    </w:div>
    <w:div w:id="293603527">
      <w:bodyDiv w:val="1"/>
      <w:marLeft w:val="0"/>
      <w:marRight w:val="0"/>
      <w:marTop w:val="0"/>
      <w:marBottom w:val="0"/>
      <w:divBdr>
        <w:top w:val="none" w:sz="0" w:space="0" w:color="auto"/>
        <w:left w:val="none" w:sz="0" w:space="0" w:color="auto"/>
        <w:bottom w:val="none" w:sz="0" w:space="0" w:color="auto"/>
        <w:right w:val="none" w:sz="0" w:space="0" w:color="auto"/>
      </w:divBdr>
    </w:div>
    <w:div w:id="295991762">
      <w:bodyDiv w:val="1"/>
      <w:marLeft w:val="0"/>
      <w:marRight w:val="0"/>
      <w:marTop w:val="0"/>
      <w:marBottom w:val="0"/>
      <w:divBdr>
        <w:top w:val="none" w:sz="0" w:space="0" w:color="auto"/>
        <w:left w:val="none" w:sz="0" w:space="0" w:color="auto"/>
        <w:bottom w:val="none" w:sz="0" w:space="0" w:color="auto"/>
        <w:right w:val="none" w:sz="0" w:space="0" w:color="auto"/>
      </w:divBdr>
    </w:div>
    <w:div w:id="307636954">
      <w:bodyDiv w:val="1"/>
      <w:marLeft w:val="0"/>
      <w:marRight w:val="0"/>
      <w:marTop w:val="0"/>
      <w:marBottom w:val="0"/>
      <w:divBdr>
        <w:top w:val="none" w:sz="0" w:space="0" w:color="auto"/>
        <w:left w:val="none" w:sz="0" w:space="0" w:color="auto"/>
        <w:bottom w:val="none" w:sz="0" w:space="0" w:color="auto"/>
        <w:right w:val="none" w:sz="0" w:space="0" w:color="auto"/>
      </w:divBdr>
    </w:div>
    <w:div w:id="317226140">
      <w:bodyDiv w:val="1"/>
      <w:marLeft w:val="0"/>
      <w:marRight w:val="0"/>
      <w:marTop w:val="0"/>
      <w:marBottom w:val="0"/>
      <w:divBdr>
        <w:top w:val="none" w:sz="0" w:space="0" w:color="auto"/>
        <w:left w:val="none" w:sz="0" w:space="0" w:color="auto"/>
        <w:bottom w:val="none" w:sz="0" w:space="0" w:color="auto"/>
        <w:right w:val="none" w:sz="0" w:space="0" w:color="auto"/>
      </w:divBdr>
    </w:div>
    <w:div w:id="321005393">
      <w:bodyDiv w:val="1"/>
      <w:marLeft w:val="0"/>
      <w:marRight w:val="0"/>
      <w:marTop w:val="0"/>
      <w:marBottom w:val="0"/>
      <w:divBdr>
        <w:top w:val="none" w:sz="0" w:space="0" w:color="auto"/>
        <w:left w:val="none" w:sz="0" w:space="0" w:color="auto"/>
        <w:bottom w:val="none" w:sz="0" w:space="0" w:color="auto"/>
        <w:right w:val="none" w:sz="0" w:space="0" w:color="auto"/>
      </w:divBdr>
    </w:div>
    <w:div w:id="323363878">
      <w:bodyDiv w:val="1"/>
      <w:marLeft w:val="0"/>
      <w:marRight w:val="0"/>
      <w:marTop w:val="0"/>
      <w:marBottom w:val="0"/>
      <w:divBdr>
        <w:top w:val="none" w:sz="0" w:space="0" w:color="auto"/>
        <w:left w:val="none" w:sz="0" w:space="0" w:color="auto"/>
        <w:bottom w:val="none" w:sz="0" w:space="0" w:color="auto"/>
        <w:right w:val="none" w:sz="0" w:space="0" w:color="auto"/>
      </w:divBdr>
    </w:div>
    <w:div w:id="324095123">
      <w:bodyDiv w:val="1"/>
      <w:marLeft w:val="0"/>
      <w:marRight w:val="0"/>
      <w:marTop w:val="0"/>
      <w:marBottom w:val="0"/>
      <w:divBdr>
        <w:top w:val="none" w:sz="0" w:space="0" w:color="auto"/>
        <w:left w:val="none" w:sz="0" w:space="0" w:color="auto"/>
        <w:bottom w:val="none" w:sz="0" w:space="0" w:color="auto"/>
        <w:right w:val="none" w:sz="0" w:space="0" w:color="auto"/>
      </w:divBdr>
    </w:div>
    <w:div w:id="326908781">
      <w:bodyDiv w:val="1"/>
      <w:marLeft w:val="0"/>
      <w:marRight w:val="0"/>
      <w:marTop w:val="0"/>
      <w:marBottom w:val="0"/>
      <w:divBdr>
        <w:top w:val="none" w:sz="0" w:space="0" w:color="auto"/>
        <w:left w:val="none" w:sz="0" w:space="0" w:color="auto"/>
        <w:bottom w:val="none" w:sz="0" w:space="0" w:color="auto"/>
        <w:right w:val="none" w:sz="0" w:space="0" w:color="auto"/>
      </w:divBdr>
    </w:div>
    <w:div w:id="337582516">
      <w:bodyDiv w:val="1"/>
      <w:marLeft w:val="0"/>
      <w:marRight w:val="0"/>
      <w:marTop w:val="0"/>
      <w:marBottom w:val="0"/>
      <w:divBdr>
        <w:top w:val="none" w:sz="0" w:space="0" w:color="auto"/>
        <w:left w:val="none" w:sz="0" w:space="0" w:color="auto"/>
        <w:bottom w:val="none" w:sz="0" w:space="0" w:color="auto"/>
        <w:right w:val="none" w:sz="0" w:space="0" w:color="auto"/>
      </w:divBdr>
    </w:div>
    <w:div w:id="353580838">
      <w:bodyDiv w:val="1"/>
      <w:marLeft w:val="0"/>
      <w:marRight w:val="0"/>
      <w:marTop w:val="0"/>
      <w:marBottom w:val="0"/>
      <w:divBdr>
        <w:top w:val="none" w:sz="0" w:space="0" w:color="auto"/>
        <w:left w:val="none" w:sz="0" w:space="0" w:color="auto"/>
        <w:bottom w:val="none" w:sz="0" w:space="0" w:color="auto"/>
        <w:right w:val="none" w:sz="0" w:space="0" w:color="auto"/>
      </w:divBdr>
    </w:div>
    <w:div w:id="353769216">
      <w:bodyDiv w:val="1"/>
      <w:marLeft w:val="0"/>
      <w:marRight w:val="0"/>
      <w:marTop w:val="0"/>
      <w:marBottom w:val="0"/>
      <w:divBdr>
        <w:top w:val="none" w:sz="0" w:space="0" w:color="auto"/>
        <w:left w:val="none" w:sz="0" w:space="0" w:color="auto"/>
        <w:bottom w:val="none" w:sz="0" w:space="0" w:color="auto"/>
        <w:right w:val="none" w:sz="0" w:space="0" w:color="auto"/>
      </w:divBdr>
    </w:div>
    <w:div w:id="363288402">
      <w:bodyDiv w:val="1"/>
      <w:marLeft w:val="0"/>
      <w:marRight w:val="0"/>
      <w:marTop w:val="0"/>
      <w:marBottom w:val="0"/>
      <w:divBdr>
        <w:top w:val="none" w:sz="0" w:space="0" w:color="auto"/>
        <w:left w:val="none" w:sz="0" w:space="0" w:color="auto"/>
        <w:bottom w:val="none" w:sz="0" w:space="0" w:color="auto"/>
        <w:right w:val="none" w:sz="0" w:space="0" w:color="auto"/>
      </w:divBdr>
    </w:div>
    <w:div w:id="369569453">
      <w:bodyDiv w:val="1"/>
      <w:marLeft w:val="0"/>
      <w:marRight w:val="0"/>
      <w:marTop w:val="0"/>
      <w:marBottom w:val="0"/>
      <w:divBdr>
        <w:top w:val="none" w:sz="0" w:space="0" w:color="auto"/>
        <w:left w:val="none" w:sz="0" w:space="0" w:color="auto"/>
        <w:bottom w:val="none" w:sz="0" w:space="0" w:color="auto"/>
        <w:right w:val="none" w:sz="0" w:space="0" w:color="auto"/>
      </w:divBdr>
    </w:div>
    <w:div w:id="372341445">
      <w:bodyDiv w:val="1"/>
      <w:marLeft w:val="0"/>
      <w:marRight w:val="0"/>
      <w:marTop w:val="0"/>
      <w:marBottom w:val="0"/>
      <w:divBdr>
        <w:top w:val="none" w:sz="0" w:space="0" w:color="auto"/>
        <w:left w:val="none" w:sz="0" w:space="0" w:color="auto"/>
        <w:bottom w:val="none" w:sz="0" w:space="0" w:color="auto"/>
        <w:right w:val="none" w:sz="0" w:space="0" w:color="auto"/>
      </w:divBdr>
    </w:div>
    <w:div w:id="373232484">
      <w:bodyDiv w:val="1"/>
      <w:marLeft w:val="0"/>
      <w:marRight w:val="0"/>
      <w:marTop w:val="0"/>
      <w:marBottom w:val="0"/>
      <w:divBdr>
        <w:top w:val="none" w:sz="0" w:space="0" w:color="auto"/>
        <w:left w:val="none" w:sz="0" w:space="0" w:color="auto"/>
        <w:bottom w:val="none" w:sz="0" w:space="0" w:color="auto"/>
        <w:right w:val="none" w:sz="0" w:space="0" w:color="auto"/>
      </w:divBdr>
    </w:div>
    <w:div w:id="380177370">
      <w:bodyDiv w:val="1"/>
      <w:marLeft w:val="0"/>
      <w:marRight w:val="0"/>
      <w:marTop w:val="0"/>
      <w:marBottom w:val="0"/>
      <w:divBdr>
        <w:top w:val="none" w:sz="0" w:space="0" w:color="auto"/>
        <w:left w:val="none" w:sz="0" w:space="0" w:color="auto"/>
        <w:bottom w:val="none" w:sz="0" w:space="0" w:color="auto"/>
        <w:right w:val="none" w:sz="0" w:space="0" w:color="auto"/>
      </w:divBdr>
    </w:div>
    <w:div w:id="405687303">
      <w:bodyDiv w:val="1"/>
      <w:marLeft w:val="0"/>
      <w:marRight w:val="0"/>
      <w:marTop w:val="0"/>
      <w:marBottom w:val="0"/>
      <w:divBdr>
        <w:top w:val="none" w:sz="0" w:space="0" w:color="auto"/>
        <w:left w:val="none" w:sz="0" w:space="0" w:color="auto"/>
        <w:bottom w:val="none" w:sz="0" w:space="0" w:color="auto"/>
        <w:right w:val="none" w:sz="0" w:space="0" w:color="auto"/>
      </w:divBdr>
    </w:div>
    <w:div w:id="409273613">
      <w:bodyDiv w:val="1"/>
      <w:marLeft w:val="0"/>
      <w:marRight w:val="0"/>
      <w:marTop w:val="0"/>
      <w:marBottom w:val="0"/>
      <w:divBdr>
        <w:top w:val="none" w:sz="0" w:space="0" w:color="auto"/>
        <w:left w:val="none" w:sz="0" w:space="0" w:color="auto"/>
        <w:bottom w:val="none" w:sz="0" w:space="0" w:color="auto"/>
        <w:right w:val="none" w:sz="0" w:space="0" w:color="auto"/>
      </w:divBdr>
    </w:div>
    <w:div w:id="409543458">
      <w:bodyDiv w:val="1"/>
      <w:marLeft w:val="0"/>
      <w:marRight w:val="0"/>
      <w:marTop w:val="0"/>
      <w:marBottom w:val="0"/>
      <w:divBdr>
        <w:top w:val="none" w:sz="0" w:space="0" w:color="auto"/>
        <w:left w:val="none" w:sz="0" w:space="0" w:color="auto"/>
        <w:bottom w:val="none" w:sz="0" w:space="0" w:color="auto"/>
        <w:right w:val="none" w:sz="0" w:space="0" w:color="auto"/>
      </w:divBdr>
    </w:div>
    <w:div w:id="411119549">
      <w:bodyDiv w:val="1"/>
      <w:marLeft w:val="0"/>
      <w:marRight w:val="0"/>
      <w:marTop w:val="0"/>
      <w:marBottom w:val="0"/>
      <w:divBdr>
        <w:top w:val="none" w:sz="0" w:space="0" w:color="auto"/>
        <w:left w:val="none" w:sz="0" w:space="0" w:color="auto"/>
        <w:bottom w:val="none" w:sz="0" w:space="0" w:color="auto"/>
        <w:right w:val="none" w:sz="0" w:space="0" w:color="auto"/>
      </w:divBdr>
    </w:div>
    <w:div w:id="412238036">
      <w:bodyDiv w:val="1"/>
      <w:marLeft w:val="0"/>
      <w:marRight w:val="0"/>
      <w:marTop w:val="0"/>
      <w:marBottom w:val="0"/>
      <w:divBdr>
        <w:top w:val="none" w:sz="0" w:space="0" w:color="auto"/>
        <w:left w:val="none" w:sz="0" w:space="0" w:color="auto"/>
        <w:bottom w:val="none" w:sz="0" w:space="0" w:color="auto"/>
        <w:right w:val="none" w:sz="0" w:space="0" w:color="auto"/>
      </w:divBdr>
    </w:div>
    <w:div w:id="414478043">
      <w:bodyDiv w:val="1"/>
      <w:marLeft w:val="0"/>
      <w:marRight w:val="0"/>
      <w:marTop w:val="0"/>
      <w:marBottom w:val="0"/>
      <w:divBdr>
        <w:top w:val="none" w:sz="0" w:space="0" w:color="auto"/>
        <w:left w:val="none" w:sz="0" w:space="0" w:color="auto"/>
        <w:bottom w:val="none" w:sz="0" w:space="0" w:color="auto"/>
        <w:right w:val="none" w:sz="0" w:space="0" w:color="auto"/>
      </w:divBdr>
    </w:div>
    <w:div w:id="416638220">
      <w:bodyDiv w:val="1"/>
      <w:marLeft w:val="0"/>
      <w:marRight w:val="0"/>
      <w:marTop w:val="0"/>
      <w:marBottom w:val="0"/>
      <w:divBdr>
        <w:top w:val="none" w:sz="0" w:space="0" w:color="auto"/>
        <w:left w:val="none" w:sz="0" w:space="0" w:color="auto"/>
        <w:bottom w:val="none" w:sz="0" w:space="0" w:color="auto"/>
        <w:right w:val="none" w:sz="0" w:space="0" w:color="auto"/>
      </w:divBdr>
    </w:div>
    <w:div w:id="416945915">
      <w:bodyDiv w:val="1"/>
      <w:marLeft w:val="0"/>
      <w:marRight w:val="0"/>
      <w:marTop w:val="0"/>
      <w:marBottom w:val="0"/>
      <w:divBdr>
        <w:top w:val="none" w:sz="0" w:space="0" w:color="auto"/>
        <w:left w:val="none" w:sz="0" w:space="0" w:color="auto"/>
        <w:bottom w:val="none" w:sz="0" w:space="0" w:color="auto"/>
        <w:right w:val="none" w:sz="0" w:space="0" w:color="auto"/>
      </w:divBdr>
    </w:div>
    <w:div w:id="421924220">
      <w:bodyDiv w:val="1"/>
      <w:marLeft w:val="0"/>
      <w:marRight w:val="0"/>
      <w:marTop w:val="0"/>
      <w:marBottom w:val="0"/>
      <w:divBdr>
        <w:top w:val="none" w:sz="0" w:space="0" w:color="auto"/>
        <w:left w:val="none" w:sz="0" w:space="0" w:color="auto"/>
        <w:bottom w:val="none" w:sz="0" w:space="0" w:color="auto"/>
        <w:right w:val="none" w:sz="0" w:space="0" w:color="auto"/>
      </w:divBdr>
    </w:div>
    <w:div w:id="430392695">
      <w:bodyDiv w:val="1"/>
      <w:marLeft w:val="0"/>
      <w:marRight w:val="0"/>
      <w:marTop w:val="0"/>
      <w:marBottom w:val="0"/>
      <w:divBdr>
        <w:top w:val="none" w:sz="0" w:space="0" w:color="auto"/>
        <w:left w:val="none" w:sz="0" w:space="0" w:color="auto"/>
        <w:bottom w:val="none" w:sz="0" w:space="0" w:color="auto"/>
        <w:right w:val="none" w:sz="0" w:space="0" w:color="auto"/>
      </w:divBdr>
    </w:div>
    <w:div w:id="434523129">
      <w:bodyDiv w:val="1"/>
      <w:marLeft w:val="0"/>
      <w:marRight w:val="0"/>
      <w:marTop w:val="0"/>
      <w:marBottom w:val="0"/>
      <w:divBdr>
        <w:top w:val="none" w:sz="0" w:space="0" w:color="auto"/>
        <w:left w:val="none" w:sz="0" w:space="0" w:color="auto"/>
        <w:bottom w:val="none" w:sz="0" w:space="0" w:color="auto"/>
        <w:right w:val="none" w:sz="0" w:space="0" w:color="auto"/>
      </w:divBdr>
    </w:div>
    <w:div w:id="440757850">
      <w:bodyDiv w:val="1"/>
      <w:marLeft w:val="0"/>
      <w:marRight w:val="0"/>
      <w:marTop w:val="0"/>
      <w:marBottom w:val="0"/>
      <w:divBdr>
        <w:top w:val="none" w:sz="0" w:space="0" w:color="auto"/>
        <w:left w:val="none" w:sz="0" w:space="0" w:color="auto"/>
        <w:bottom w:val="none" w:sz="0" w:space="0" w:color="auto"/>
        <w:right w:val="none" w:sz="0" w:space="0" w:color="auto"/>
      </w:divBdr>
    </w:div>
    <w:div w:id="443960027">
      <w:bodyDiv w:val="1"/>
      <w:marLeft w:val="0"/>
      <w:marRight w:val="0"/>
      <w:marTop w:val="0"/>
      <w:marBottom w:val="0"/>
      <w:divBdr>
        <w:top w:val="none" w:sz="0" w:space="0" w:color="auto"/>
        <w:left w:val="none" w:sz="0" w:space="0" w:color="auto"/>
        <w:bottom w:val="none" w:sz="0" w:space="0" w:color="auto"/>
        <w:right w:val="none" w:sz="0" w:space="0" w:color="auto"/>
      </w:divBdr>
    </w:div>
    <w:div w:id="453182687">
      <w:bodyDiv w:val="1"/>
      <w:marLeft w:val="0"/>
      <w:marRight w:val="0"/>
      <w:marTop w:val="0"/>
      <w:marBottom w:val="0"/>
      <w:divBdr>
        <w:top w:val="none" w:sz="0" w:space="0" w:color="auto"/>
        <w:left w:val="none" w:sz="0" w:space="0" w:color="auto"/>
        <w:bottom w:val="none" w:sz="0" w:space="0" w:color="auto"/>
        <w:right w:val="none" w:sz="0" w:space="0" w:color="auto"/>
      </w:divBdr>
    </w:div>
    <w:div w:id="460852096">
      <w:bodyDiv w:val="1"/>
      <w:marLeft w:val="0"/>
      <w:marRight w:val="0"/>
      <w:marTop w:val="0"/>
      <w:marBottom w:val="0"/>
      <w:divBdr>
        <w:top w:val="none" w:sz="0" w:space="0" w:color="auto"/>
        <w:left w:val="none" w:sz="0" w:space="0" w:color="auto"/>
        <w:bottom w:val="none" w:sz="0" w:space="0" w:color="auto"/>
        <w:right w:val="none" w:sz="0" w:space="0" w:color="auto"/>
      </w:divBdr>
    </w:div>
    <w:div w:id="469057178">
      <w:bodyDiv w:val="1"/>
      <w:marLeft w:val="0"/>
      <w:marRight w:val="0"/>
      <w:marTop w:val="0"/>
      <w:marBottom w:val="0"/>
      <w:divBdr>
        <w:top w:val="none" w:sz="0" w:space="0" w:color="auto"/>
        <w:left w:val="none" w:sz="0" w:space="0" w:color="auto"/>
        <w:bottom w:val="none" w:sz="0" w:space="0" w:color="auto"/>
        <w:right w:val="none" w:sz="0" w:space="0" w:color="auto"/>
      </w:divBdr>
    </w:div>
    <w:div w:id="474757389">
      <w:bodyDiv w:val="1"/>
      <w:marLeft w:val="0"/>
      <w:marRight w:val="0"/>
      <w:marTop w:val="0"/>
      <w:marBottom w:val="0"/>
      <w:divBdr>
        <w:top w:val="none" w:sz="0" w:space="0" w:color="auto"/>
        <w:left w:val="none" w:sz="0" w:space="0" w:color="auto"/>
        <w:bottom w:val="none" w:sz="0" w:space="0" w:color="auto"/>
        <w:right w:val="none" w:sz="0" w:space="0" w:color="auto"/>
      </w:divBdr>
    </w:div>
    <w:div w:id="477645787">
      <w:bodyDiv w:val="1"/>
      <w:marLeft w:val="0"/>
      <w:marRight w:val="0"/>
      <w:marTop w:val="0"/>
      <w:marBottom w:val="0"/>
      <w:divBdr>
        <w:top w:val="none" w:sz="0" w:space="0" w:color="auto"/>
        <w:left w:val="none" w:sz="0" w:space="0" w:color="auto"/>
        <w:bottom w:val="none" w:sz="0" w:space="0" w:color="auto"/>
        <w:right w:val="none" w:sz="0" w:space="0" w:color="auto"/>
      </w:divBdr>
    </w:div>
    <w:div w:id="480073762">
      <w:bodyDiv w:val="1"/>
      <w:marLeft w:val="0"/>
      <w:marRight w:val="0"/>
      <w:marTop w:val="0"/>
      <w:marBottom w:val="0"/>
      <w:divBdr>
        <w:top w:val="none" w:sz="0" w:space="0" w:color="auto"/>
        <w:left w:val="none" w:sz="0" w:space="0" w:color="auto"/>
        <w:bottom w:val="none" w:sz="0" w:space="0" w:color="auto"/>
        <w:right w:val="none" w:sz="0" w:space="0" w:color="auto"/>
      </w:divBdr>
    </w:div>
    <w:div w:id="484978682">
      <w:bodyDiv w:val="1"/>
      <w:marLeft w:val="0"/>
      <w:marRight w:val="0"/>
      <w:marTop w:val="0"/>
      <w:marBottom w:val="0"/>
      <w:divBdr>
        <w:top w:val="none" w:sz="0" w:space="0" w:color="auto"/>
        <w:left w:val="none" w:sz="0" w:space="0" w:color="auto"/>
        <w:bottom w:val="none" w:sz="0" w:space="0" w:color="auto"/>
        <w:right w:val="none" w:sz="0" w:space="0" w:color="auto"/>
      </w:divBdr>
    </w:div>
    <w:div w:id="489755475">
      <w:bodyDiv w:val="1"/>
      <w:marLeft w:val="0"/>
      <w:marRight w:val="0"/>
      <w:marTop w:val="0"/>
      <w:marBottom w:val="0"/>
      <w:divBdr>
        <w:top w:val="none" w:sz="0" w:space="0" w:color="auto"/>
        <w:left w:val="none" w:sz="0" w:space="0" w:color="auto"/>
        <w:bottom w:val="none" w:sz="0" w:space="0" w:color="auto"/>
        <w:right w:val="none" w:sz="0" w:space="0" w:color="auto"/>
      </w:divBdr>
    </w:div>
    <w:div w:id="491679987">
      <w:bodyDiv w:val="1"/>
      <w:marLeft w:val="0"/>
      <w:marRight w:val="0"/>
      <w:marTop w:val="0"/>
      <w:marBottom w:val="0"/>
      <w:divBdr>
        <w:top w:val="none" w:sz="0" w:space="0" w:color="auto"/>
        <w:left w:val="none" w:sz="0" w:space="0" w:color="auto"/>
        <w:bottom w:val="none" w:sz="0" w:space="0" w:color="auto"/>
        <w:right w:val="none" w:sz="0" w:space="0" w:color="auto"/>
      </w:divBdr>
    </w:div>
    <w:div w:id="493227149">
      <w:bodyDiv w:val="1"/>
      <w:marLeft w:val="0"/>
      <w:marRight w:val="0"/>
      <w:marTop w:val="0"/>
      <w:marBottom w:val="0"/>
      <w:divBdr>
        <w:top w:val="none" w:sz="0" w:space="0" w:color="auto"/>
        <w:left w:val="none" w:sz="0" w:space="0" w:color="auto"/>
        <w:bottom w:val="none" w:sz="0" w:space="0" w:color="auto"/>
        <w:right w:val="none" w:sz="0" w:space="0" w:color="auto"/>
      </w:divBdr>
    </w:div>
    <w:div w:id="494684013">
      <w:bodyDiv w:val="1"/>
      <w:marLeft w:val="0"/>
      <w:marRight w:val="0"/>
      <w:marTop w:val="0"/>
      <w:marBottom w:val="0"/>
      <w:divBdr>
        <w:top w:val="none" w:sz="0" w:space="0" w:color="auto"/>
        <w:left w:val="none" w:sz="0" w:space="0" w:color="auto"/>
        <w:bottom w:val="none" w:sz="0" w:space="0" w:color="auto"/>
        <w:right w:val="none" w:sz="0" w:space="0" w:color="auto"/>
      </w:divBdr>
    </w:div>
    <w:div w:id="496190531">
      <w:bodyDiv w:val="1"/>
      <w:marLeft w:val="0"/>
      <w:marRight w:val="0"/>
      <w:marTop w:val="0"/>
      <w:marBottom w:val="0"/>
      <w:divBdr>
        <w:top w:val="none" w:sz="0" w:space="0" w:color="auto"/>
        <w:left w:val="none" w:sz="0" w:space="0" w:color="auto"/>
        <w:bottom w:val="none" w:sz="0" w:space="0" w:color="auto"/>
        <w:right w:val="none" w:sz="0" w:space="0" w:color="auto"/>
      </w:divBdr>
    </w:div>
    <w:div w:id="499544522">
      <w:bodyDiv w:val="1"/>
      <w:marLeft w:val="0"/>
      <w:marRight w:val="0"/>
      <w:marTop w:val="0"/>
      <w:marBottom w:val="0"/>
      <w:divBdr>
        <w:top w:val="none" w:sz="0" w:space="0" w:color="auto"/>
        <w:left w:val="none" w:sz="0" w:space="0" w:color="auto"/>
        <w:bottom w:val="none" w:sz="0" w:space="0" w:color="auto"/>
        <w:right w:val="none" w:sz="0" w:space="0" w:color="auto"/>
      </w:divBdr>
    </w:div>
    <w:div w:id="510025494">
      <w:bodyDiv w:val="1"/>
      <w:marLeft w:val="0"/>
      <w:marRight w:val="0"/>
      <w:marTop w:val="0"/>
      <w:marBottom w:val="0"/>
      <w:divBdr>
        <w:top w:val="none" w:sz="0" w:space="0" w:color="auto"/>
        <w:left w:val="none" w:sz="0" w:space="0" w:color="auto"/>
        <w:bottom w:val="none" w:sz="0" w:space="0" w:color="auto"/>
        <w:right w:val="none" w:sz="0" w:space="0" w:color="auto"/>
      </w:divBdr>
    </w:div>
    <w:div w:id="511653017">
      <w:bodyDiv w:val="1"/>
      <w:marLeft w:val="0"/>
      <w:marRight w:val="0"/>
      <w:marTop w:val="0"/>
      <w:marBottom w:val="0"/>
      <w:divBdr>
        <w:top w:val="none" w:sz="0" w:space="0" w:color="auto"/>
        <w:left w:val="none" w:sz="0" w:space="0" w:color="auto"/>
        <w:bottom w:val="none" w:sz="0" w:space="0" w:color="auto"/>
        <w:right w:val="none" w:sz="0" w:space="0" w:color="auto"/>
      </w:divBdr>
    </w:div>
    <w:div w:id="518550246">
      <w:bodyDiv w:val="1"/>
      <w:marLeft w:val="0"/>
      <w:marRight w:val="0"/>
      <w:marTop w:val="0"/>
      <w:marBottom w:val="0"/>
      <w:divBdr>
        <w:top w:val="none" w:sz="0" w:space="0" w:color="auto"/>
        <w:left w:val="none" w:sz="0" w:space="0" w:color="auto"/>
        <w:bottom w:val="none" w:sz="0" w:space="0" w:color="auto"/>
        <w:right w:val="none" w:sz="0" w:space="0" w:color="auto"/>
      </w:divBdr>
    </w:div>
    <w:div w:id="524900817">
      <w:bodyDiv w:val="1"/>
      <w:marLeft w:val="0"/>
      <w:marRight w:val="0"/>
      <w:marTop w:val="0"/>
      <w:marBottom w:val="0"/>
      <w:divBdr>
        <w:top w:val="none" w:sz="0" w:space="0" w:color="auto"/>
        <w:left w:val="none" w:sz="0" w:space="0" w:color="auto"/>
        <w:bottom w:val="none" w:sz="0" w:space="0" w:color="auto"/>
        <w:right w:val="none" w:sz="0" w:space="0" w:color="auto"/>
      </w:divBdr>
    </w:div>
    <w:div w:id="527111123">
      <w:bodyDiv w:val="1"/>
      <w:marLeft w:val="0"/>
      <w:marRight w:val="0"/>
      <w:marTop w:val="0"/>
      <w:marBottom w:val="0"/>
      <w:divBdr>
        <w:top w:val="none" w:sz="0" w:space="0" w:color="auto"/>
        <w:left w:val="none" w:sz="0" w:space="0" w:color="auto"/>
        <w:bottom w:val="none" w:sz="0" w:space="0" w:color="auto"/>
        <w:right w:val="none" w:sz="0" w:space="0" w:color="auto"/>
      </w:divBdr>
    </w:div>
    <w:div w:id="533158623">
      <w:bodyDiv w:val="1"/>
      <w:marLeft w:val="0"/>
      <w:marRight w:val="0"/>
      <w:marTop w:val="0"/>
      <w:marBottom w:val="0"/>
      <w:divBdr>
        <w:top w:val="none" w:sz="0" w:space="0" w:color="auto"/>
        <w:left w:val="none" w:sz="0" w:space="0" w:color="auto"/>
        <w:bottom w:val="none" w:sz="0" w:space="0" w:color="auto"/>
        <w:right w:val="none" w:sz="0" w:space="0" w:color="auto"/>
      </w:divBdr>
    </w:div>
    <w:div w:id="539627585">
      <w:bodyDiv w:val="1"/>
      <w:marLeft w:val="0"/>
      <w:marRight w:val="0"/>
      <w:marTop w:val="0"/>
      <w:marBottom w:val="0"/>
      <w:divBdr>
        <w:top w:val="none" w:sz="0" w:space="0" w:color="auto"/>
        <w:left w:val="none" w:sz="0" w:space="0" w:color="auto"/>
        <w:bottom w:val="none" w:sz="0" w:space="0" w:color="auto"/>
        <w:right w:val="none" w:sz="0" w:space="0" w:color="auto"/>
      </w:divBdr>
    </w:div>
    <w:div w:id="540552607">
      <w:bodyDiv w:val="1"/>
      <w:marLeft w:val="0"/>
      <w:marRight w:val="0"/>
      <w:marTop w:val="0"/>
      <w:marBottom w:val="0"/>
      <w:divBdr>
        <w:top w:val="none" w:sz="0" w:space="0" w:color="auto"/>
        <w:left w:val="none" w:sz="0" w:space="0" w:color="auto"/>
        <w:bottom w:val="none" w:sz="0" w:space="0" w:color="auto"/>
        <w:right w:val="none" w:sz="0" w:space="0" w:color="auto"/>
      </w:divBdr>
    </w:div>
    <w:div w:id="545944511">
      <w:bodyDiv w:val="1"/>
      <w:marLeft w:val="0"/>
      <w:marRight w:val="0"/>
      <w:marTop w:val="0"/>
      <w:marBottom w:val="0"/>
      <w:divBdr>
        <w:top w:val="none" w:sz="0" w:space="0" w:color="auto"/>
        <w:left w:val="none" w:sz="0" w:space="0" w:color="auto"/>
        <w:bottom w:val="none" w:sz="0" w:space="0" w:color="auto"/>
        <w:right w:val="none" w:sz="0" w:space="0" w:color="auto"/>
      </w:divBdr>
    </w:div>
    <w:div w:id="546141452">
      <w:bodyDiv w:val="1"/>
      <w:marLeft w:val="0"/>
      <w:marRight w:val="0"/>
      <w:marTop w:val="0"/>
      <w:marBottom w:val="0"/>
      <w:divBdr>
        <w:top w:val="none" w:sz="0" w:space="0" w:color="auto"/>
        <w:left w:val="none" w:sz="0" w:space="0" w:color="auto"/>
        <w:bottom w:val="none" w:sz="0" w:space="0" w:color="auto"/>
        <w:right w:val="none" w:sz="0" w:space="0" w:color="auto"/>
      </w:divBdr>
    </w:div>
    <w:div w:id="546574621">
      <w:bodyDiv w:val="1"/>
      <w:marLeft w:val="0"/>
      <w:marRight w:val="0"/>
      <w:marTop w:val="0"/>
      <w:marBottom w:val="0"/>
      <w:divBdr>
        <w:top w:val="none" w:sz="0" w:space="0" w:color="auto"/>
        <w:left w:val="none" w:sz="0" w:space="0" w:color="auto"/>
        <w:bottom w:val="none" w:sz="0" w:space="0" w:color="auto"/>
        <w:right w:val="none" w:sz="0" w:space="0" w:color="auto"/>
      </w:divBdr>
    </w:div>
    <w:div w:id="553322546">
      <w:bodyDiv w:val="1"/>
      <w:marLeft w:val="0"/>
      <w:marRight w:val="0"/>
      <w:marTop w:val="0"/>
      <w:marBottom w:val="0"/>
      <w:divBdr>
        <w:top w:val="none" w:sz="0" w:space="0" w:color="auto"/>
        <w:left w:val="none" w:sz="0" w:space="0" w:color="auto"/>
        <w:bottom w:val="none" w:sz="0" w:space="0" w:color="auto"/>
        <w:right w:val="none" w:sz="0" w:space="0" w:color="auto"/>
      </w:divBdr>
    </w:div>
    <w:div w:id="557522099">
      <w:bodyDiv w:val="1"/>
      <w:marLeft w:val="0"/>
      <w:marRight w:val="0"/>
      <w:marTop w:val="0"/>
      <w:marBottom w:val="0"/>
      <w:divBdr>
        <w:top w:val="none" w:sz="0" w:space="0" w:color="auto"/>
        <w:left w:val="none" w:sz="0" w:space="0" w:color="auto"/>
        <w:bottom w:val="none" w:sz="0" w:space="0" w:color="auto"/>
        <w:right w:val="none" w:sz="0" w:space="0" w:color="auto"/>
      </w:divBdr>
    </w:div>
    <w:div w:id="558051539">
      <w:bodyDiv w:val="1"/>
      <w:marLeft w:val="0"/>
      <w:marRight w:val="0"/>
      <w:marTop w:val="0"/>
      <w:marBottom w:val="0"/>
      <w:divBdr>
        <w:top w:val="none" w:sz="0" w:space="0" w:color="auto"/>
        <w:left w:val="none" w:sz="0" w:space="0" w:color="auto"/>
        <w:bottom w:val="none" w:sz="0" w:space="0" w:color="auto"/>
        <w:right w:val="none" w:sz="0" w:space="0" w:color="auto"/>
      </w:divBdr>
    </w:div>
    <w:div w:id="559290428">
      <w:bodyDiv w:val="1"/>
      <w:marLeft w:val="0"/>
      <w:marRight w:val="0"/>
      <w:marTop w:val="0"/>
      <w:marBottom w:val="0"/>
      <w:divBdr>
        <w:top w:val="none" w:sz="0" w:space="0" w:color="auto"/>
        <w:left w:val="none" w:sz="0" w:space="0" w:color="auto"/>
        <w:bottom w:val="none" w:sz="0" w:space="0" w:color="auto"/>
        <w:right w:val="none" w:sz="0" w:space="0" w:color="auto"/>
      </w:divBdr>
    </w:div>
    <w:div w:id="559752123">
      <w:bodyDiv w:val="1"/>
      <w:marLeft w:val="0"/>
      <w:marRight w:val="0"/>
      <w:marTop w:val="0"/>
      <w:marBottom w:val="0"/>
      <w:divBdr>
        <w:top w:val="none" w:sz="0" w:space="0" w:color="auto"/>
        <w:left w:val="none" w:sz="0" w:space="0" w:color="auto"/>
        <w:bottom w:val="none" w:sz="0" w:space="0" w:color="auto"/>
        <w:right w:val="none" w:sz="0" w:space="0" w:color="auto"/>
      </w:divBdr>
    </w:div>
    <w:div w:id="565261896">
      <w:bodyDiv w:val="1"/>
      <w:marLeft w:val="0"/>
      <w:marRight w:val="0"/>
      <w:marTop w:val="0"/>
      <w:marBottom w:val="0"/>
      <w:divBdr>
        <w:top w:val="none" w:sz="0" w:space="0" w:color="auto"/>
        <w:left w:val="none" w:sz="0" w:space="0" w:color="auto"/>
        <w:bottom w:val="none" w:sz="0" w:space="0" w:color="auto"/>
        <w:right w:val="none" w:sz="0" w:space="0" w:color="auto"/>
      </w:divBdr>
    </w:div>
    <w:div w:id="568729616">
      <w:bodyDiv w:val="1"/>
      <w:marLeft w:val="0"/>
      <w:marRight w:val="0"/>
      <w:marTop w:val="0"/>
      <w:marBottom w:val="0"/>
      <w:divBdr>
        <w:top w:val="none" w:sz="0" w:space="0" w:color="auto"/>
        <w:left w:val="none" w:sz="0" w:space="0" w:color="auto"/>
        <w:bottom w:val="none" w:sz="0" w:space="0" w:color="auto"/>
        <w:right w:val="none" w:sz="0" w:space="0" w:color="auto"/>
      </w:divBdr>
    </w:div>
    <w:div w:id="570962894">
      <w:bodyDiv w:val="1"/>
      <w:marLeft w:val="0"/>
      <w:marRight w:val="0"/>
      <w:marTop w:val="0"/>
      <w:marBottom w:val="0"/>
      <w:divBdr>
        <w:top w:val="none" w:sz="0" w:space="0" w:color="auto"/>
        <w:left w:val="none" w:sz="0" w:space="0" w:color="auto"/>
        <w:bottom w:val="none" w:sz="0" w:space="0" w:color="auto"/>
        <w:right w:val="none" w:sz="0" w:space="0" w:color="auto"/>
      </w:divBdr>
    </w:div>
    <w:div w:id="574705824">
      <w:bodyDiv w:val="1"/>
      <w:marLeft w:val="0"/>
      <w:marRight w:val="0"/>
      <w:marTop w:val="0"/>
      <w:marBottom w:val="0"/>
      <w:divBdr>
        <w:top w:val="none" w:sz="0" w:space="0" w:color="auto"/>
        <w:left w:val="none" w:sz="0" w:space="0" w:color="auto"/>
        <w:bottom w:val="none" w:sz="0" w:space="0" w:color="auto"/>
        <w:right w:val="none" w:sz="0" w:space="0" w:color="auto"/>
      </w:divBdr>
    </w:div>
    <w:div w:id="582572842">
      <w:bodyDiv w:val="1"/>
      <w:marLeft w:val="0"/>
      <w:marRight w:val="0"/>
      <w:marTop w:val="0"/>
      <w:marBottom w:val="0"/>
      <w:divBdr>
        <w:top w:val="none" w:sz="0" w:space="0" w:color="auto"/>
        <w:left w:val="none" w:sz="0" w:space="0" w:color="auto"/>
        <w:bottom w:val="none" w:sz="0" w:space="0" w:color="auto"/>
        <w:right w:val="none" w:sz="0" w:space="0" w:color="auto"/>
      </w:divBdr>
    </w:div>
    <w:div w:id="583880309">
      <w:bodyDiv w:val="1"/>
      <w:marLeft w:val="0"/>
      <w:marRight w:val="0"/>
      <w:marTop w:val="0"/>
      <w:marBottom w:val="0"/>
      <w:divBdr>
        <w:top w:val="none" w:sz="0" w:space="0" w:color="auto"/>
        <w:left w:val="none" w:sz="0" w:space="0" w:color="auto"/>
        <w:bottom w:val="none" w:sz="0" w:space="0" w:color="auto"/>
        <w:right w:val="none" w:sz="0" w:space="0" w:color="auto"/>
      </w:divBdr>
    </w:div>
    <w:div w:id="591091923">
      <w:bodyDiv w:val="1"/>
      <w:marLeft w:val="0"/>
      <w:marRight w:val="0"/>
      <w:marTop w:val="0"/>
      <w:marBottom w:val="0"/>
      <w:divBdr>
        <w:top w:val="none" w:sz="0" w:space="0" w:color="auto"/>
        <w:left w:val="none" w:sz="0" w:space="0" w:color="auto"/>
        <w:bottom w:val="none" w:sz="0" w:space="0" w:color="auto"/>
        <w:right w:val="none" w:sz="0" w:space="0" w:color="auto"/>
      </w:divBdr>
    </w:div>
    <w:div w:id="597368372">
      <w:bodyDiv w:val="1"/>
      <w:marLeft w:val="0"/>
      <w:marRight w:val="0"/>
      <w:marTop w:val="0"/>
      <w:marBottom w:val="0"/>
      <w:divBdr>
        <w:top w:val="none" w:sz="0" w:space="0" w:color="auto"/>
        <w:left w:val="none" w:sz="0" w:space="0" w:color="auto"/>
        <w:bottom w:val="none" w:sz="0" w:space="0" w:color="auto"/>
        <w:right w:val="none" w:sz="0" w:space="0" w:color="auto"/>
      </w:divBdr>
    </w:div>
    <w:div w:id="598637829">
      <w:bodyDiv w:val="1"/>
      <w:marLeft w:val="0"/>
      <w:marRight w:val="0"/>
      <w:marTop w:val="0"/>
      <w:marBottom w:val="0"/>
      <w:divBdr>
        <w:top w:val="none" w:sz="0" w:space="0" w:color="auto"/>
        <w:left w:val="none" w:sz="0" w:space="0" w:color="auto"/>
        <w:bottom w:val="none" w:sz="0" w:space="0" w:color="auto"/>
        <w:right w:val="none" w:sz="0" w:space="0" w:color="auto"/>
      </w:divBdr>
    </w:div>
    <w:div w:id="599066963">
      <w:bodyDiv w:val="1"/>
      <w:marLeft w:val="0"/>
      <w:marRight w:val="0"/>
      <w:marTop w:val="0"/>
      <w:marBottom w:val="0"/>
      <w:divBdr>
        <w:top w:val="none" w:sz="0" w:space="0" w:color="auto"/>
        <w:left w:val="none" w:sz="0" w:space="0" w:color="auto"/>
        <w:bottom w:val="none" w:sz="0" w:space="0" w:color="auto"/>
        <w:right w:val="none" w:sz="0" w:space="0" w:color="auto"/>
      </w:divBdr>
    </w:div>
    <w:div w:id="600069659">
      <w:bodyDiv w:val="1"/>
      <w:marLeft w:val="0"/>
      <w:marRight w:val="0"/>
      <w:marTop w:val="0"/>
      <w:marBottom w:val="0"/>
      <w:divBdr>
        <w:top w:val="none" w:sz="0" w:space="0" w:color="auto"/>
        <w:left w:val="none" w:sz="0" w:space="0" w:color="auto"/>
        <w:bottom w:val="none" w:sz="0" w:space="0" w:color="auto"/>
        <w:right w:val="none" w:sz="0" w:space="0" w:color="auto"/>
      </w:divBdr>
    </w:div>
    <w:div w:id="600259349">
      <w:bodyDiv w:val="1"/>
      <w:marLeft w:val="0"/>
      <w:marRight w:val="0"/>
      <w:marTop w:val="0"/>
      <w:marBottom w:val="0"/>
      <w:divBdr>
        <w:top w:val="none" w:sz="0" w:space="0" w:color="auto"/>
        <w:left w:val="none" w:sz="0" w:space="0" w:color="auto"/>
        <w:bottom w:val="none" w:sz="0" w:space="0" w:color="auto"/>
        <w:right w:val="none" w:sz="0" w:space="0" w:color="auto"/>
      </w:divBdr>
    </w:div>
    <w:div w:id="601259286">
      <w:bodyDiv w:val="1"/>
      <w:marLeft w:val="0"/>
      <w:marRight w:val="0"/>
      <w:marTop w:val="0"/>
      <w:marBottom w:val="0"/>
      <w:divBdr>
        <w:top w:val="none" w:sz="0" w:space="0" w:color="auto"/>
        <w:left w:val="none" w:sz="0" w:space="0" w:color="auto"/>
        <w:bottom w:val="none" w:sz="0" w:space="0" w:color="auto"/>
        <w:right w:val="none" w:sz="0" w:space="0" w:color="auto"/>
      </w:divBdr>
    </w:div>
    <w:div w:id="603462168">
      <w:bodyDiv w:val="1"/>
      <w:marLeft w:val="0"/>
      <w:marRight w:val="0"/>
      <w:marTop w:val="0"/>
      <w:marBottom w:val="0"/>
      <w:divBdr>
        <w:top w:val="none" w:sz="0" w:space="0" w:color="auto"/>
        <w:left w:val="none" w:sz="0" w:space="0" w:color="auto"/>
        <w:bottom w:val="none" w:sz="0" w:space="0" w:color="auto"/>
        <w:right w:val="none" w:sz="0" w:space="0" w:color="auto"/>
      </w:divBdr>
    </w:div>
    <w:div w:id="606885105">
      <w:bodyDiv w:val="1"/>
      <w:marLeft w:val="0"/>
      <w:marRight w:val="0"/>
      <w:marTop w:val="0"/>
      <w:marBottom w:val="0"/>
      <w:divBdr>
        <w:top w:val="none" w:sz="0" w:space="0" w:color="auto"/>
        <w:left w:val="none" w:sz="0" w:space="0" w:color="auto"/>
        <w:bottom w:val="none" w:sz="0" w:space="0" w:color="auto"/>
        <w:right w:val="none" w:sz="0" w:space="0" w:color="auto"/>
      </w:divBdr>
    </w:div>
    <w:div w:id="611060190">
      <w:bodyDiv w:val="1"/>
      <w:marLeft w:val="0"/>
      <w:marRight w:val="0"/>
      <w:marTop w:val="0"/>
      <w:marBottom w:val="0"/>
      <w:divBdr>
        <w:top w:val="none" w:sz="0" w:space="0" w:color="auto"/>
        <w:left w:val="none" w:sz="0" w:space="0" w:color="auto"/>
        <w:bottom w:val="none" w:sz="0" w:space="0" w:color="auto"/>
        <w:right w:val="none" w:sz="0" w:space="0" w:color="auto"/>
      </w:divBdr>
    </w:div>
    <w:div w:id="615212693">
      <w:bodyDiv w:val="1"/>
      <w:marLeft w:val="0"/>
      <w:marRight w:val="0"/>
      <w:marTop w:val="0"/>
      <w:marBottom w:val="0"/>
      <w:divBdr>
        <w:top w:val="none" w:sz="0" w:space="0" w:color="auto"/>
        <w:left w:val="none" w:sz="0" w:space="0" w:color="auto"/>
        <w:bottom w:val="none" w:sz="0" w:space="0" w:color="auto"/>
        <w:right w:val="none" w:sz="0" w:space="0" w:color="auto"/>
      </w:divBdr>
    </w:div>
    <w:div w:id="617882117">
      <w:bodyDiv w:val="1"/>
      <w:marLeft w:val="0"/>
      <w:marRight w:val="0"/>
      <w:marTop w:val="0"/>
      <w:marBottom w:val="0"/>
      <w:divBdr>
        <w:top w:val="none" w:sz="0" w:space="0" w:color="auto"/>
        <w:left w:val="none" w:sz="0" w:space="0" w:color="auto"/>
        <w:bottom w:val="none" w:sz="0" w:space="0" w:color="auto"/>
        <w:right w:val="none" w:sz="0" w:space="0" w:color="auto"/>
      </w:divBdr>
    </w:div>
    <w:div w:id="618146951">
      <w:bodyDiv w:val="1"/>
      <w:marLeft w:val="0"/>
      <w:marRight w:val="0"/>
      <w:marTop w:val="0"/>
      <w:marBottom w:val="0"/>
      <w:divBdr>
        <w:top w:val="none" w:sz="0" w:space="0" w:color="auto"/>
        <w:left w:val="none" w:sz="0" w:space="0" w:color="auto"/>
        <w:bottom w:val="none" w:sz="0" w:space="0" w:color="auto"/>
        <w:right w:val="none" w:sz="0" w:space="0" w:color="auto"/>
      </w:divBdr>
    </w:div>
    <w:div w:id="622269196">
      <w:bodyDiv w:val="1"/>
      <w:marLeft w:val="0"/>
      <w:marRight w:val="0"/>
      <w:marTop w:val="0"/>
      <w:marBottom w:val="0"/>
      <w:divBdr>
        <w:top w:val="none" w:sz="0" w:space="0" w:color="auto"/>
        <w:left w:val="none" w:sz="0" w:space="0" w:color="auto"/>
        <w:bottom w:val="none" w:sz="0" w:space="0" w:color="auto"/>
        <w:right w:val="none" w:sz="0" w:space="0" w:color="auto"/>
      </w:divBdr>
    </w:div>
    <w:div w:id="630019293">
      <w:bodyDiv w:val="1"/>
      <w:marLeft w:val="0"/>
      <w:marRight w:val="0"/>
      <w:marTop w:val="0"/>
      <w:marBottom w:val="0"/>
      <w:divBdr>
        <w:top w:val="none" w:sz="0" w:space="0" w:color="auto"/>
        <w:left w:val="none" w:sz="0" w:space="0" w:color="auto"/>
        <w:bottom w:val="none" w:sz="0" w:space="0" w:color="auto"/>
        <w:right w:val="none" w:sz="0" w:space="0" w:color="auto"/>
      </w:divBdr>
    </w:div>
    <w:div w:id="635451353">
      <w:bodyDiv w:val="1"/>
      <w:marLeft w:val="0"/>
      <w:marRight w:val="0"/>
      <w:marTop w:val="0"/>
      <w:marBottom w:val="0"/>
      <w:divBdr>
        <w:top w:val="none" w:sz="0" w:space="0" w:color="auto"/>
        <w:left w:val="none" w:sz="0" w:space="0" w:color="auto"/>
        <w:bottom w:val="none" w:sz="0" w:space="0" w:color="auto"/>
        <w:right w:val="none" w:sz="0" w:space="0" w:color="auto"/>
      </w:divBdr>
    </w:div>
    <w:div w:id="639773249">
      <w:bodyDiv w:val="1"/>
      <w:marLeft w:val="0"/>
      <w:marRight w:val="0"/>
      <w:marTop w:val="0"/>
      <w:marBottom w:val="0"/>
      <w:divBdr>
        <w:top w:val="none" w:sz="0" w:space="0" w:color="auto"/>
        <w:left w:val="none" w:sz="0" w:space="0" w:color="auto"/>
        <w:bottom w:val="none" w:sz="0" w:space="0" w:color="auto"/>
        <w:right w:val="none" w:sz="0" w:space="0" w:color="auto"/>
      </w:divBdr>
    </w:div>
    <w:div w:id="640161302">
      <w:bodyDiv w:val="1"/>
      <w:marLeft w:val="0"/>
      <w:marRight w:val="0"/>
      <w:marTop w:val="0"/>
      <w:marBottom w:val="0"/>
      <w:divBdr>
        <w:top w:val="none" w:sz="0" w:space="0" w:color="auto"/>
        <w:left w:val="none" w:sz="0" w:space="0" w:color="auto"/>
        <w:bottom w:val="none" w:sz="0" w:space="0" w:color="auto"/>
        <w:right w:val="none" w:sz="0" w:space="0" w:color="auto"/>
      </w:divBdr>
    </w:div>
    <w:div w:id="641083354">
      <w:bodyDiv w:val="1"/>
      <w:marLeft w:val="0"/>
      <w:marRight w:val="0"/>
      <w:marTop w:val="0"/>
      <w:marBottom w:val="0"/>
      <w:divBdr>
        <w:top w:val="none" w:sz="0" w:space="0" w:color="auto"/>
        <w:left w:val="none" w:sz="0" w:space="0" w:color="auto"/>
        <w:bottom w:val="none" w:sz="0" w:space="0" w:color="auto"/>
        <w:right w:val="none" w:sz="0" w:space="0" w:color="auto"/>
      </w:divBdr>
    </w:div>
    <w:div w:id="642586820">
      <w:bodyDiv w:val="1"/>
      <w:marLeft w:val="0"/>
      <w:marRight w:val="0"/>
      <w:marTop w:val="0"/>
      <w:marBottom w:val="0"/>
      <w:divBdr>
        <w:top w:val="none" w:sz="0" w:space="0" w:color="auto"/>
        <w:left w:val="none" w:sz="0" w:space="0" w:color="auto"/>
        <w:bottom w:val="none" w:sz="0" w:space="0" w:color="auto"/>
        <w:right w:val="none" w:sz="0" w:space="0" w:color="auto"/>
      </w:divBdr>
    </w:div>
    <w:div w:id="644041552">
      <w:bodyDiv w:val="1"/>
      <w:marLeft w:val="0"/>
      <w:marRight w:val="0"/>
      <w:marTop w:val="0"/>
      <w:marBottom w:val="0"/>
      <w:divBdr>
        <w:top w:val="none" w:sz="0" w:space="0" w:color="auto"/>
        <w:left w:val="none" w:sz="0" w:space="0" w:color="auto"/>
        <w:bottom w:val="none" w:sz="0" w:space="0" w:color="auto"/>
        <w:right w:val="none" w:sz="0" w:space="0" w:color="auto"/>
      </w:divBdr>
    </w:div>
    <w:div w:id="654992177">
      <w:bodyDiv w:val="1"/>
      <w:marLeft w:val="0"/>
      <w:marRight w:val="0"/>
      <w:marTop w:val="0"/>
      <w:marBottom w:val="0"/>
      <w:divBdr>
        <w:top w:val="none" w:sz="0" w:space="0" w:color="auto"/>
        <w:left w:val="none" w:sz="0" w:space="0" w:color="auto"/>
        <w:bottom w:val="none" w:sz="0" w:space="0" w:color="auto"/>
        <w:right w:val="none" w:sz="0" w:space="0" w:color="auto"/>
      </w:divBdr>
    </w:div>
    <w:div w:id="655691005">
      <w:bodyDiv w:val="1"/>
      <w:marLeft w:val="0"/>
      <w:marRight w:val="0"/>
      <w:marTop w:val="0"/>
      <w:marBottom w:val="0"/>
      <w:divBdr>
        <w:top w:val="none" w:sz="0" w:space="0" w:color="auto"/>
        <w:left w:val="none" w:sz="0" w:space="0" w:color="auto"/>
        <w:bottom w:val="none" w:sz="0" w:space="0" w:color="auto"/>
        <w:right w:val="none" w:sz="0" w:space="0" w:color="auto"/>
      </w:divBdr>
    </w:div>
    <w:div w:id="658315634">
      <w:bodyDiv w:val="1"/>
      <w:marLeft w:val="0"/>
      <w:marRight w:val="0"/>
      <w:marTop w:val="0"/>
      <w:marBottom w:val="0"/>
      <w:divBdr>
        <w:top w:val="none" w:sz="0" w:space="0" w:color="auto"/>
        <w:left w:val="none" w:sz="0" w:space="0" w:color="auto"/>
        <w:bottom w:val="none" w:sz="0" w:space="0" w:color="auto"/>
        <w:right w:val="none" w:sz="0" w:space="0" w:color="auto"/>
      </w:divBdr>
    </w:div>
    <w:div w:id="667056802">
      <w:bodyDiv w:val="1"/>
      <w:marLeft w:val="0"/>
      <w:marRight w:val="0"/>
      <w:marTop w:val="0"/>
      <w:marBottom w:val="0"/>
      <w:divBdr>
        <w:top w:val="none" w:sz="0" w:space="0" w:color="auto"/>
        <w:left w:val="none" w:sz="0" w:space="0" w:color="auto"/>
        <w:bottom w:val="none" w:sz="0" w:space="0" w:color="auto"/>
        <w:right w:val="none" w:sz="0" w:space="0" w:color="auto"/>
      </w:divBdr>
    </w:div>
    <w:div w:id="669481484">
      <w:bodyDiv w:val="1"/>
      <w:marLeft w:val="0"/>
      <w:marRight w:val="0"/>
      <w:marTop w:val="0"/>
      <w:marBottom w:val="0"/>
      <w:divBdr>
        <w:top w:val="none" w:sz="0" w:space="0" w:color="auto"/>
        <w:left w:val="none" w:sz="0" w:space="0" w:color="auto"/>
        <w:bottom w:val="none" w:sz="0" w:space="0" w:color="auto"/>
        <w:right w:val="none" w:sz="0" w:space="0" w:color="auto"/>
      </w:divBdr>
    </w:div>
    <w:div w:id="671565503">
      <w:bodyDiv w:val="1"/>
      <w:marLeft w:val="0"/>
      <w:marRight w:val="0"/>
      <w:marTop w:val="0"/>
      <w:marBottom w:val="0"/>
      <w:divBdr>
        <w:top w:val="none" w:sz="0" w:space="0" w:color="auto"/>
        <w:left w:val="none" w:sz="0" w:space="0" w:color="auto"/>
        <w:bottom w:val="none" w:sz="0" w:space="0" w:color="auto"/>
        <w:right w:val="none" w:sz="0" w:space="0" w:color="auto"/>
      </w:divBdr>
    </w:div>
    <w:div w:id="678846111">
      <w:bodyDiv w:val="1"/>
      <w:marLeft w:val="0"/>
      <w:marRight w:val="0"/>
      <w:marTop w:val="0"/>
      <w:marBottom w:val="0"/>
      <w:divBdr>
        <w:top w:val="none" w:sz="0" w:space="0" w:color="auto"/>
        <w:left w:val="none" w:sz="0" w:space="0" w:color="auto"/>
        <w:bottom w:val="none" w:sz="0" w:space="0" w:color="auto"/>
        <w:right w:val="none" w:sz="0" w:space="0" w:color="auto"/>
      </w:divBdr>
    </w:div>
    <w:div w:id="684985919">
      <w:bodyDiv w:val="1"/>
      <w:marLeft w:val="0"/>
      <w:marRight w:val="0"/>
      <w:marTop w:val="0"/>
      <w:marBottom w:val="0"/>
      <w:divBdr>
        <w:top w:val="none" w:sz="0" w:space="0" w:color="auto"/>
        <w:left w:val="none" w:sz="0" w:space="0" w:color="auto"/>
        <w:bottom w:val="none" w:sz="0" w:space="0" w:color="auto"/>
        <w:right w:val="none" w:sz="0" w:space="0" w:color="auto"/>
      </w:divBdr>
    </w:div>
    <w:div w:id="684989044">
      <w:bodyDiv w:val="1"/>
      <w:marLeft w:val="0"/>
      <w:marRight w:val="0"/>
      <w:marTop w:val="0"/>
      <w:marBottom w:val="0"/>
      <w:divBdr>
        <w:top w:val="none" w:sz="0" w:space="0" w:color="auto"/>
        <w:left w:val="none" w:sz="0" w:space="0" w:color="auto"/>
        <w:bottom w:val="none" w:sz="0" w:space="0" w:color="auto"/>
        <w:right w:val="none" w:sz="0" w:space="0" w:color="auto"/>
      </w:divBdr>
    </w:div>
    <w:div w:id="687800602">
      <w:bodyDiv w:val="1"/>
      <w:marLeft w:val="0"/>
      <w:marRight w:val="0"/>
      <w:marTop w:val="0"/>
      <w:marBottom w:val="0"/>
      <w:divBdr>
        <w:top w:val="none" w:sz="0" w:space="0" w:color="auto"/>
        <w:left w:val="none" w:sz="0" w:space="0" w:color="auto"/>
        <w:bottom w:val="none" w:sz="0" w:space="0" w:color="auto"/>
        <w:right w:val="none" w:sz="0" w:space="0" w:color="auto"/>
      </w:divBdr>
    </w:div>
    <w:div w:id="687828832">
      <w:bodyDiv w:val="1"/>
      <w:marLeft w:val="0"/>
      <w:marRight w:val="0"/>
      <w:marTop w:val="0"/>
      <w:marBottom w:val="0"/>
      <w:divBdr>
        <w:top w:val="none" w:sz="0" w:space="0" w:color="auto"/>
        <w:left w:val="none" w:sz="0" w:space="0" w:color="auto"/>
        <w:bottom w:val="none" w:sz="0" w:space="0" w:color="auto"/>
        <w:right w:val="none" w:sz="0" w:space="0" w:color="auto"/>
      </w:divBdr>
    </w:div>
    <w:div w:id="689989566">
      <w:bodyDiv w:val="1"/>
      <w:marLeft w:val="0"/>
      <w:marRight w:val="0"/>
      <w:marTop w:val="0"/>
      <w:marBottom w:val="0"/>
      <w:divBdr>
        <w:top w:val="none" w:sz="0" w:space="0" w:color="auto"/>
        <w:left w:val="none" w:sz="0" w:space="0" w:color="auto"/>
        <w:bottom w:val="none" w:sz="0" w:space="0" w:color="auto"/>
        <w:right w:val="none" w:sz="0" w:space="0" w:color="auto"/>
      </w:divBdr>
    </w:div>
    <w:div w:id="692801086">
      <w:bodyDiv w:val="1"/>
      <w:marLeft w:val="0"/>
      <w:marRight w:val="0"/>
      <w:marTop w:val="0"/>
      <w:marBottom w:val="0"/>
      <w:divBdr>
        <w:top w:val="none" w:sz="0" w:space="0" w:color="auto"/>
        <w:left w:val="none" w:sz="0" w:space="0" w:color="auto"/>
        <w:bottom w:val="none" w:sz="0" w:space="0" w:color="auto"/>
        <w:right w:val="none" w:sz="0" w:space="0" w:color="auto"/>
      </w:divBdr>
    </w:div>
    <w:div w:id="693724999">
      <w:bodyDiv w:val="1"/>
      <w:marLeft w:val="0"/>
      <w:marRight w:val="0"/>
      <w:marTop w:val="0"/>
      <w:marBottom w:val="0"/>
      <w:divBdr>
        <w:top w:val="none" w:sz="0" w:space="0" w:color="auto"/>
        <w:left w:val="none" w:sz="0" w:space="0" w:color="auto"/>
        <w:bottom w:val="none" w:sz="0" w:space="0" w:color="auto"/>
        <w:right w:val="none" w:sz="0" w:space="0" w:color="auto"/>
      </w:divBdr>
    </w:div>
    <w:div w:id="700326569">
      <w:bodyDiv w:val="1"/>
      <w:marLeft w:val="0"/>
      <w:marRight w:val="0"/>
      <w:marTop w:val="0"/>
      <w:marBottom w:val="0"/>
      <w:divBdr>
        <w:top w:val="none" w:sz="0" w:space="0" w:color="auto"/>
        <w:left w:val="none" w:sz="0" w:space="0" w:color="auto"/>
        <w:bottom w:val="none" w:sz="0" w:space="0" w:color="auto"/>
        <w:right w:val="none" w:sz="0" w:space="0" w:color="auto"/>
      </w:divBdr>
    </w:div>
    <w:div w:id="709456167">
      <w:bodyDiv w:val="1"/>
      <w:marLeft w:val="0"/>
      <w:marRight w:val="0"/>
      <w:marTop w:val="0"/>
      <w:marBottom w:val="0"/>
      <w:divBdr>
        <w:top w:val="none" w:sz="0" w:space="0" w:color="auto"/>
        <w:left w:val="none" w:sz="0" w:space="0" w:color="auto"/>
        <w:bottom w:val="none" w:sz="0" w:space="0" w:color="auto"/>
        <w:right w:val="none" w:sz="0" w:space="0" w:color="auto"/>
      </w:divBdr>
    </w:div>
    <w:div w:id="713583573">
      <w:bodyDiv w:val="1"/>
      <w:marLeft w:val="0"/>
      <w:marRight w:val="0"/>
      <w:marTop w:val="0"/>
      <w:marBottom w:val="0"/>
      <w:divBdr>
        <w:top w:val="none" w:sz="0" w:space="0" w:color="auto"/>
        <w:left w:val="none" w:sz="0" w:space="0" w:color="auto"/>
        <w:bottom w:val="none" w:sz="0" w:space="0" w:color="auto"/>
        <w:right w:val="none" w:sz="0" w:space="0" w:color="auto"/>
      </w:divBdr>
    </w:div>
    <w:div w:id="716273770">
      <w:bodyDiv w:val="1"/>
      <w:marLeft w:val="0"/>
      <w:marRight w:val="0"/>
      <w:marTop w:val="0"/>
      <w:marBottom w:val="0"/>
      <w:divBdr>
        <w:top w:val="none" w:sz="0" w:space="0" w:color="auto"/>
        <w:left w:val="none" w:sz="0" w:space="0" w:color="auto"/>
        <w:bottom w:val="none" w:sz="0" w:space="0" w:color="auto"/>
        <w:right w:val="none" w:sz="0" w:space="0" w:color="auto"/>
      </w:divBdr>
    </w:div>
    <w:div w:id="722875744">
      <w:bodyDiv w:val="1"/>
      <w:marLeft w:val="0"/>
      <w:marRight w:val="0"/>
      <w:marTop w:val="0"/>
      <w:marBottom w:val="0"/>
      <w:divBdr>
        <w:top w:val="none" w:sz="0" w:space="0" w:color="auto"/>
        <w:left w:val="none" w:sz="0" w:space="0" w:color="auto"/>
        <w:bottom w:val="none" w:sz="0" w:space="0" w:color="auto"/>
        <w:right w:val="none" w:sz="0" w:space="0" w:color="auto"/>
      </w:divBdr>
    </w:div>
    <w:div w:id="728457446">
      <w:bodyDiv w:val="1"/>
      <w:marLeft w:val="0"/>
      <w:marRight w:val="0"/>
      <w:marTop w:val="0"/>
      <w:marBottom w:val="0"/>
      <w:divBdr>
        <w:top w:val="none" w:sz="0" w:space="0" w:color="auto"/>
        <w:left w:val="none" w:sz="0" w:space="0" w:color="auto"/>
        <w:bottom w:val="none" w:sz="0" w:space="0" w:color="auto"/>
        <w:right w:val="none" w:sz="0" w:space="0" w:color="auto"/>
      </w:divBdr>
    </w:div>
    <w:div w:id="732774518">
      <w:bodyDiv w:val="1"/>
      <w:marLeft w:val="0"/>
      <w:marRight w:val="0"/>
      <w:marTop w:val="0"/>
      <w:marBottom w:val="0"/>
      <w:divBdr>
        <w:top w:val="none" w:sz="0" w:space="0" w:color="auto"/>
        <w:left w:val="none" w:sz="0" w:space="0" w:color="auto"/>
        <w:bottom w:val="none" w:sz="0" w:space="0" w:color="auto"/>
        <w:right w:val="none" w:sz="0" w:space="0" w:color="auto"/>
      </w:divBdr>
    </w:div>
    <w:div w:id="733968674">
      <w:bodyDiv w:val="1"/>
      <w:marLeft w:val="0"/>
      <w:marRight w:val="0"/>
      <w:marTop w:val="0"/>
      <w:marBottom w:val="0"/>
      <w:divBdr>
        <w:top w:val="none" w:sz="0" w:space="0" w:color="auto"/>
        <w:left w:val="none" w:sz="0" w:space="0" w:color="auto"/>
        <w:bottom w:val="none" w:sz="0" w:space="0" w:color="auto"/>
        <w:right w:val="none" w:sz="0" w:space="0" w:color="auto"/>
      </w:divBdr>
    </w:div>
    <w:div w:id="734082678">
      <w:bodyDiv w:val="1"/>
      <w:marLeft w:val="0"/>
      <w:marRight w:val="0"/>
      <w:marTop w:val="0"/>
      <w:marBottom w:val="0"/>
      <w:divBdr>
        <w:top w:val="none" w:sz="0" w:space="0" w:color="auto"/>
        <w:left w:val="none" w:sz="0" w:space="0" w:color="auto"/>
        <w:bottom w:val="none" w:sz="0" w:space="0" w:color="auto"/>
        <w:right w:val="none" w:sz="0" w:space="0" w:color="auto"/>
      </w:divBdr>
    </w:div>
    <w:div w:id="738484092">
      <w:bodyDiv w:val="1"/>
      <w:marLeft w:val="0"/>
      <w:marRight w:val="0"/>
      <w:marTop w:val="0"/>
      <w:marBottom w:val="0"/>
      <w:divBdr>
        <w:top w:val="none" w:sz="0" w:space="0" w:color="auto"/>
        <w:left w:val="none" w:sz="0" w:space="0" w:color="auto"/>
        <w:bottom w:val="none" w:sz="0" w:space="0" w:color="auto"/>
        <w:right w:val="none" w:sz="0" w:space="0" w:color="auto"/>
      </w:divBdr>
    </w:div>
    <w:div w:id="740716168">
      <w:bodyDiv w:val="1"/>
      <w:marLeft w:val="0"/>
      <w:marRight w:val="0"/>
      <w:marTop w:val="0"/>
      <w:marBottom w:val="0"/>
      <w:divBdr>
        <w:top w:val="none" w:sz="0" w:space="0" w:color="auto"/>
        <w:left w:val="none" w:sz="0" w:space="0" w:color="auto"/>
        <w:bottom w:val="none" w:sz="0" w:space="0" w:color="auto"/>
        <w:right w:val="none" w:sz="0" w:space="0" w:color="auto"/>
      </w:divBdr>
    </w:div>
    <w:div w:id="742488025">
      <w:bodyDiv w:val="1"/>
      <w:marLeft w:val="0"/>
      <w:marRight w:val="0"/>
      <w:marTop w:val="0"/>
      <w:marBottom w:val="0"/>
      <w:divBdr>
        <w:top w:val="none" w:sz="0" w:space="0" w:color="auto"/>
        <w:left w:val="none" w:sz="0" w:space="0" w:color="auto"/>
        <w:bottom w:val="none" w:sz="0" w:space="0" w:color="auto"/>
        <w:right w:val="none" w:sz="0" w:space="0" w:color="auto"/>
      </w:divBdr>
    </w:div>
    <w:div w:id="742803018">
      <w:bodyDiv w:val="1"/>
      <w:marLeft w:val="0"/>
      <w:marRight w:val="0"/>
      <w:marTop w:val="0"/>
      <w:marBottom w:val="0"/>
      <w:divBdr>
        <w:top w:val="none" w:sz="0" w:space="0" w:color="auto"/>
        <w:left w:val="none" w:sz="0" w:space="0" w:color="auto"/>
        <w:bottom w:val="none" w:sz="0" w:space="0" w:color="auto"/>
        <w:right w:val="none" w:sz="0" w:space="0" w:color="auto"/>
      </w:divBdr>
    </w:div>
    <w:div w:id="751199109">
      <w:bodyDiv w:val="1"/>
      <w:marLeft w:val="0"/>
      <w:marRight w:val="0"/>
      <w:marTop w:val="0"/>
      <w:marBottom w:val="0"/>
      <w:divBdr>
        <w:top w:val="none" w:sz="0" w:space="0" w:color="auto"/>
        <w:left w:val="none" w:sz="0" w:space="0" w:color="auto"/>
        <w:bottom w:val="none" w:sz="0" w:space="0" w:color="auto"/>
        <w:right w:val="none" w:sz="0" w:space="0" w:color="auto"/>
      </w:divBdr>
    </w:div>
    <w:div w:id="754086556">
      <w:bodyDiv w:val="1"/>
      <w:marLeft w:val="0"/>
      <w:marRight w:val="0"/>
      <w:marTop w:val="0"/>
      <w:marBottom w:val="0"/>
      <w:divBdr>
        <w:top w:val="none" w:sz="0" w:space="0" w:color="auto"/>
        <w:left w:val="none" w:sz="0" w:space="0" w:color="auto"/>
        <w:bottom w:val="none" w:sz="0" w:space="0" w:color="auto"/>
        <w:right w:val="none" w:sz="0" w:space="0" w:color="auto"/>
      </w:divBdr>
    </w:div>
    <w:div w:id="756443067">
      <w:bodyDiv w:val="1"/>
      <w:marLeft w:val="0"/>
      <w:marRight w:val="0"/>
      <w:marTop w:val="0"/>
      <w:marBottom w:val="0"/>
      <w:divBdr>
        <w:top w:val="none" w:sz="0" w:space="0" w:color="auto"/>
        <w:left w:val="none" w:sz="0" w:space="0" w:color="auto"/>
        <w:bottom w:val="none" w:sz="0" w:space="0" w:color="auto"/>
        <w:right w:val="none" w:sz="0" w:space="0" w:color="auto"/>
      </w:divBdr>
    </w:div>
    <w:div w:id="757478498">
      <w:bodyDiv w:val="1"/>
      <w:marLeft w:val="0"/>
      <w:marRight w:val="0"/>
      <w:marTop w:val="0"/>
      <w:marBottom w:val="0"/>
      <w:divBdr>
        <w:top w:val="none" w:sz="0" w:space="0" w:color="auto"/>
        <w:left w:val="none" w:sz="0" w:space="0" w:color="auto"/>
        <w:bottom w:val="none" w:sz="0" w:space="0" w:color="auto"/>
        <w:right w:val="none" w:sz="0" w:space="0" w:color="auto"/>
      </w:divBdr>
    </w:div>
    <w:div w:id="761294633">
      <w:bodyDiv w:val="1"/>
      <w:marLeft w:val="0"/>
      <w:marRight w:val="0"/>
      <w:marTop w:val="0"/>
      <w:marBottom w:val="0"/>
      <w:divBdr>
        <w:top w:val="none" w:sz="0" w:space="0" w:color="auto"/>
        <w:left w:val="none" w:sz="0" w:space="0" w:color="auto"/>
        <w:bottom w:val="none" w:sz="0" w:space="0" w:color="auto"/>
        <w:right w:val="none" w:sz="0" w:space="0" w:color="auto"/>
      </w:divBdr>
    </w:div>
    <w:div w:id="761339174">
      <w:bodyDiv w:val="1"/>
      <w:marLeft w:val="0"/>
      <w:marRight w:val="0"/>
      <w:marTop w:val="0"/>
      <w:marBottom w:val="0"/>
      <w:divBdr>
        <w:top w:val="none" w:sz="0" w:space="0" w:color="auto"/>
        <w:left w:val="none" w:sz="0" w:space="0" w:color="auto"/>
        <w:bottom w:val="none" w:sz="0" w:space="0" w:color="auto"/>
        <w:right w:val="none" w:sz="0" w:space="0" w:color="auto"/>
      </w:divBdr>
    </w:div>
    <w:div w:id="766925931">
      <w:bodyDiv w:val="1"/>
      <w:marLeft w:val="0"/>
      <w:marRight w:val="0"/>
      <w:marTop w:val="0"/>
      <w:marBottom w:val="0"/>
      <w:divBdr>
        <w:top w:val="none" w:sz="0" w:space="0" w:color="auto"/>
        <w:left w:val="none" w:sz="0" w:space="0" w:color="auto"/>
        <w:bottom w:val="none" w:sz="0" w:space="0" w:color="auto"/>
        <w:right w:val="none" w:sz="0" w:space="0" w:color="auto"/>
      </w:divBdr>
    </w:div>
    <w:div w:id="768820417">
      <w:bodyDiv w:val="1"/>
      <w:marLeft w:val="0"/>
      <w:marRight w:val="0"/>
      <w:marTop w:val="0"/>
      <w:marBottom w:val="0"/>
      <w:divBdr>
        <w:top w:val="none" w:sz="0" w:space="0" w:color="auto"/>
        <w:left w:val="none" w:sz="0" w:space="0" w:color="auto"/>
        <w:bottom w:val="none" w:sz="0" w:space="0" w:color="auto"/>
        <w:right w:val="none" w:sz="0" w:space="0" w:color="auto"/>
      </w:divBdr>
    </w:div>
    <w:div w:id="779839973">
      <w:bodyDiv w:val="1"/>
      <w:marLeft w:val="0"/>
      <w:marRight w:val="0"/>
      <w:marTop w:val="0"/>
      <w:marBottom w:val="0"/>
      <w:divBdr>
        <w:top w:val="none" w:sz="0" w:space="0" w:color="auto"/>
        <w:left w:val="none" w:sz="0" w:space="0" w:color="auto"/>
        <w:bottom w:val="none" w:sz="0" w:space="0" w:color="auto"/>
        <w:right w:val="none" w:sz="0" w:space="0" w:color="auto"/>
      </w:divBdr>
    </w:div>
    <w:div w:id="789858285">
      <w:bodyDiv w:val="1"/>
      <w:marLeft w:val="0"/>
      <w:marRight w:val="0"/>
      <w:marTop w:val="0"/>
      <w:marBottom w:val="0"/>
      <w:divBdr>
        <w:top w:val="none" w:sz="0" w:space="0" w:color="auto"/>
        <w:left w:val="none" w:sz="0" w:space="0" w:color="auto"/>
        <w:bottom w:val="none" w:sz="0" w:space="0" w:color="auto"/>
        <w:right w:val="none" w:sz="0" w:space="0" w:color="auto"/>
      </w:divBdr>
    </w:div>
    <w:div w:id="791443719">
      <w:bodyDiv w:val="1"/>
      <w:marLeft w:val="0"/>
      <w:marRight w:val="0"/>
      <w:marTop w:val="0"/>
      <w:marBottom w:val="0"/>
      <w:divBdr>
        <w:top w:val="none" w:sz="0" w:space="0" w:color="auto"/>
        <w:left w:val="none" w:sz="0" w:space="0" w:color="auto"/>
        <w:bottom w:val="none" w:sz="0" w:space="0" w:color="auto"/>
        <w:right w:val="none" w:sz="0" w:space="0" w:color="auto"/>
      </w:divBdr>
    </w:div>
    <w:div w:id="791628872">
      <w:bodyDiv w:val="1"/>
      <w:marLeft w:val="0"/>
      <w:marRight w:val="0"/>
      <w:marTop w:val="0"/>
      <w:marBottom w:val="0"/>
      <w:divBdr>
        <w:top w:val="none" w:sz="0" w:space="0" w:color="auto"/>
        <w:left w:val="none" w:sz="0" w:space="0" w:color="auto"/>
        <w:bottom w:val="none" w:sz="0" w:space="0" w:color="auto"/>
        <w:right w:val="none" w:sz="0" w:space="0" w:color="auto"/>
      </w:divBdr>
    </w:div>
    <w:div w:id="794368059">
      <w:bodyDiv w:val="1"/>
      <w:marLeft w:val="0"/>
      <w:marRight w:val="0"/>
      <w:marTop w:val="0"/>
      <w:marBottom w:val="0"/>
      <w:divBdr>
        <w:top w:val="none" w:sz="0" w:space="0" w:color="auto"/>
        <w:left w:val="none" w:sz="0" w:space="0" w:color="auto"/>
        <w:bottom w:val="none" w:sz="0" w:space="0" w:color="auto"/>
        <w:right w:val="none" w:sz="0" w:space="0" w:color="auto"/>
      </w:divBdr>
    </w:div>
    <w:div w:id="794835908">
      <w:bodyDiv w:val="1"/>
      <w:marLeft w:val="0"/>
      <w:marRight w:val="0"/>
      <w:marTop w:val="0"/>
      <w:marBottom w:val="0"/>
      <w:divBdr>
        <w:top w:val="none" w:sz="0" w:space="0" w:color="auto"/>
        <w:left w:val="none" w:sz="0" w:space="0" w:color="auto"/>
        <w:bottom w:val="none" w:sz="0" w:space="0" w:color="auto"/>
        <w:right w:val="none" w:sz="0" w:space="0" w:color="auto"/>
      </w:divBdr>
    </w:div>
    <w:div w:id="799498671">
      <w:bodyDiv w:val="1"/>
      <w:marLeft w:val="0"/>
      <w:marRight w:val="0"/>
      <w:marTop w:val="0"/>
      <w:marBottom w:val="0"/>
      <w:divBdr>
        <w:top w:val="none" w:sz="0" w:space="0" w:color="auto"/>
        <w:left w:val="none" w:sz="0" w:space="0" w:color="auto"/>
        <w:bottom w:val="none" w:sz="0" w:space="0" w:color="auto"/>
        <w:right w:val="none" w:sz="0" w:space="0" w:color="auto"/>
      </w:divBdr>
    </w:div>
    <w:div w:id="801577632">
      <w:bodyDiv w:val="1"/>
      <w:marLeft w:val="0"/>
      <w:marRight w:val="0"/>
      <w:marTop w:val="0"/>
      <w:marBottom w:val="0"/>
      <w:divBdr>
        <w:top w:val="none" w:sz="0" w:space="0" w:color="auto"/>
        <w:left w:val="none" w:sz="0" w:space="0" w:color="auto"/>
        <w:bottom w:val="none" w:sz="0" w:space="0" w:color="auto"/>
        <w:right w:val="none" w:sz="0" w:space="0" w:color="auto"/>
      </w:divBdr>
    </w:div>
    <w:div w:id="809905036">
      <w:bodyDiv w:val="1"/>
      <w:marLeft w:val="0"/>
      <w:marRight w:val="0"/>
      <w:marTop w:val="0"/>
      <w:marBottom w:val="0"/>
      <w:divBdr>
        <w:top w:val="none" w:sz="0" w:space="0" w:color="auto"/>
        <w:left w:val="none" w:sz="0" w:space="0" w:color="auto"/>
        <w:bottom w:val="none" w:sz="0" w:space="0" w:color="auto"/>
        <w:right w:val="none" w:sz="0" w:space="0" w:color="auto"/>
      </w:divBdr>
    </w:div>
    <w:div w:id="811826956">
      <w:bodyDiv w:val="1"/>
      <w:marLeft w:val="0"/>
      <w:marRight w:val="0"/>
      <w:marTop w:val="0"/>
      <w:marBottom w:val="0"/>
      <w:divBdr>
        <w:top w:val="none" w:sz="0" w:space="0" w:color="auto"/>
        <w:left w:val="none" w:sz="0" w:space="0" w:color="auto"/>
        <w:bottom w:val="none" w:sz="0" w:space="0" w:color="auto"/>
        <w:right w:val="none" w:sz="0" w:space="0" w:color="auto"/>
      </w:divBdr>
    </w:div>
    <w:div w:id="816646655">
      <w:bodyDiv w:val="1"/>
      <w:marLeft w:val="0"/>
      <w:marRight w:val="0"/>
      <w:marTop w:val="0"/>
      <w:marBottom w:val="0"/>
      <w:divBdr>
        <w:top w:val="none" w:sz="0" w:space="0" w:color="auto"/>
        <w:left w:val="none" w:sz="0" w:space="0" w:color="auto"/>
        <w:bottom w:val="none" w:sz="0" w:space="0" w:color="auto"/>
        <w:right w:val="none" w:sz="0" w:space="0" w:color="auto"/>
      </w:divBdr>
    </w:div>
    <w:div w:id="820269343">
      <w:bodyDiv w:val="1"/>
      <w:marLeft w:val="0"/>
      <w:marRight w:val="0"/>
      <w:marTop w:val="0"/>
      <w:marBottom w:val="0"/>
      <w:divBdr>
        <w:top w:val="none" w:sz="0" w:space="0" w:color="auto"/>
        <w:left w:val="none" w:sz="0" w:space="0" w:color="auto"/>
        <w:bottom w:val="none" w:sz="0" w:space="0" w:color="auto"/>
        <w:right w:val="none" w:sz="0" w:space="0" w:color="auto"/>
      </w:divBdr>
    </w:div>
    <w:div w:id="820659068">
      <w:bodyDiv w:val="1"/>
      <w:marLeft w:val="0"/>
      <w:marRight w:val="0"/>
      <w:marTop w:val="0"/>
      <w:marBottom w:val="0"/>
      <w:divBdr>
        <w:top w:val="none" w:sz="0" w:space="0" w:color="auto"/>
        <w:left w:val="none" w:sz="0" w:space="0" w:color="auto"/>
        <w:bottom w:val="none" w:sz="0" w:space="0" w:color="auto"/>
        <w:right w:val="none" w:sz="0" w:space="0" w:color="auto"/>
      </w:divBdr>
    </w:div>
    <w:div w:id="821045115">
      <w:bodyDiv w:val="1"/>
      <w:marLeft w:val="0"/>
      <w:marRight w:val="0"/>
      <w:marTop w:val="0"/>
      <w:marBottom w:val="0"/>
      <w:divBdr>
        <w:top w:val="none" w:sz="0" w:space="0" w:color="auto"/>
        <w:left w:val="none" w:sz="0" w:space="0" w:color="auto"/>
        <w:bottom w:val="none" w:sz="0" w:space="0" w:color="auto"/>
        <w:right w:val="none" w:sz="0" w:space="0" w:color="auto"/>
      </w:divBdr>
    </w:div>
    <w:div w:id="823666891">
      <w:bodyDiv w:val="1"/>
      <w:marLeft w:val="0"/>
      <w:marRight w:val="0"/>
      <w:marTop w:val="0"/>
      <w:marBottom w:val="0"/>
      <w:divBdr>
        <w:top w:val="none" w:sz="0" w:space="0" w:color="auto"/>
        <w:left w:val="none" w:sz="0" w:space="0" w:color="auto"/>
        <w:bottom w:val="none" w:sz="0" w:space="0" w:color="auto"/>
        <w:right w:val="none" w:sz="0" w:space="0" w:color="auto"/>
      </w:divBdr>
    </w:div>
    <w:div w:id="825508706">
      <w:bodyDiv w:val="1"/>
      <w:marLeft w:val="0"/>
      <w:marRight w:val="0"/>
      <w:marTop w:val="0"/>
      <w:marBottom w:val="0"/>
      <w:divBdr>
        <w:top w:val="none" w:sz="0" w:space="0" w:color="auto"/>
        <w:left w:val="none" w:sz="0" w:space="0" w:color="auto"/>
        <w:bottom w:val="none" w:sz="0" w:space="0" w:color="auto"/>
        <w:right w:val="none" w:sz="0" w:space="0" w:color="auto"/>
      </w:divBdr>
    </w:div>
    <w:div w:id="826358743">
      <w:bodyDiv w:val="1"/>
      <w:marLeft w:val="0"/>
      <w:marRight w:val="0"/>
      <w:marTop w:val="0"/>
      <w:marBottom w:val="0"/>
      <w:divBdr>
        <w:top w:val="none" w:sz="0" w:space="0" w:color="auto"/>
        <w:left w:val="none" w:sz="0" w:space="0" w:color="auto"/>
        <w:bottom w:val="none" w:sz="0" w:space="0" w:color="auto"/>
        <w:right w:val="none" w:sz="0" w:space="0" w:color="auto"/>
      </w:divBdr>
    </w:div>
    <w:div w:id="833305875">
      <w:bodyDiv w:val="1"/>
      <w:marLeft w:val="0"/>
      <w:marRight w:val="0"/>
      <w:marTop w:val="0"/>
      <w:marBottom w:val="0"/>
      <w:divBdr>
        <w:top w:val="none" w:sz="0" w:space="0" w:color="auto"/>
        <w:left w:val="none" w:sz="0" w:space="0" w:color="auto"/>
        <w:bottom w:val="none" w:sz="0" w:space="0" w:color="auto"/>
        <w:right w:val="none" w:sz="0" w:space="0" w:color="auto"/>
      </w:divBdr>
    </w:div>
    <w:div w:id="834347637">
      <w:bodyDiv w:val="1"/>
      <w:marLeft w:val="0"/>
      <w:marRight w:val="0"/>
      <w:marTop w:val="0"/>
      <w:marBottom w:val="0"/>
      <w:divBdr>
        <w:top w:val="none" w:sz="0" w:space="0" w:color="auto"/>
        <w:left w:val="none" w:sz="0" w:space="0" w:color="auto"/>
        <w:bottom w:val="none" w:sz="0" w:space="0" w:color="auto"/>
        <w:right w:val="none" w:sz="0" w:space="0" w:color="auto"/>
      </w:divBdr>
    </w:div>
    <w:div w:id="836387594">
      <w:bodyDiv w:val="1"/>
      <w:marLeft w:val="0"/>
      <w:marRight w:val="0"/>
      <w:marTop w:val="0"/>
      <w:marBottom w:val="0"/>
      <w:divBdr>
        <w:top w:val="none" w:sz="0" w:space="0" w:color="auto"/>
        <w:left w:val="none" w:sz="0" w:space="0" w:color="auto"/>
        <w:bottom w:val="none" w:sz="0" w:space="0" w:color="auto"/>
        <w:right w:val="none" w:sz="0" w:space="0" w:color="auto"/>
      </w:divBdr>
    </w:div>
    <w:div w:id="840781232">
      <w:bodyDiv w:val="1"/>
      <w:marLeft w:val="0"/>
      <w:marRight w:val="0"/>
      <w:marTop w:val="0"/>
      <w:marBottom w:val="0"/>
      <w:divBdr>
        <w:top w:val="none" w:sz="0" w:space="0" w:color="auto"/>
        <w:left w:val="none" w:sz="0" w:space="0" w:color="auto"/>
        <w:bottom w:val="none" w:sz="0" w:space="0" w:color="auto"/>
        <w:right w:val="none" w:sz="0" w:space="0" w:color="auto"/>
      </w:divBdr>
    </w:div>
    <w:div w:id="853153750">
      <w:bodyDiv w:val="1"/>
      <w:marLeft w:val="0"/>
      <w:marRight w:val="0"/>
      <w:marTop w:val="0"/>
      <w:marBottom w:val="0"/>
      <w:divBdr>
        <w:top w:val="none" w:sz="0" w:space="0" w:color="auto"/>
        <w:left w:val="none" w:sz="0" w:space="0" w:color="auto"/>
        <w:bottom w:val="none" w:sz="0" w:space="0" w:color="auto"/>
        <w:right w:val="none" w:sz="0" w:space="0" w:color="auto"/>
      </w:divBdr>
    </w:div>
    <w:div w:id="859512704">
      <w:bodyDiv w:val="1"/>
      <w:marLeft w:val="0"/>
      <w:marRight w:val="0"/>
      <w:marTop w:val="0"/>
      <w:marBottom w:val="0"/>
      <w:divBdr>
        <w:top w:val="none" w:sz="0" w:space="0" w:color="auto"/>
        <w:left w:val="none" w:sz="0" w:space="0" w:color="auto"/>
        <w:bottom w:val="none" w:sz="0" w:space="0" w:color="auto"/>
        <w:right w:val="none" w:sz="0" w:space="0" w:color="auto"/>
      </w:divBdr>
    </w:div>
    <w:div w:id="859664783">
      <w:bodyDiv w:val="1"/>
      <w:marLeft w:val="0"/>
      <w:marRight w:val="0"/>
      <w:marTop w:val="0"/>
      <w:marBottom w:val="0"/>
      <w:divBdr>
        <w:top w:val="none" w:sz="0" w:space="0" w:color="auto"/>
        <w:left w:val="none" w:sz="0" w:space="0" w:color="auto"/>
        <w:bottom w:val="none" w:sz="0" w:space="0" w:color="auto"/>
        <w:right w:val="none" w:sz="0" w:space="0" w:color="auto"/>
      </w:divBdr>
    </w:div>
    <w:div w:id="863060213">
      <w:bodyDiv w:val="1"/>
      <w:marLeft w:val="0"/>
      <w:marRight w:val="0"/>
      <w:marTop w:val="0"/>
      <w:marBottom w:val="0"/>
      <w:divBdr>
        <w:top w:val="none" w:sz="0" w:space="0" w:color="auto"/>
        <w:left w:val="none" w:sz="0" w:space="0" w:color="auto"/>
        <w:bottom w:val="none" w:sz="0" w:space="0" w:color="auto"/>
        <w:right w:val="none" w:sz="0" w:space="0" w:color="auto"/>
      </w:divBdr>
    </w:div>
    <w:div w:id="863328639">
      <w:bodyDiv w:val="1"/>
      <w:marLeft w:val="0"/>
      <w:marRight w:val="0"/>
      <w:marTop w:val="0"/>
      <w:marBottom w:val="0"/>
      <w:divBdr>
        <w:top w:val="none" w:sz="0" w:space="0" w:color="auto"/>
        <w:left w:val="none" w:sz="0" w:space="0" w:color="auto"/>
        <w:bottom w:val="none" w:sz="0" w:space="0" w:color="auto"/>
        <w:right w:val="none" w:sz="0" w:space="0" w:color="auto"/>
      </w:divBdr>
    </w:div>
    <w:div w:id="887573933">
      <w:bodyDiv w:val="1"/>
      <w:marLeft w:val="0"/>
      <w:marRight w:val="0"/>
      <w:marTop w:val="0"/>
      <w:marBottom w:val="0"/>
      <w:divBdr>
        <w:top w:val="none" w:sz="0" w:space="0" w:color="auto"/>
        <w:left w:val="none" w:sz="0" w:space="0" w:color="auto"/>
        <w:bottom w:val="none" w:sz="0" w:space="0" w:color="auto"/>
        <w:right w:val="none" w:sz="0" w:space="0" w:color="auto"/>
      </w:divBdr>
    </w:div>
    <w:div w:id="889463744">
      <w:bodyDiv w:val="1"/>
      <w:marLeft w:val="0"/>
      <w:marRight w:val="0"/>
      <w:marTop w:val="0"/>
      <w:marBottom w:val="0"/>
      <w:divBdr>
        <w:top w:val="none" w:sz="0" w:space="0" w:color="auto"/>
        <w:left w:val="none" w:sz="0" w:space="0" w:color="auto"/>
        <w:bottom w:val="none" w:sz="0" w:space="0" w:color="auto"/>
        <w:right w:val="none" w:sz="0" w:space="0" w:color="auto"/>
      </w:divBdr>
    </w:div>
    <w:div w:id="897397848">
      <w:bodyDiv w:val="1"/>
      <w:marLeft w:val="0"/>
      <w:marRight w:val="0"/>
      <w:marTop w:val="0"/>
      <w:marBottom w:val="0"/>
      <w:divBdr>
        <w:top w:val="none" w:sz="0" w:space="0" w:color="auto"/>
        <w:left w:val="none" w:sz="0" w:space="0" w:color="auto"/>
        <w:bottom w:val="none" w:sz="0" w:space="0" w:color="auto"/>
        <w:right w:val="none" w:sz="0" w:space="0" w:color="auto"/>
      </w:divBdr>
    </w:div>
    <w:div w:id="897399157">
      <w:bodyDiv w:val="1"/>
      <w:marLeft w:val="0"/>
      <w:marRight w:val="0"/>
      <w:marTop w:val="0"/>
      <w:marBottom w:val="0"/>
      <w:divBdr>
        <w:top w:val="none" w:sz="0" w:space="0" w:color="auto"/>
        <w:left w:val="none" w:sz="0" w:space="0" w:color="auto"/>
        <w:bottom w:val="none" w:sz="0" w:space="0" w:color="auto"/>
        <w:right w:val="none" w:sz="0" w:space="0" w:color="auto"/>
      </w:divBdr>
    </w:div>
    <w:div w:id="906764992">
      <w:bodyDiv w:val="1"/>
      <w:marLeft w:val="0"/>
      <w:marRight w:val="0"/>
      <w:marTop w:val="0"/>
      <w:marBottom w:val="0"/>
      <w:divBdr>
        <w:top w:val="none" w:sz="0" w:space="0" w:color="auto"/>
        <w:left w:val="none" w:sz="0" w:space="0" w:color="auto"/>
        <w:bottom w:val="none" w:sz="0" w:space="0" w:color="auto"/>
        <w:right w:val="none" w:sz="0" w:space="0" w:color="auto"/>
      </w:divBdr>
    </w:div>
    <w:div w:id="912399525">
      <w:bodyDiv w:val="1"/>
      <w:marLeft w:val="0"/>
      <w:marRight w:val="0"/>
      <w:marTop w:val="0"/>
      <w:marBottom w:val="0"/>
      <w:divBdr>
        <w:top w:val="none" w:sz="0" w:space="0" w:color="auto"/>
        <w:left w:val="none" w:sz="0" w:space="0" w:color="auto"/>
        <w:bottom w:val="none" w:sz="0" w:space="0" w:color="auto"/>
        <w:right w:val="none" w:sz="0" w:space="0" w:color="auto"/>
      </w:divBdr>
    </w:div>
    <w:div w:id="913583910">
      <w:bodyDiv w:val="1"/>
      <w:marLeft w:val="0"/>
      <w:marRight w:val="0"/>
      <w:marTop w:val="0"/>
      <w:marBottom w:val="0"/>
      <w:divBdr>
        <w:top w:val="none" w:sz="0" w:space="0" w:color="auto"/>
        <w:left w:val="none" w:sz="0" w:space="0" w:color="auto"/>
        <w:bottom w:val="none" w:sz="0" w:space="0" w:color="auto"/>
        <w:right w:val="none" w:sz="0" w:space="0" w:color="auto"/>
      </w:divBdr>
    </w:div>
    <w:div w:id="927232739">
      <w:bodyDiv w:val="1"/>
      <w:marLeft w:val="0"/>
      <w:marRight w:val="0"/>
      <w:marTop w:val="0"/>
      <w:marBottom w:val="0"/>
      <w:divBdr>
        <w:top w:val="none" w:sz="0" w:space="0" w:color="auto"/>
        <w:left w:val="none" w:sz="0" w:space="0" w:color="auto"/>
        <w:bottom w:val="none" w:sz="0" w:space="0" w:color="auto"/>
        <w:right w:val="none" w:sz="0" w:space="0" w:color="auto"/>
      </w:divBdr>
    </w:div>
    <w:div w:id="928079692">
      <w:bodyDiv w:val="1"/>
      <w:marLeft w:val="0"/>
      <w:marRight w:val="0"/>
      <w:marTop w:val="0"/>
      <w:marBottom w:val="0"/>
      <w:divBdr>
        <w:top w:val="none" w:sz="0" w:space="0" w:color="auto"/>
        <w:left w:val="none" w:sz="0" w:space="0" w:color="auto"/>
        <w:bottom w:val="none" w:sz="0" w:space="0" w:color="auto"/>
        <w:right w:val="none" w:sz="0" w:space="0" w:color="auto"/>
      </w:divBdr>
    </w:div>
    <w:div w:id="930434559">
      <w:bodyDiv w:val="1"/>
      <w:marLeft w:val="0"/>
      <w:marRight w:val="0"/>
      <w:marTop w:val="0"/>
      <w:marBottom w:val="0"/>
      <w:divBdr>
        <w:top w:val="none" w:sz="0" w:space="0" w:color="auto"/>
        <w:left w:val="none" w:sz="0" w:space="0" w:color="auto"/>
        <w:bottom w:val="none" w:sz="0" w:space="0" w:color="auto"/>
        <w:right w:val="none" w:sz="0" w:space="0" w:color="auto"/>
      </w:divBdr>
    </w:div>
    <w:div w:id="931202131">
      <w:bodyDiv w:val="1"/>
      <w:marLeft w:val="0"/>
      <w:marRight w:val="0"/>
      <w:marTop w:val="0"/>
      <w:marBottom w:val="0"/>
      <w:divBdr>
        <w:top w:val="none" w:sz="0" w:space="0" w:color="auto"/>
        <w:left w:val="none" w:sz="0" w:space="0" w:color="auto"/>
        <w:bottom w:val="none" w:sz="0" w:space="0" w:color="auto"/>
        <w:right w:val="none" w:sz="0" w:space="0" w:color="auto"/>
      </w:divBdr>
    </w:div>
    <w:div w:id="931742952">
      <w:bodyDiv w:val="1"/>
      <w:marLeft w:val="0"/>
      <w:marRight w:val="0"/>
      <w:marTop w:val="0"/>
      <w:marBottom w:val="0"/>
      <w:divBdr>
        <w:top w:val="none" w:sz="0" w:space="0" w:color="auto"/>
        <w:left w:val="none" w:sz="0" w:space="0" w:color="auto"/>
        <w:bottom w:val="none" w:sz="0" w:space="0" w:color="auto"/>
        <w:right w:val="none" w:sz="0" w:space="0" w:color="auto"/>
      </w:divBdr>
    </w:div>
    <w:div w:id="935863530">
      <w:bodyDiv w:val="1"/>
      <w:marLeft w:val="0"/>
      <w:marRight w:val="0"/>
      <w:marTop w:val="0"/>
      <w:marBottom w:val="0"/>
      <w:divBdr>
        <w:top w:val="none" w:sz="0" w:space="0" w:color="auto"/>
        <w:left w:val="none" w:sz="0" w:space="0" w:color="auto"/>
        <w:bottom w:val="none" w:sz="0" w:space="0" w:color="auto"/>
        <w:right w:val="none" w:sz="0" w:space="0" w:color="auto"/>
      </w:divBdr>
    </w:div>
    <w:div w:id="937561602">
      <w:bodyDiv w:val="1"/>
      <w:marLeft w:val="0"/>
      <w:marRight w:val="0"/>
      <w:marTop w:val="0"/>
      <w:marBottom w:val="0"/>
      <w:divBdr>
        <w:top w:val="none" w:sz="0" w:space="0" w:color="auto"/>
        <w:left w:val="none" w:sz="0" w:space="0" w:color="auto"/>
        <w:bottom w:val="none" w:sz="0" w:space="0" w:color="auto"/>
        <w:right w:val="none" w:sz="0" w:space="0" w:color="auto"/>
      </w:divBdr>
    </w:div>
    <w:div w:id="939991643">
      <w:bodyDiv w:val="1"/>
      <w:marLeft w:val="0"/>
      <w:marRight w:val="0"/>
      <w:marTop w:val="0"/>
      <w:marBottom w:val="0"/>
      <w:divBdr>
        <w:top w:val="none" w:sz="0" w:space="0" w:color="auto"/>
        <w:left w:val="none" w:sz="0" w:space="0" w:color="auto"/>
        <w:bottom w:val="none" w:sz="0" w:space="0" w:color="auto"/>
        <w:right w:val="none" w:sz="0" w:space="0" w:color="auto"/>
      </w:divBdr>
    </w:div>
    <w:div w:id="944455997">
      <w:bodyDiv w:val="1"/>
      <w:marLeft w:val="0"/>
      <w:marRight w:val="0"/>
      <w:marTop w:val="0"/>
      <w:marBottom w:val="0"/>
      <w:divBdr>
        <w:top w:val="none" w:sz="0" w:space="0" w:color="auto"/>
        <w:left w:val="none" w:sz="0" w:space="0" w:color="auto"/>
        <w:bottom w:val="none" w:sz="0" w:space="0" w:color="auto"/>
        <w:right w:val="none" w:sz="0" w:space="0" w:color="auto"/>
      </w:divBdr>
    </w:div>
    <w:div w:id="950740741">
      <w:bodyDiv w:val="1"/>
      <w:marLeft w:val="0"/>
      <w:marRight w:val="0"/>
      <w:marTop w:val="0"/>
      <w:marBottom w:val="0"/>
      <w:divBdr>
        <w:top w:val="none" w:sz="0" w:space="0" w:color="auto"/>
        <w:left w:val="none" w:sz="0" w:space="0" w:color="auto"/>
        <w:bottom w:val="none" w:sz="0" w:space="0" w:color="auto"/>
        <w:right w:val="none" w:sz="0" w:space="0" w:color="auto"/>
      </w:divBdr>
    </w:div>
    <w:div w:id="951670270">
      <w:bodyDiv w:val="1"/>
      <w:marLeft w:val="0"/>
      <w:marRight w:val="0"/>
      <w:marTop w:val="0"/>
      <w:marBottom w:val="0"/>
      <w:divBdr>
        <w:top w:val="none" w:sz="0" w:space="0" w:color="auto"/>
        <w:left w:val="none" w:sz="0" w:space="0" w:color="auto"/>
        <w:bottom w:val="none" w:sz="0" w:space="0" w:color="auto"/>
        <w:right w:val="none" w:sz="0" w:space="0" w:color="auto"/>
      </w:divBdr>
    </w:div>
    <w:div w:id="953052565">
      <w:bodyDiv w:val="1"/>
      <w:marLeft w:val="0"/>
      <w:marRight w:val="0"/>
      <w:marTop w:val="0"/>
      <w:marBottom w:val="0"/>
      <w:divBdr>
        <w:top w:val="none" w:sz="0" w:space="0" w:color="auto"/>
        <w:left w:val="none" w:sz="0" w:space="0" w:color="auto"/>
        <w:bottom w:val="none" w:sz="0" w:space="0" w:color="auto"/>
        <w:right w:val="none" w:sz="0" w:space="0" w:color="auto"/>
      </w:divBdr>
    </w:div>
    <w:div w:id="954169641">
      <w:bodyDiv w:val="1"/>
      <w:marLeft w:val="0"/>
      <w:marRight w:val="0"/>
      <w:marTop w:val="0"/>
      <w:marBottom w:val="0"/>
      <w:divBdr>
        <w:top w:val="none" w:sz="0" w:space="0" w:color="auto"/>
        <w:left w:val="none" w:sz="0" w:space="0" w:color="auto"/>
        <w:bottom w:val="none" w:sz="0" w:space="0" w:color="auto"/>
        <w:right w:val="none" w:sz="0" w:space="0" w:color="auto"/>
      </w:divBdr>
    </w:div>
    <w:div w:id="955022619">
      <w:bodyDiv w:val="1"/>
      <w:marLeft w:val="0"/>
      <w:marRight w:val="0"/>
      <w:marTop w:val="0"/>
      <w:marBottom w:val="0"/>
      <w:divBdr>
        <w:top w:val="none" w:sz="0" w:space="0" w:color="auto"/>
        <w:left w:val="none" w:sz="0" w:space="0" w:color="auto"/>
        <w:bottom w:val="none" w:sz="0" w:space="0" w:color="auto"/>
        <w:right w:val="none" w:sz="0" w:space="0" w:color="auto"/>
      </w:divBdr>
    </w:div>
    <w:div w:id="955327853">
      <w:bodyDiv w:val="1"/>
      <w:marLeft w:val="0"/>
      <w:marRight w:val="0"/>
      <w:marTop w:val="0"/>
      <w:marBottom w:val="0"/>
      <w:divBdr>
        <w:top w:val="none" w:sz="0" w:space="0" w:color="auto"/>
        <w:left w:val="none" w:sz="0" w:space="0" w:color="auto"/>
        <w:bottom w:val="none" w:sz="0" w:space="0" w:color="auto"/>
        <w:right w:val="none" w:sz="0" w:space="0" w:color="auto"/>
      </w:divBdr>
    </w:div>
    <w:div w:id="965548747">
      <w:bodyDiv w:val="1"/>
      <w:marLeft w:val="0"/>
      <w:marRight w:val="0"/>
      <w:marTop w:val="0"/>
      <w:marBottom w:val="0"/>
      <w:divBdr>
        <w:top w:val="none" w:sz="0" w:space="0" w:color="auto"/>
        <w:left w:val="none" w:sz="0" w:space="0" w:color="auto"/>
        <w:bottom w:val="none" w:sz="0" w:space="0" w:color="auto"/>
        <w:right w:val="none" w:sz="0" w:space="0" w:color="auto"/>
      </w:divBdr>
    </w:div>
    <w:div w:id="968247936">
      <w:bodyDiv w:val="1"/>
      <w:marLeft w:val="0"/>
      <w:marRight w:val="0"/>
      <w:marTop w:val="0"/>
      <w:marBottom w:val="0"/>
      <w:divBdr>
        <w:top w:val="none" w:sz="0" w:space="0" w:color="auto"/>
        <w:left w:val="none" w:sz="0" w:space="0" w:color="auto"/>
        <w:bottom w:val="none" w:sz="0" w:space="0" w:color="auto"/>
        <w:right w:val="none" w:sz="0" w:space="0" w:color="auto"/>
      </w:divBdr>
    </w:div>
    <w:div w:id="986862070">
      <w:bodyDiv w:val="1"/>
      <w:marLeft w:val="0"/>
      <w:marRight w:val="0"/>
      <w:marTop w:val="0"/>
      <w:marBottom w:val="0"/>
      <w:divBdr>
        <w:top w:val="none" w:sz="0" w:space="0" w:color="auto"/>
        <w:left w:val="none" w:sz="0" w:space="0" w:color="auto"/>
        <w:bottom w:val="none" w:sz="0" w:space="0" w:color="auto"/>
        <w:right w:val="none" w:sz="0" w:space="0" w:color="auto"/>
      </w:divBdr>
    </w:div>
    <w:div w:id="992681866">
      <w:bodyDiv w:val="1"/>
      <w:marLeft w:val="0"/>
      <w:marRight w:val="0"/>
      <w:marTop w:val="0"/>
      <w:marBottom w:val="0"/>
      <w:divBdr>
        <w:top w:val="none" w:sz="0" w:space="0" w:color="auto"/>
        <w:left w:val="none" w:sz="0" w:space="0" w:color="auto"/>
        <w:bottom w:val="none" w:sz="0" w:space="0" w:color="auto"/>
        <w:right w:val="none" w:sz="0" w:space="0" w:color="auto"/>
      </w:divBdr>
    </w:div>
    <w:div w:id="999187752">
      <w:bodyDiv w:val="1"/>
      <w:marLeft w:val="0"/>
      <w:marRight w:val="0"/>
      <w:marTop w:val="0"/>
      <w:marBottom w:val="0"/>
      <w:divBdr>
        <w:top w:val="none" w:sz="0" w:space="0" w:color="auto"/>
        <w:left w:val="none" w:sz="0" w:space="0" w:color="auto"/>
        <w:bottom w:val="none" w:sz="0" w:space="0" w:color="auto"/>
        <w:right w:val="none" w:sz="0" w:space="0" w:color="auto"/>
      </w:divBdr>
    </w:div>
    <w:div w:id="1001009553">
      <w:bodyDiv w:val="1"/>
      <w:marLeft w:val="0"/>
      <w:marRight w:val="0"/>
      <w:marTop w:val="0"/>
      <w:marBottom w:val="0"/>
      <w:divBdr>
        <w:top w:val="none" w:sz="0" w:space="0" w:color="auto"/>
        <w:left w:val="none" w:sz="0" w:space="0" w:color="auto"/>
        <w:bottom w:val="none" w:sz="0" w:space="0" w:color="auto"/>
        <w:right w:val="none" w:sz="0" w:space="0" w:color="auto"/>
      </w:divBdr>
    </w:div>
    <w:div w:id="1003049422">
      <w:bodyDiv w:val="1"/>
      <w:marLeft w:val="0"/>
      <w:marRight w:val="0"/>
      <w:marTop w:val="0"/>
      <w:marBottom w:val="0"/>
      <w:divBdr>
        <w:top w:val="none" w:sz="0" w:space="0" w:color="auto"/>
        <w:left w:val="none" w:sz="0" w:space="0" w:color="auto"/>
        <w:bottom w:val="none" w:sz="0" w:space="0" w:color="auto"/>
        <w:right w:val="none" w:sz="0" w:space="0" w:color="auto"/>
      </w:divBdr>
    </w:div>
    <w:div w:id="1003893875">
      <w:bodyDiv w:val="1"/>
      <w:marLeft w:val="0"/>
      <w:marRight w:val="0"/>
      <w:marTop w:val="0"/>
      <w:marBottom w:val="0"/>
      <w:divBdr>
        <w:top w:val="none" w:sz="0" w:space="0" w:color="auto"/>
        <w:left w:val="none" w:sz="0" w:space="0" w:color="auto"/>
        <w:bottom w:val="none" w:sz="0" w:space="0" w:color="auto"/>
        <w:right w:val="none" w:sz="0" w:space="0" w:color="auto"/>
      </w:divBdr>
    </w:div>
    <w:div w:id="1011684607">
      <w:bodyDiv w:val="1"/>
      <w:marLeft w:val="0"/>
      <w:marRight w:val="0"/>
      <w:marTop w:val="0"/>
      <w:marBottom w:val="0"/>
      <w:divBdr>
        <w:top w:val="none" w:sz="0" w:space="0" w:color="auto"/>
        <w:left w:val="none" w:sz="0" w:space="0" w:color="auto"/>
        <w:bottom w:val="none" w:sz="0" w:space="0" w:color="auto"/>
        <w:right w:val="none" w:sz="0" w:space="0" w:color="auto"/>
      </w:divBdr>
    </w:div>
    <w:div w:id="1011761909">
      <w:bodyDiv w:val="1"/>
      <w:marLeft w:val="0"/>
      <w:marRight w:val="0"/>
      <w:marTop w:val="0"/>
      <w:marBottom w:val="0"/>
      <w:divBdr>
        <w:top w:val="none" w:sz="0" w:space="0" w:color="auto"/>
        <w:left w:val="none" w:sz="0" w:space="0" w:color="auto"/>
        <w:bottom w:val="none" w:sz="0" w:space="0" w:color="auto"/>
        <w:right w:val="none" w:sz="0" w:space="0" w:color="auto"/>
      </w:divBdr>
    </w:div>
    <w:div w:id="1013074071">
      <w:bodyDiv w:val="1"/>
      <w:marLeft w:val="0"/>
      <w:marRight w:val="0"/>
      <w:marTop w:val="0"/>
      <w:marBottom w:val="0"/>
      <w:divBdr>
        <w:top w:val="none" w:sz="0" w:space="0" w:color="auto"/>
        <w:left w:val="none" w:sz="0" w:space="0" w:color="auto"/>
        <w:bottom w:val="none" w:sz="0" w:space="0" w:color="auto"/>
        <w:right w:val="none" w:sz="0" w:space="0" w:color="auto"/>
      </w:divBdr>
    </w:div>
    <w:div w:id="1013650923">
      <w:bodyDiv w:val="1"/>
      <w:marLeft w:val="0"/>
      <w:marRight w:val="0"/>
      <w:marTop w:val="0"/>
      <w:marBottom w:val="0"/>
      <w:divBdr>
        <w:top w:val="none" w:sz="0" w:space="0" w:color="auto"/>
        <w:left w:val="none" w:sz="0" w:space="0" w:color="auto"/>
        <w:bottom w:val="none" w:sz="0" w:space="0" w:color="auto"/>
        <w:right w:val="none" w:sz="0" w:space="0" w:color="auto"/>
      </w:divBdr>
    </w:div>
    <w:div w:id="1016423141">
      <w:bodyDiv w:val="1"/>
      <w:marLeft w:val="0"/>
      <w:marRight w:val="0"/>
      <w:marTop w:val="0"/>
      <w:marBottom w:val="0"/>
      <w:divBdr>
        <w:top w:val="none" w:sz="0" w:space="0" w:color="auto"/>
        <w:left w:val="none" w:sz="0" w:space="0" w:color="auto"/>
        <w:bottom w:val="none" w:sz="0" w:space="0" w:color="auto"/>
        <w:right w:val="none" w:sz="0" w:space="0" w:color="auto"/>
      </w:divBdr>
    </w:div>
    <w:div w:id="1019620073">
      <w:bodyDiv w:val="1"/>
      <w:marLeft w:val="0"/>
      <w:marRight w:val="0"/>
      <w:marTop w:val="0"/>
      <w:marBottom w:val="0"/>
      <w:divBdr>
        <w:top w:val="none" w:sz="0" w:space="0" w:color="auto"/>
        <w:left w:val="none" w:sz="0" w:space="0" w:color="auto"/>
        <w:bottom w:val="none" w:sz="0" w:space="0" w:color="auto"/>
        <w:right w:val="none" w:sz="0" w:space="0" w:color="auto"/>
      </w:divBdr>
    </w:div>
    <w:div w:id="1022516539">
      <w:bodyDiv w:val="1"/>
      <w:marLeft w:val="0"/>
      <w:marRight w:val="0"/>
      <w:marTop w:val="0"/>
      <w:marBottom w:val="0"/>
      <w:divBdr>
        <w:top w:val="none" w:sz="0" w:space="0" w:color="auto"/>
        <w:left w:val="none" w:sz="0" w:space="0" w:color="auto"/>
        <w:bottom w:val="none" w:sz="0" w:space="0" w:color="auto"/>
        <w:right w:val="none" w:sz="0" w:space="0" w:color="auto"/>
      </w:divBdr>
    </w:div>
    <w:div w:id="1023482224">
      <w:bodyDiv w:val="1"/>
      <w:marLeft w:val="0"/>
      <w:marRight w:val="0"/>
      <w:marTop w:val="0"/>
      <w:marBottom w:val="0"/>
      <w:divBdr>
        <w:top w:val="none" w:sz="0" w:space="0" w:color="auto"/>
        <w:left w:val="none" w:sz="0" w:space="0" w:color="auto"/>
        <w:bottom w:val="none" w:sz="0" w:space="0" w:color="auto"/>
        <w:right w:val="none" w:sz="0" w:space="0" w:color="auto"/>
      </w:divBdr>
    </w:div>
    <w:div w:id="1025591655">
      <w:bodyDiv w:val="1"/>
      <w:marLeft w:val="0"/>
      <w:marRight w:val="0"/>
      <w:marTop w:val="0"/>
      <w:marBottom w:val="0"/>
      <w:divBdr>
        <w:top w:val="none" w:sz="0" w:space="0" w:color="auto"/>
        <w:left w:val="none" w:sz="0" w:space="0" w:color="auto"/>
        <w:bottom w:val="none" w:sz="0" w:space="0" w:color="auto"/>
        <w:right w:val="none" w:sz="0" w:space="0" w:color="auto"/>
      </w:divBdr>
    </w:div>
    <w:div w:id="1031149535">
      <w:bodyDiv w:val="1"/>
      <w:marLeft w:val="0"/>
      <w:marRight w:val="0"/>
      <w:marTop w:val="0"/>
      <w:marBottom w:val="0"/>
      <w:divBdr>
        <w:top w:val="none" w:sz="0" w:space="0" w:color="auto"/>
        <w:left w:val="none" w:sz="0" w:space="0" w:color="auto"/>
        <w:bottom w:val="none" w:sz="0" w:space="0" w:color="auto"/>
        <w:right w:val="none" w:sz="0" w:space="0" w:color="auto"/>
      </w:divBdr>
    </w:div>
    <w:div w:id="1031684337">
      <w:bodyDiv w:val="1"/>
      <w:marLeft w:val="0"/>
      <w:marRight w:val="0"/>
      <w:marTop w:val="0"/>
      <w:marBottom w:val="0"/>
      <w:divBdr>
        <w:top w:val="none" w:sz="0" w:space="0" w:color="auto"/>
        <w:left w:val="none" w:sz="0" w:space="0" w:color="auto"/>
        <w:bottom w:val="none" w:sz="0" w:space="0" w:color="auto"/>
        <w:right w:val="none" w:sz="0" w:space="0" w:color="auto"/>
      </w:divBdr>
    </w:div>
    <w:div w:id="1032262438">
      <w:bodyDiv w:val="1"/>
      <w:marLeft w:val="0"/>
      <w:marRight w:val="0"/>
      <w:marTop w:val="0"/>
      <w:marBottom w:val="0"/>
      <w:divBdr>
        <w:top w:val="none" w:sz="0" w:space="0" w:color="auto"/>
        <w:left w:val="none" w:sz="0" w:space="0" w:color="auto"/>
        <w:bottom w:val="none" w:sz="0" w:space="0" w:color="auto"/>
        <w:right w:val="none" w:sz="0" w:space="0" w:color="auto"/>
      </w:divBdr>
    </w:div>
    <w:div w:id="1032459609">
      <w:bodyDiv w:val="1"/>
      <w:marLeft w:val="0"/>
      <w:marRight w:val="0"/>
      <w:marTop w:val="0"/>
      <w:marBottom w:val="0"/>
      <w:divBdr>
        <w:top w:val="none" w:sz="0" w:space="0" w:color="auto"/>
        <w:left w:val="none" w:sz="0" w:space="0" w:color="auto"/>
        <w:bottom w:val="none" w:sz="0" w:space="0" w:color="auto"/>
        <w:right w:val="none" w:sz="0" w:space="0" w:color="auto"/>
      </w:divBdr>
    </w:div>
    <w:div w:id="1050224313">
      <w:bodyDiv w:val="1"/>
      <w:marLeft w:val="0"/>
      <w:marRight w:val="0"/>
      <w:marTop w:val="0"/>
      <w:marBottom w:val="0"/>
      <w:divBdr>
        <w:top w:val="none" w:sz="0" w:space="0" w:color="auto"/>
        <w:left w:val="none" w:sz="0" w:space="0" w:color="auto"/>
        <w:bottom w:val="none" w:sz="0" w:space="0" w:color="auto"/>
        <w:right w:val="none" w:sz="0" w:space="0" w:color="auto"/>
      </w:divBdr>
    </w:div>
    <w:div w:id="1054431049">
      <w:bodyDiv w:val="1"/>
      <w:marLeft w:val="0"/>
      <w:marRight w:val="0"/>
      <w:marTop w:val="0"/>
      <w:marBottom w:val="0"/>
      <w:divBdr>
        <w:top w:val="none" w:sz="0" w:space="0" w:color="auto"/>
        <w:left w:val="none" w:sz="0" w:space="0" w:color="auto"/>
        <w:bottom w:val="none" w:sz="0" w:space="0" w:color="auto"/>
        <w:right w:val="none" w:sz="0" w:space="0" w:color="auto"/>
      </w:divBdr>
    </w:div>
    <w:div w:id="1056318285">
      <w:bodyDiv w:val="1"/>
      <w:marLeft w:val="0"/>
      <w:marRight w:val="0"/>
      <w:marTop w:val="0"/>
      <w:marBottom w:val="0"/>
      <w:divBdr>
        <w:top w:val="none" w:sz="0" w:space="0" w:color="auto"/>
        <w:left w:val="none" w:sz="0" w:space="0" w:color="auto"/>
        <w:bottom w:val="none" w:sz="0" w:space="0" w:color="auto"/>
        <w:right w:val="none" w:sz="0" w:space="0" w:color="auto"/>
      </w:divBdr>
    </w:div>
    <w:div w:id="1062944162">
      <w:bodyDiv w:val="1"/>
      <w:marLeft w:val="0"/>
      <w:marRight w:val="0"/>
      <w:marTop w:val="0"/>
      <w:marBottom w:val="0"/>
      <w:divBdr>
        <w:top w:val="none" w:sz="0" w:space="0" w:color="auto"/>
        <w:left w:val="none" w:sz="0" w:space="0" w:color="auto"/>
        <w:bottom w:val="none" w:sz="0" w:space="0" w:color="auto"/>
        <w:right w:val="none" w:sz="0" w:space="0" w:color="auto"/>
      </w:divBdr>
    </w:div>
    <w:div w:id="1063411721">
      <w:bodyDiv w:val="1"/>
      <w:marLeft w:val="0"/>
      <w:marRight w:val="0"/>
      <w:marTop w:val="0"/>
      <w:marBottom w:val="0"/>
      <w:divBdr>
        <w:top w:val="none" w:sz="0" w:space="0" w:color="auto"/>
        <w:left w:val="none" w:sz="0" w:space="0" w:color="auto"/>
        <w:bottom w:val="none" w:sz="0" w:space="0" w:color="auto"/>
        <w:right w:val="none" w:sz="0" w:space="0" w:color="auto"/>
      </w:divBdr>
    </w:div>
    <w:div w:id="1065107092">
      <w:bodyDiv w:val="1"/>
      <w:marLeft w:val="0"/>
      <w:marRight w:val="0"/>
      <w:marTop w:val="0"/>
      <w:marBottom w:val="0"/>
      <w:divBdr>
        <w:top w:val="none" w:sz="0" w:space="0" w:color="auto"/>
        <w:left w:val="none" w:sz="0" w:space="0" w:color="auto"/>
        <w:bottom w:val="none" w:sz="0" w:space="0" w:color="auto"/>
        <w:right w:val="none" w:sz="0" w:space="0" w:color="auto"/>
      </w:divBdr>
    </w:div>
    <w:div w:id="1066144828">
      <w:bodyDiv w:val="1"/>
      <w:marLeft w:val="0"/>
      <w:marRight w:val="0"/>
      <w:marTop w:val="0"/>
      <w:marBottom w:val="0"/>
      <w:divBdr>
        <w:top w:val="none" w:sz="0" w:space="0" w:color="auto"/>
        <w:left w:val="none" w:sz="0" w:space="0" w:color="auto"/>
        <w:bottom w:val="none" w:sz="0" w:space="0" w:color="auto"/>
        <w:right w:val="none" w:sz="0" w:space="0" w:color="auto"/>
      </w:divBdr>
    </w:div>
    <w:div w:id="1076786566">
      <w:bodyDiv w:val="1"/>
      <w:marLeft w:val="0"/>
      <w:marRight w:val="0"/>
      <w:marTop w:val="0"/>
      <w:marBottom w:val="0"/>
      <w:divBdr>
        <w:top w:val="none" w:sz="0" w:space="0" w:color="auto"/>
        <w:left w:val="none" w:sz="0" w:space="0" w:color="auto"/>
        <w:bottom w:val="none" w:sz="0" w:space="0" w:color="auto"/>
        <w:right w:val="none" w:sz="0" w:space="0" w:color="auto"/>
      </w:divBdr>
    </w:div>
    <w:div w:id="1079444271">
      <w:bodyDiv w:val="1"/>
      <w:marLeft w:val="0"/>
      <w:marRight w:val="0"/>
      <w:marTop w:val="0"/>
      <w:marBottom w:val="0"/>
      <w:divBdr>
        <w:top w:val="none" w:sz="0" w:space="0" w:color="auto"/>
        <w:left w:val="none" w:sz="0" w:space="0" w:color="auto"/>
        <w:bottom w:val="none" w:sz="0" w:space="0" w:color="auto"/>
        <w:right w:val="none" w:sz="0" w:space="0" w:color="auto"/>
      </w:divBdr>
    </w:div>
    <w:div w:id="1091512470">
      <w:bodyDiv w:val="1"/>
      <w:marLeft w:val="0"/>
      <w:marRight w:val="0"/>
      <w:marTop w:val="0"/>
      <w:marBottom w:val="0"/>
      <w:divBdr>
        <w:top w:val="none" w:sz="0" w:space="0" w:color="auto"/>
        <w:left w:val="none" w:sz="0" w:space="0" w:color="auto"/>
        <w:bottom w:val="none" w:sz="0" w:space="0" w:color="auto"/>
        <w:right w:val="none" w:sz="0" w:space="0" w:color="auto"/>
      </w:divBdr>
    </w:div>
    <w:div w:id="1094059390">
      <w:bodyDiv w:val="1"/>
      <w:marLeft w:val="0"/>
      <w:marRight w:val="0"/>
      <w:marTop w:val="0"/>
      <w:marBottom w:val="0"/>
      <w:divBdr>
        <w:top w:val="none" w:sz="0" w:space="0" w:color="auto"/>
        <w:left w:val="none" w:sz="0" w:space="0" w:color="auto"/>
        <w:bottom w:val="none" w:sz="0" w:space="0" w:color="auto"/>
        <w:right w:val="none" w:sz="0" w:space="0" w:color="auto"/>
      </w:divBdr>
    </w:div>
    <w:div w:id="1095172482">
      <w:bodyDiv w:val="1"/>
      <w:marLeft w:val="0"/>
      <w:marRight w:val="0"/>
      <w:marTop w:val="0"/>
      <w:marBottom w:val="0"/>
      <w:divBdr>
        <w:top w:val="none" w:sz="0" w:space="0" w:color="auto"/>
        <w:left w:val="none" w:sz="0" w:space="0" w:color="auto"/>
        <w:bottom w:val="none" w:sz="0" w:space="0" w:color="auto"/>
        <w:right w:val="none" w:sz="0" w:space="0" w:color="auto"/>
      </w:divBdr>
    </w:div>
    <w:div w:id="1104806385">
      <w:bodyDiv w:val="1"/>
      <w:marLeft w:val="0"/>
      <w:marRight w:val="0"/>
      <w:marTop w:val="0"/>
      <w:marBottom w:val="0"/>
      <w:divBdr>
        <w:top w:val="none" w:sz="0" w:space="0" w:color="auto"/>
        <w:left w:val="none" w:sz="0" w:space="0" w:color="auto"/>
        <w:bottom w:val="none" w:sz="0" w:space="0" w:color="auto"/>
        <w:right w:val="none" w:sz="0" w:space="0" w:color="auto"/>
      </w:divBdr>
    </w:div>
    <w:div w:id="1109664627">
      <w:bodyDiv w:val="1"/>
      <w:marLeft w:val="0"/>
      <w:marRight w:val="0"/>
      <w:marTop w:val="0"/>
      <w:marBottom w:val="0"/>
      <w:divBdr>
        <w:top w:val="none" w:sz="0" w:space="0" w:color="auto"/>
        <w:left w:val="none" w:sz="0" w:space="0" w:color="auto"/>
        <w:bottom w:val="none" w:sz="0" w:space="0" w:color="auto"/>
        <w:right w:val="none" w:sz="0" w:space="0" w:color="auto"/>
      </w:divBdr>
    </w:div>
    <w:div w:id="1109810671">
      <w:bodyDiv w:val="1"/>
      <w:marLeft w:val="0"/>
      <w:marRight w:val="0"/>
      <w:marTop w:val="0"/>
      <w:marBottom w:val="0"/>
      <w:divBdr>
        <w:top w:val="none" w:sz="0" w:space="0" w:color="auto"/>
        <w:left w:val="none" w:sz="0" w:space="0" w:color="auto"/>
        <w:bottom w:val="none" w:sz="0" w:space="0" w:color="auto"/>
        <w:right w:val="none" w:sz="0" w:space="0" w:color="auto"/>
      </w:divBdr>
    </w:div>
    <w:div w:id="1110662797">
      <w:bodyDiv w:val="1"/>
      <w:marLeft w:val="0"/>
      <w:marRight w:val="0"/>
      <w:marTop w:val="0"/>
      <w:marBottom w:val="0"/>
      <w:divBdr>
        <w:top w:val="none" w:sz="0" w:space="0" w:color="auto"/>
        <w:left w:val="none" w:sz="0" w:space="0" w:color="auto"/>
        <w:bottom w:val="none" w:sz="0" w:space="0" w:color="auto"/>
        <w:right w:val="none" w:sz="0" w:space="0" w:color="auto"/>
      </w:divBdr>
    </w:div>
    <w:div w:id="1110777112">
      <w:bodyDiv w:val="1"/>
      <w:marLeft w:val="0"/>
      <w:marRight w:val="0"/>
      <w:marTop w:val="0"/>
      <w:marBottom w:val="0"/>
      <w:divBdr>
        <w:top w:val="none" w:sz="0" w:space="0" w:color="auto"/>
        <w:left w:val="none" w:sz="0" w:space="0" w:color="auto"/>
        <w:bottom w:val="none" w:sz="0" w:space="0" w:color="auto"/>
        <w:right w:val="none" w:sz="0" w:space="0" w:color="auto"/>
      </w:divBdr>
    </w:div>
    <w:div w:id="1111432656">
      <w:bodyDiv w:val="1"/>
      <w:marLeft w:val="0"/>
      <w:marRight w:val="0"/>
      <w:marTop w:val="0"/>
      <w:marBottom w:val="0"/>
      <w:divBdr>
        <w:top w:val="none" w:sz="0" w:space="0" w:color="auto"/>
        <w:left w:val="none" w:sz="0" w:space="0" w:color="auto"/>
        <w:bottom w:val="none" w:sz="0" w:space="0" w:color="auto"/>
        <w:right w:val="none" w:sz="0" w:space="0" w:color="auto"/>
      </w:divBdr>
    </w:div>
    <w:div w:id="1112285806">
      <w:bodyDiv w:val="1"/>
      <w:marLeft w:val="0"/>
      <w:marRight w:val="0"/>
      <w:marTop w:val="0"/>
      <w:marBottom w:val="0"/>
      <w:divBdr>
        <w:top w:val="none" w:sz="0" w:space="0" w:color="auto"/>
        <w:left w:val="none" w:sz="0" w:space="0" w:color="auto"/>
        <w:bottom w:val="none" w:sz="0" w:space="0" w:color="auto"/>
        <w:right w:val="none" w:sz="0" w:space="0" w:color="auto"/>
      </w:divBdr>
    </w:div>
    <w:div w:id="1121459639">
      <w:bodyDiv w:val="1"/>
      <w:marLeft w:val="0"/>
      <w:marRight w:val="0"/>
      <w:marTop w:val="0"/>
      <w:marBottom w:val="0"/>
      <w:divBdr>
        <w:top w:val="none" w:sz="0" w:space="0" w:color="auto"/>
        <w:left w:val="none" w:sz="0" w:space="0" w:color="auto"/>
        <w:bottom w:val="none" w:sz="0" w:space="0" w:color="auto"/>
        <w:right w:val="none" w:sz="0" w:space="0" w:color="auto"/>
      </w:divBdr>
    </w:div>
    <w:div w:id="1127158313">
      <w:bodyDiv w:val="1"/>
      <w:marLeft w:val="0"/>
      <w:marRight w:val="0"/>
      <w:marTop w:val="0"/>
      <w:marBottom w:val="0"/>
      <w:divBdr>
        <w:top w:val="none" w:sz="0" w:space="0" w:color="auto"/>
        <w:left w:val="none" w:sz="0" w:space="0" w:color="auto"/>
        <w:bottom w:val="none" w:sz="0" w:space="0" w:color="auto"/>
        <w:right w:val="none" w:sz="0" w:space="0" w:color="auto"/>
      </w:divBdr>
    </w:div>
    <w:div w:id="1127743742">
      <w:bodyDiv w:val="1"/>
      <w:marLeft w:val="0"/>
      <w:marRight w:val="0"/>
      <w:marTop w:val="0"/>
      <w:marBottom w:val="0"/>
      <w:divBdr>
        <w:top w:val="none" w:sz="0" w:space="0" w:color="auto"/>
        <w:left w:val="none" w:sz="0" w:space="0" w:color="auto"/>
        <w:bottom w:val="none" w:sz="0" w:space="0" w:color="auto"/>
        <w:right w:val="none" w:sz="0" w:space="0" w:color="auto"/>
      </w:divBdr>
    </w:div>
    <w:div w:id="1127894936">
      <w:bodyDiv w:val="1"/>
      <w:marLeft w:val="0"/>
      <w:marRight w:val="0"/>
      <w:marTop w:val="0"/>
      <w:marBottom w:val="0"/>
      <w:divBdr>
        <w:top w:val="none" w:sz="0" w:space="0" w:color="auto"/>
        <w:left w:val="none" w:sz="0" w:space="0" w:color="auto"/>
        <w:bottom w:val="none" w:sz="0" w:space="0" w:color="auto"/>
        <w:right w:val="none" w:sz="0" w:space="0" w:color="auto"/>
      </w:divBdr>
    </w:div>
    <w:div w:id="1130899725">
      <w:bodyDiv w:val="1"/>
      <w:marLeft w:val="0"/>
      <w:marRight w:val="0"/>
      <w:marTop w:val="0"/>
      <w:marBottom w:val="0"/>
      <w:divBdr>
        <w:top w:val="none" w:sz="0" w:space="0" w:color="auto"/>
        <w:left w:val="none" w:sz="0" w:space="0" w:color="auto"/>
        <w:bottom w:val="none" w:sz="0" w:space="0" w:color="auto"/>
        <w:right w:val="none" w:sz="0" w:space="0" w:color="auto"/>
      </w:divBdr>
    </w:div>
    <w:div w:id="1134178904">
      <w:bodyDiv w:val="1"/>
      <w:marLeft w:val="0"/>
      <w:marRight w:val="0"/>
      <w:marTop w:val="0"/>
      <w:marBottom w:val="0"/>
      <w:divBdr>
        <w:top w:val="none" w:sz="0" w:space="0" w:color="auto"/>
        <w:left w:val="none" w:sz="0" w:space="0" w:color="auto"/>
        <w:bottom w:val="none" w:sz="0" w:space="0" w:color="auto"/>
        <w:right w:val="none" w:sz="0" w:space="0" w:color="auto"/>
      </w:divBdr>
    </w:div>
    <w:div w:id="1140225096">
      <w:bodyDiv w:val="1"/>
      <w:marLeft w:val="0"/>
      <w:marRight w:val="0"/>
      <w:marTop w:val="0"/>
      <w:marBottom w:val="0"/>
      <w:divBdr>
        <w:top w:val="none" w:sz="0" w:space="0" w:color="auto"/>
        <w:left w:val="none" w:sz="0" w:space="0" w:color="auto"/>
        <w:bottom w:val="none" w:sz="0" w:space="0" w:color="auto"/>
        <w:right w:val="none" w:sz="0" w:space="0" w:color="auto"/>
      </w:divBdr>
    </w:div>
    <w:div w:id="1142429996">
      <w:bodyDiv w:val="1"/>
      <w:marLeft w:val="0"/>
      <w:marRight w:val="0"/>
      <w:marTop w:val="0"/>
      <w:marBottom w:val="0"/>
      <w:divBdr>
        <w:top w:val="none" w:sz="0" w:space="0" w:color="auto"/>
        <w:left w:val="none" w:sz="0" w:space="0" w:color="auto"/>
        <w:bottom w:val="none" w:sz="0" w:space="0" w:color="auto"/>
        <w:right w:val="none" w:sz="0" w:space="0" w:color="auto"/>
      </w:divBdr>
    </w:div>
    <w:div w:id="1142498168">
      <w:bodyDiv w:val="1"/>
      <w:marLeft w:val="0"/>
      <w:marRight w:val="0"/>
      <w:marTop w:val="0"/>
      <w:marBottom w:val="0"/>
      <w:divBdr>
        <w:top w:val="none" w:sz="0" w:space="0" w:color="auto"/>
        <w:left w:val="none" w:sz="0" w:space="0" w:color="auto"/>
        <w:bottom w:val="none" w:sz="0" w:space="0" w:color="auto"/>
        <w:right w:val="none" w:sz="0" w:space="0" w:color="auto"/>
      </w:divBdr>
    </w:div>
    <w:div w:id="1146820207">
      <w:bodyDiv w:val="1"/>
      <w:marLeft w:val="0"/>
      <w:marRight w:val="0"/>
      <w:marTop w:val="0"/>
      <w:marBottom w:val="0"/>
      <w:divBdr>
        <w:top w:val="none" w:sz="0" w:space="0" w:color="auto"/>
        <w:left w:val="none" w:sz="0" w:space="0" w:color="auto"/>
        <w:bottom w:val="none" w:sz="0" w:space="0" w:color="auto"/>
        <w:right w:val="none" w:sz="0" w:space="0" w:color="auto"/>
      </w:divBdr>
    </w:div>
    <w:div w:id="1147941682">
      <w:bodyDiv w:val="1"/>
      <w:marLeft w:val="0"/>
      <w:marRight w:val="0"/>
      <w:marTop w:val="0"/>
      <w:marBottom w:val="0"/>
      <w:divBdr>
        <w:top w:val="none" w:sz="0" w:space="0" w:color="auto"/>
        <w:left w:val="none" w:sz="0" w:space="0" w:color="auto"/>
        <w:bottom w:val="none" w:sz="0" w:space="0" w:color="auto"/>
        <w:right w:val="none" w:sz="0" w:space="0" w:color="auto"/>
      </w:divBdr>
    </w:div>
    <w:div w:id="1148739609">
      <w:bodyDiv w:val="1"/>
      <w:marLeft w:val="0"/>
      <w:marRight w:val="0"/>
      <w:marTop w:val="0"/>
      <w:marBottom w:val="0"/>
      <w:divBdr>
        <w:top w:val="none" w:sz="0" w:space="0" w:color="auto"/>
        <w:left w:val="none" w:sz="0" w:space="0" w:color="auto"/>
        <w:bottom w:val="none" w:sz="0" w:space="0" w:color="auto"/>
        <w:right w:val="none" w:sz="0" w:space="0" w:color="auto"/>
      </w:divBdr>
    </w:div>
    <w:div w:id="1153832960">
      <w:bodyDiv w:val="1"/>
      <w:marLeft w:val="0"/>
      <w:marRight w:val="0"/>
      <w:marTop w:val="0"/>
      <w:marBottom w:val="0"/>
      <w:divBdr>
        <w:top w:val="none" w:sz="0" w:space="0" w:color="auto"/>
        <w:left w:val="none" w:sz="0" w:space="0" w:color="auto"/>
        <w:bottom w:val="none" w:sz="0" w:space="0" w:color="auto"/>
        <w:right w:val="none" w:sz="0" w:space="0" w:color="auto"/>
      </w:divBdr>
    </w:div>
    <w:div w:id="1155222912">
      <w:bodyDiv w:val="1"/>
      <w:marLeft w:val="0"/>
      <w:marRight w:val="0"/>
      <w:marTop w:val="0"/>
      <w:marBottom w:val="0"/>
      <w:divBdr>
        <w:top w:val="none" w:sz="0" w:space="0" w:color="auto"/>
        <w:left w:val="none" w:sz="0" w:space="0" w:color="auto"/>
        <w:bottom w:val="none" w:sz="0" w:space="0" w:color="auto"/>
        <w:right w:val="none" w:sz="0" w:space="0" w:color="auto"/>
      </w:divBdr>
    </w:div>
    <w:div w:id="1164390483">
      <w:bodyDiv w:val="1"/>
      <w:marLeft w:val="0"/>
      <w:marRight w:val="0"/>
      <w:marTop w:val="0"/>
      <w:marBottom w:val="0"/>
      <w:divBdr>
        <w:top w:val="none" w:sz="0" w:space="0" w:color="auto"/>
        <w:left w:val="none" w:sz="0" w:space="0" w:color="auto"/>
        <w:bottom w:val="none" w:sz="0" w:space="0" w:color="auto"/>
        <w:right w:val="none" w:sz="0" w:space="0" w:color="auto"/>
      </w:divBdr>
    </w:div>
    <w:div w:id="1172720755">
      <w:bodyDiv w:val="1"/>
      <w:marLeft w:val="0"/>
      <w:marRight w:val="0"/>
      <w:marTop w:val="0"/>
      <w:marBottom w:val="0"/>
      <w:divBdr>
        <w:top w:val="none" w:sz="0" w:space="0" w:color="auto"/>
        <w:left w:val="none" w:sz="0" w:space="0" w:color="auto"/>
        <w:bottom w:val="none" w:sz="0" w:space="0" w:color="auto"/>
        <w:right w:val="none" w:sz="0" w:space="0" w:color="auto"/>
      </w:divBdr>
    </w:div>
    <w:div w:id="1177960638">
      <w:bodyDiv w:val="1"/>
      <w:marLeft w:val="0"/>
      <w:marRight w:val="0"/>
      <w:marTop w:val="0"/>
      <w:marBottom w:val="0"/>
      <w:divBdr>
        <w:top w:val="none" w:sz="0" w:space="0" w:color="auto"/>
        <w:left w:val="none" w:sz="0" w:space="0" w:color="auto"/>
        <w:bottom w:val="none" w:sz="0" w:space="0" w:color="auto"/>
        <w:right w:val="none" w:sz="0" w:space="0" w:color="auto"/>
      </w:divBdr>
    </w:div>
    <w:div w:id="1189755292">
      <w:bodyDiv w:val="1"/>
      <w:marLeft w:val="0"/>
      <w:marRight w:val="0"/>
      <w:marTop w:val="0"/>
      <w:marBottom w:val="0"/>
      <w:divBdr>
        <w:top w:val="none" w:sz="0" w:space="0" w:color="auto"/>
        <w:left w:val="none" w:sz="0" w:space="0" w:color="auto"/>
        <w:bottom w:val="none" w:sz="0" w:space="0" w:color="auto"/>
        <w:right w:val="none" w:sz="0" w:space="0" w:color="auto"/>
      </w:divBdr>
    </w:div>
    <w:div w:id="1210797125">
      <w:bodyDiv w:val="1"/>
      <w:marLeft w:val="0"/>
      <w:marRight w:val="0"/>
      <w:marTop w:val="0"/>
      <w:marBottom w:val="0"/>
      <w:divBdr>
        <w:top w:val="none" w:sz="0" w:space="0" w:color="auto"/>
        <w:left w:val="none" w:sz="0" w:space="0" w:color="auto"/>
        <w:bottom w:val="none" w:sz="0" w:space="0" w:color="auto"/>
        <w:right w:val="none" w:sz="0" w:space="0" w:color="auto"/>
      </w:divBdr>
    </w:div>
    <w:div w:id="1210915737">
      <w:bodyDiv w:val="1"/>
      <w:marLeft w:val="0"/>
      <w:marRight w:val="0"/>
      <w:marTop w:val="0"/>
      <w:marBottom w:val="0"/>
      <w:divBdr>
        <w:top w:val="none" w:sz="0" w:space="0" w:color="auto"/>
        <w:left w:val="none" w:sz="0" w:space="0" w:color="auto"/>
        <w:bottom w:val="none" w:sz="0" w:space="0" w:color="auto"/>
        <w:right w:val="none" w:sz="0" w:space="0" w:color="auto"/>
      </w:divBdr>
    </w:div>
    <w:div w:id="1210995289">
      <w:bodyDiv w:val="1"/>
      <w:marLeft w:val="0"/>
      <w:marRight w:val="0"/>
      <w:marTop w:val="0"/>
      <w:marBottom w:val="0"/>
      <w:divBdr>
        <w:top w:val="none" w:sz="0" w:space="0" w:color="auto"/>
        <w:left w:val="none" w:sz="0" w:space="0" w:color="auto"/>
        <w:bottom w:val="none" w:sz="0" w:space="0" w:color="auto"/>
        <w:right w:val="none" w:sz="0" w:space="0" w:color="auto"/>
      </w:divBdr>
    </w:div>
    <w:div w:id="1211454806">
      <w:bodyDiv w:val="1"/>
      <w:marLeft w:val="0"/>
      <w:marRight w:val="0"/>
      <w:marTop w:val="0"/>
      <w:marBottom w:val="0"/>
      <w:divBdr>
        <w:top w:val="none" w:sz="0" w:space="0" w:color="auto"/>
        <w:left w:val="none" w:sz="0" w:space="0" w:color="auto"/>
        <w:bottom w:val="none" w:sz="0" w:space="0" w:color="auto"/>
        <w:right w:val="none" w:sz="0" w:space="0" w:color="auto"/>
      </w:divBdr>
    </w:div>
    <w:div w:id="1213268687">
      <w:bodyDiv w:val="1"/>
      <w:marLeft w:val="0"/>
      <w:marRight w:val="0"/>
      <w:marTop w:val="0"/>
      <w:marBottom w:val="0"/>
      <w:divBdr>
        <w:top w:val="none" w:sz="0" w:space="0" w:color="auto"/>
        <w:left w:val="none" w:sz="0" w:space="0" w:color="auto"/>
        <w:bottom w:val="none" w:sz="0" w:space="0" w:color="auto"/>
        <w:right w:val="none" w:sz="0" w:space="0" w:color="auto"/>
      </w:divBdr>
    </w:div>
    <w:div w:id="1213689098">
      <w:bodyDiv w:val="1"/>
      <w:marLeft w:val="0"/>
      <w:marRight w:val="0"/>
      <w:marTop w:val="0"/>
      <w:marBottom w:val="0"/>
      <w:divBdr>
        <w:top w:val="none" w:sz="0" w:space="0" w:color="auto"/>
        <w:left w:val="none" w:sz="0" w:space="0" w:color="auto"/>
        <w:bottom w:val="none" w:sz="0" w:space="0" w:color="auto"/>
        <w:right w:val="none" w:sz="0" w:space="0" w:color="auto"/>
      </w:divBdr>
    </w:div>
    <w:div w:id="1214392638">
      <w:bodyDiv w:val="1"/>
      <w:marLeft w:val="0"/>
      <w:marRight w:val="0"/>
      <w:marTop w:val="0"/>
      <w:marBottom w:val="0"/>
      <w:divBdr>
        <w:top w:val="none" w:sz="0" w:space="0" w:color="auto"/>
        <w:left w:val="none" w:sz="0" w:space="0" w:color="auto"/>
        <w:bottom w:val="none" w:sz="0" w:space="0" w:color="auto"/>
        <w:right w:val="none" w:sz="0" w:space="0" w:color="auto"/>
      </w:divBdr>
    </w:div>
    <w:div w:id="1214541632">
      <w:bodyDiv w:val="1"/>
      <w:marLeft w:val="0"/>
      <w:marRight w:val="0"/>
      <w:marTop w:val="0"/>
      <w:marBottom w:val="0"/>
      <w:divBdr>
        <w:top w:val="none" w:sz="0" w:space="0" w:color="auto"/>
        <w:left w:val="none" w:sz="0" w:space="0" w:color="auto"/>
        <w:bottom w:val="none" w:sz="0" w:space="0" w:color="auto"/>
        <w:right w:val="none" w:sz="0" w:space="0" w:color="auto"/>
      </w:divBdr>
    </w:div>
    <w:div w:id="1218206510">
      <w:bodyDiv w:val="1"/>
      <w:marLeft w:val="0"/>
      <w:marRight w:val="0"/>
      <w:marTop w:val="0"/>
      <w:marBottom w:val="0"/>
      <w:divBdr>
        <w:top w:val="none" w:sz="0" w:space="0" w:color="auto"/>
        <w:left w:val="none" w:sz="0" w:space="0" w:color="auto"/>
        <w:bottom w:val="none" w:sz="0" w:space="0" w:color="auto"/>
        <w:right w:val="none" w:sz="0" w:space="0" w:color="auto"/>
      </w:divBdr>
    </w:div>
    <w:div w:id="1223322108">
      <w:bodyDiv w:val="1"/>
      <w:marLeft w:val="0"/>
      <w:marRight w:val="0"/>
      <w:marTop w:val="0"/>
      <w:marBottom w:val="0"/>
      <w:divBdr>
        <w:top w:val="none" w:sz="0" w:space="0" w:color="auto"/>
        <w:left w:val="none" w:sz="0" w:space="0" w:color="auto"/>
        <w:bottom w:val="none" w:sz="0" w:space="0" w:color="auto"/>
        <w:right w:val="none" w:sz="0" w:space="0" w:color="auto"/>
      </w:divBdr>
    </w:div>
    <w:div w:id="1229028726">
      <w:bodyDiv w:val="1"/>
      <w:marLeft w:val="0"/>
      <w:marRight w:val="0"/>
      <w:marTop w:val="0"/>
      <w:marBottom w:val="0"/>
      <w:divBdr>
        <w:top w:val="none" w:sz="0" w:space="0" w:color="auto"/>
        <w:left w:val="none" w:sz="0" w:space="0" w:color="auto"/>
        <w:bottom w:val="none" w:sz="0" w:space="0" w:color="auto"/>
        <w:right w:val="none" w:sz="0" w:space="0" w:color="auto"/>
      </w:divBdr>
    </w:div>
    <w:div w:id="1237011584">
      <w:bodyDiv w:val="1"/>
      <w:marLeft w:val="0"/>
      <w:marRight w:val="0"/>
      <w:marTop w:val="0"/>
      <w:marBottom w:val="0"/>
      <w:divBdr>
        <w:top w:val="none" w:sz="0" w:space="0" w:color="auto"/>
        <w:left w:val="none" w:sz="0" w:space="0" w:color="auto"/>
        <w:bottom w:val="none" w:sz="0" w:space="0" w:color="auto"/>
        <w:right w:val="none" w:sz="0" w:space="0" w:color="auto"/>
      </w:divBdr>
    </w:div>
    <w:div w:id="1237129092">
      <w:bodyDiv w:val="1"/>
      <w:marLeft w:val="0"/>
      <w:marRight w:val="0"/>
      <w:marTop w:val="0"/>
      <w:marBottom w:val="0"/>
      <w:divBdr>
        <w:top w:val="none" w:sz="0" w:space="0" w:color="auto"/>
        <w:left w:val="none" w:sz="0" w:space="0" w:color="auto"/>
        <w:bottom w:val="none" w:sz="0" w:space="0" w:color="auto"/>
        <w:right w:val="none" w:sz="0" w:space="0" w:color="auto"/>
      </w:divBdr>
    </w:div>
    <w:div w:id="1252350164">
      <w:bodyDiv w:val="1"/>
      <w:marLeft w:val="0"/>
      <w:marRight w:val="0"/>
      <w:marTop w:val="0"/>
      <w:marBottom w:val="0"/>
      <w:divBdr>
        <w:top w:val="none" w:sz="0" w:space="0" w:color="auto"/>
        <w:left w:val="none" w:sz="0" w:space="0" w:color="auto"/>
        <w:bottom w:val="none" w:sz="0" w:space="0" w:color="auto"/>
        <w:right w:val="none" w:sz="0" w:space="0" w:color="auto"/>
      </w:divBdr>
    </w:div>
    <w:div w:id="1259291219">
      <w:bodyDiv w:val="1"/>
      <w:marLeft w:val="0"/>
      <w:marRight w:val="0"/>
      <w:marTop w:val="0"/>
      <w:marBottom w:val="0"/>
      <w:divBdr>
        <w:top w:val="none" w:sz="0" w:space="0" w:color="auto"/>
        <w:left w:val="none" w:sz="0" w:space="0" w:color="auto"/>
        <w:bottom w:val="none" w:sz="0" w:space="0" w:color="auto"/>
        <w:right w:val="none" w:sz="0" w:space="0" w:color="auto"/>
      </w:divBdr>
    </w:div>
    <w:div w:id="1265728830">
      <w:bodyDiv w:val="1"/>
      <w:marLeft w:val="0"/>
      <w:marRight w:val="0"/>
      <w:marTop w:val="0"/>
      <w:marBottom w:val="0"/>
      <w:divBdr>
        <w:top w:val="none" w:sz="0" w:space="0" w:color="auto"/>
        <w:left w:val="none" w:sz="0" w:space="0" w:color="auto"/>
        <w:bottom w:val="none" w:sz="0" w:space="0" w:color="auto"/>
        <w:right w:val="none" w:sz="0" w:space="0" w:color="auto"/>
      </w:divBdr>
    </w:div>
    <w:div w:id="1268660047">
      <w:bodyDiv w:val="1"/>
      <w:marLeft w:val="0"/>
      <w:marRight w:val="0"/>
      <w:marTop w:val="0"/>
      <w:marBottom w:val="0"/>
      <w:divBdr>
        <w:top w:val="none" w:sz="0" w:space="0" w:color="auto"/>
        <w:left w:val="none" w:sz="0" w:space="0" w:color="auto"/>
        <w:bottom w:val="none" w:sz="0" w:space="0" w:color="auto"/>
        <w:right w:val="none" w:sz="0" w:space="0" w:color="auto"/>
      </w:divBdr>
    </w:div>
    <w:div w:id="1269697248">
      <w:bodyDiv w:val="1"/>
      <w:marLeft w:val="0"/>
      <w:marRight w:val="0"/>
      <w:marTop w:val="0"/>
      <w:marBottom w:val="0"/>
      <w:divBdr>
        <w:top w:val="none" w:sz="0" w:space="0" w:color="auto"/>
        <w:left w:val="none" w:sz="0" w:space="0" w:color="auto"/>
        <w:bottom w:val="none" w:sz="0" w:space="0" w:color="auto"/>
        <w:right w:val="none" w:sz="0" w:space="0" w:color="auto"/>
      </w:divBdr>
    </w:div>
    <w:div w:id="1271356372">
      <w:bodyDiv w:val="1"/>
      <w:marLeft w:val="0"/>
      <w:marRight w:val="0"/>
      <w:marTop w:val="0"/>
      <w:marBottom w:val="0"/>
      <w:divBdr>
        <w:top w:val="none" w:sz="0" w:space="0" w:color="auto"/>
        <w:left w:val="none" w:sz="0" w:space="0" w:color="auto"/>
        <w:bottom w:val="none" w:sz="0" w:space="0" w:color="auto"/>
        <w:right w:val="none" w:sz="0" w:space="0" w:color="auto"/>
      </w:divBdr>
    </w:div>
    <w:div w:id="1273129397">
      <w:bodyDiv w:val="1"/>
      <w:marLeft w:val="0"/>
      <w:marRight w:val="0"/>
      <w:marTop w:val="0"/>
      <w:marBottom w:val="0"/>
      <w:divBdr>
        <w:top w:val="none" w:sz="0" w:space="0" w:color="auto"/>
        <w:left w:val="none" w:sz="0" w:space="0" w:color="auto"/>
        <w:bottom w:val="none" w:sz="0" w:space="0" w:color="auto"/>
        <w:right w:val="none" w:sz="0" w:space="0" w:color="auto"/>
      </w:divBdr>
    </w:div>
    <w:div w:id="1276407078">
      <w:bodyDiv w:val="1"/>
      <w:marLeft w:val="0"/>
      <w:marRight w:val="0"/>
      <w:marTop w:val="0"/>
      <w:marBottom w:val="0"/>
      <w:divBdr>
        <w:top w:val="none" w:sz="0" w:space="0" w:color="auto"/>
        <w:left w:val="none" w:sz="0" w:space="0" w:color="auto"/>
        <w:bottom w:val="none" w:sz="0" w:space="0" w:color="auto"/>
        <w:right w:val="none" w:sz="0" w:space="0" w:color="auto"/>
      </w:divBdr>
    </w:div>
    <w:div w:id="1278180083">
      <w:bodyDiv w:val="1"/>
      <w:marLeft w:val="0"/>
      <w:marRight w:val="0"/>
      <w:marTop w:val="0"/>
      <w:marBottom w:val="0"/>
      <w:divBdr>
        <w:top w:val="none" w:sz="0" w:space="0" w:color="auto"/>
        <w:left w:val="none" w:sz="0" w:space="0" w:color="auto"/>
        <w:bottom w:val="none" w:sz="0" w:space="0" w:color="auto"/>
        <w:right w:val="none" w:sz="0" w:space="0" w:color="auto"/>
      </w:divBdr>
    </w:div>
    <w:div w:id="1278680751">
      <w:bodyDiv w:val="1"/>
      <w:marLeft w:val="0"/>
      <w:marRight w:val="0"/>
      <w:marTop w:val="0"/>
      <w:marBottom w:val="0"/>
      <w:divBdr>
        <w:top w:val="none" w:sz="0" w:space="0" w:color="auto"/>
        <w:left w:val="none" w:sz="0" w:space="0" w:color="auto"/>
        <w:bottom w:val="none" w:sz="0" w:space="0" w:color="auto"/>
        <w:right w:val="none" w:sz="0" w:space="0" w:color="auto"/>
      </w:divBdr>
    </w:div>
    <w:div w:id="1280452227">
      <w:bodyDiv w:val="1"/>
      <w:marLeft w:val="0"/>
      <w:marRight w:val="0"/>
      <w:marTop w:val="0"/>
      <w:marBottom w:val="0"/>
      <w:divBdr>
        <w:top w:val="none" w:sz="0" w:space="0" w:color="auto"/>
        <w:left w:val="none" w:sz="0" w:space="0" w:color="auto"/>
        <w:bottom w:val="none" w:sz="0" w:space="0" w:color="auto"/>
        <w:right w:val="none" w:sz="0" w:space="0" w:color="auto"/>
      </w:divBdr>
    </w:div>
    <w:div w:id="1280840851">
      <w:bodyDiv w:val="1"/>
      <w:marLeft w:val="0"/>
      <w:marRight w:val="0"/>
      <w:marTop w:val="0"/>
      <w:marBottom w:val="0"/>
      <w:divBdr>
        <w:top w:val="none" w:sz="0" w:space="0" w:color="auto"/>
        <w:left w:val="none" w:sz="0" w:space="0" w:color="auto"/>
        <w:bottom w:val="none" w:sz="0" w:space="0" w:color="auto"/>
        <w:right w:val="none" w:sz="0" w:space="0" w:color="auto"/>
      </w:divBdr>
    </w:div>
    <w:div w:id="1282420870">
      <w:bodyDiv w:val="1"/>
      <w:marLeft w:val="0"/>
      <w:marRight w:val="0"/>
      <w:marTop w:val="0"/>
      <w:marBottom w:val="0"/>
      <w:divBdr>
        <w:top w:val="none" w:sz="0" w:space="0" w:color="auto"/>
        <w:left w:val="none" w:sz="0" w:space="0" w:color="auto"/>
        <w:bottom w:val="none" w:sz="0" w:space="0" w:color="auto"/>
        <w:right w:val="none" w:sz="0" w:space="0" w:color="auto"/>
      </w:divBdr>
    </w:div>
    <w:div w:id="1285308537">
      <w:bodyDiv w:val="1"/>
      <w:marLeft w:val="0"/>
      <w:marRight w:val="0"/>
      <w:marTop w:val="0"/>
      <w:marBottom w:val="0"/>
      <w:divBdr>
        <w:top w:val="none" w:sz="0" w:space="0" w:color="auto"/>
        <w:left w:val="none" w:sz="0" w:space="0" w:color="auto"/>
        <w:bottom w:val="none" w:sz="0" w:space="0" w:color="auto"/>
        <w:right w:val="none" w:sz="0" w:space="0" w:color="auto"/>
      </w:divBdr>
    </w:div>
    <w:div w:id="1286306471">
      <w:bodyDiv w:val="1"/>
      <w:marLeft w:val="0"/>
      <w:marRight w:val="0"/>
      <w:marTop w:val="0"/>
      <w:marBottom w:val="0"/>
      <w:divBdr>
        <w:top w:val="none" w:sz="0" w:space="0" w:color="auto"/>
        <w:left w:val="none" w:sz="0" w:space="0" w:color="auto"/>
        <w:bottom w:val="none" w:sz="0" w:space="0" w:color="auto"/>
        <w:right w:val="none" w:sz="0" w:space="0" w:color="auto"/>
      </w:divBdr>
    </w:div>
    <w:div w:id="1288706318">
      <w:bodyDiv w:val="1"/>
      <w:marLeft w:val="0"/>
      <w:marRight w:val="0"/>
      <w:marTop w:val="0"/>
      <w:marBottom w:val="0"/>
      <w:divBdr>
        <w:top w:val="none" w:sz="0" w:space="0" w:color="auto"/>
        <w:left w:val="none" w:sz="0" w:space="0" w:color="auto"/>
        <w:bottom w:val="none" w:sz="0" w:space="0" w:color="auto"/>
        <w:right w:val="none" w:sz="0" w:space="0" w:color="auto"/>
      </w:divBdr>
    </w:div>
    <w:div w:id="1299145343">
      <w:bodyDiv w:val="1"/>
      <w:marLeft w:val="0"/>
      <w:marRight w:val="0"/>
      <w:marTop w:val="0"/>
      <w:marBottom w:val="0"/>
      <w:divBdr>
        <w:top w:val="none" w:sz="0" w:space="0" w:color="auto"/>
        <w:left w:val="none" w:sz="0" w:space="0" w:color="auto"/>
        <w:bottom w:val="none" w:sz="0" w:space="0" w:color="auto"/>
        <w:right w:val="none" w:sz="0" w:space="0" w:color="auto"/>
      </w:divBdr>
    </w:div>
    <w:div w:id="1312178952">
      <w:bodyDiv w:val="1"/>
      <w:marLeft w:val="0"/>
      <w:marRight w:val="0"/>
      <w:marTop w:val="0"/>
      <w:marBottom w:val="0"/>
      <w:divBdr>
        <w:top w:val="none" w:sz="0" w:space="0" w:color="auto"/>
        <w:left w:val="none" w:sz="0" w:space="0" w:color="auto"/>
        <w:bottom w:val="none" w:sz="0" w:space="0" w:color="auto"/>
        <w:right w:val="none" w:sz="0" w:space="0" w:color="auto"/>
      </w:divBdr>
    </w:div>
    <w:div w:id="1312365093">
      <w:bodyDiv w:val="1"/>
      <w:marLeft w:val="0"/>
      <w:marRight w:val="0"/>
      <w:marTop w:val="0"/>
      <w:marBottom w:val="0"/>
      <w:divBdr>
        <w:top w:val="none" w:sz="0" w:space="0" w:color="auto"/>
        <w:left w:val="none" w:sz="0" w:space="0" w:color="auto"/>
        <w:bottom w:val="none" w:sz="0" w:space="0" w:color="auto"/>
        <w:right w:val="none" w:sz="0" w:space="0" w:color="auto"/>
      </w:divBdr>
    </w:div>
    <w:div w:id="1315911373">
      <w:bodyDiv w:val="1"/>
      <w:marLeft w:val="0"/>
      <w:marRight w:val="0"/>
      <w:marTop w:val="0"/>
      <w:marBottom w:val="0"/>
      <w:divBdr>
        <w:top w:val="none" w:sz="0" w:space="0" w:color="auto"/>
        <w:left w:val="none" w:sz="0" w:space="0" w:color="auto"/>
        <w:bottom w:val="none" w:sz="0" w:space="0" w:color="auto"/>
        <w:right w:val="none" w:sz="0" w:space="0" w:color="auto"/>
      </w:divBdr>
    </w:div>
    <w:div w:id="1325668892">
      <w:bodyDiv w:val="1"/>
      <w:marLeft w:val="0"/>
      <w:marRight w:val="0"/>
      <w:marTop w:val="0"/>
      <w:marBottom w:val="0"/>
      <w:divBdr>
        <w:top w:val="none" w:sz="0" w:space="0" w:color="auto"/>
        <w:left w:val="none" w:sz="0" w:space="0" w:color="auto"/>
        <w:bottom w:val="none" w:sz="0" w:space="0" w:color="auto"/>
        <w:right w:val="none" w:sz="0" w:space="0" w:color="auto"/>
      </w:divBdr>
    </w:div>
    <w:div w:id="1326279374">
      <w:bodyDiv w:val="1"/>
      <w:marLeft w:val="0"/>
      <w:marRight w:val="0"/>
      <w:marTop w:val="0"/>
      <w:marBottom w:val="0"/>
      <w:divBdr>
        <w:top w:val="none" w:sz="0" w:space="0" w:color="auto"/>
        <w:left w:val="none" w:sz="0" w:space="0" w:color="auto"/>
        <w:bottom w:val="none" w:sz="0" w:space="0" w:color="auto"/>
        <w:right w:val="none" w:sz="0" w:space="0" w:color="auto"/>
      </w:divBdr>
    </w:div>
    <w:div w:id="1332562225">
      <w:bodyDiv w:val="1"/>
      <w:marLeft w:val="0"/>
      <w:marRight w:val="0"/>
      <w:marTop w:val="0"/>
      <w:marBottom w:val="0"/>
      <w:divBdr>
        <w:top w:val="none" w:sz="0" w:space="0" w:color="auto"/>
        <w:left w:val="none" w:sz="0" w:space="0" w:color="auto"/>
        <w:bottom w:val="none" w:sz="0" w:space="0" w:color="auto"/>
        <w:right w:val="none" w:sz="0" w:space="0" w:color="auto"/>
      </w:divBdr>
    </w:div>
    <w:div w:id="1334994482">
      <w:bodyDiv w:val="1"/>
      <w:marLeft w:val="0"/>
      <w:marRight w:val="0"/>
      <w:marTop w:val="0"/>
      <w:marBottom w:val="0"/>
      <w:divBdr>
        <w:top w:val="none" w:sz="0" w:space="0" w:color="auto"/>
        <w:left w:val="none" w:sz="0" w:space="0" w:color="auto"/>
        <w:bottom w:val="none" w:sz="0" w:space="0" w:color="auto"/>
        <w:right w:val="none" w:sz="0" w:space="0" w:color="auto"/>
      </w:divBdr>
    </w:div>
    <w:div w:id="1337076782">
      <w:bodyDiv w:val="1"/>
      <w:marLeft w:val="0"/>
      <w:marRight w:val="0"/>
      <w:marTop w:val="0"/>
      <w:marBottom w:val="0"/>
      <w:divBdr>
        <w:top w:val="none" w:sz="0" w:space="0" w:color="auto"/>
        <w:left w:val="none" w:sz="0" w:space="0" w:color="auto"/>
        <w:bottom w:val="none" w:sz="0" w:space="0" w:color="auto"/>
        <w:right w:val="none" w:sz="0" w:space="0" w:color="auto"/>
      </w:divBdr>
    </w:div>
    <w:div w:id="1338651135">
      <w:bodyDiv w:val="1"/>
      <w:marLeft w:val="0"/>
      <w:marRight w:val="0"/>
      <w:marTop w:val="0"/>
      <w:marBottom w:val="0"/>
      <w:divBdr>
        <w:top w:val="none" w:sz="0" w:space="0" w:color="auto"/>
        <w:left w:val="none" w:sz="0" w:space="0" w:color="auto"/>
        <w:bottom w:val="none" w:sz="0" w:space="0" w:color="auto"/>
        <w:right w:val="none" w:sz="0" w:space="0" w:color="auto"/>
      </w:divBdr>
    </w:div>
    <w:div w:id="1338844738">
      <w:bodyDiv w:val="1"/>
      <w:marLeft w:val="0"/>
      <w:marRight w:val="0"/>
      <w:marTop w:val="0"/>
      <w:marBottom w:val="0"/>
      <w:divBdr>
        <w:top w:val="none" w:sz="0" w:space="0" w:color="auto"/>
        <w:left w:val="none" w:sz="0" w:space="0" w:color="auto"/>
        <w:bottom w:val="none" w:sz="0" w:space="0" w:color="auto"/>
        <w:right w:val="none" w:sz="0" w:space="0" w:color="auto"/>
      </w:divBdr>
    </w:div>
    <w:div w:id="1340959676">
      <w:bodyDiv w:val="1"/>
      <w:marLeft w:val="0"/>
      <w:marRight w:val="0"/>
      <w:marTop w:val="0"/>
      <w:marBottom w:val="0"/>
      <w:divBdr>
        <w:top w:val="none" w:sz="0" w:space="0" w:color="auto"/>
        <w:left w:val="none" w:sz="0" w:space="0" w:color="auto"/>
        <w:bottom w:val="none" w:sz="0" w:space="0" w:color="auto"/>
        <w:right w:val="none" w:sz="0" w:space="0" w:color="auto"/>
      </w:divBdr>
    </w:div>
    <w:div w:id="1347444624">
      <w:bodyDiv w:val="1"/>
      <w:marLeft w:val="0"/>
      <w:marRight w:val="0"/>
      <w:marTop w:val="0"/>
      <w:marBottom w:val="0"/>
      <w:divBdr>
        <w:top w:val="none" w:sz="0" w:space="0" w:color="auto"/>
        <w:left w:val="none" w:sz="0" w:space="0" w:color="auto"/>
        <w:bottom w:val="none" w:sz="0" w:space="0" w:color="auto"/>
        <w:right w:val="none" w:sz="0" w:space="0" w:color="auto"/>
      </w:divBdr>
    </w:div>
    <w:div w:id="1357075705">
      <w:bodyDiv w:val="1"/>
      <w:marLeft w:val="0"/>
      <w:marRight w:val="0"/>
      <w:marTop w:val="0"/>
      <w:marBottom w:val="0"/>
      <w:divBdr>
        <w:top w:val="none" w:sz="0" w:space="0" w:color="auto"/>
        <w:left w:val="none" w:sz="0" w:space="0" w:color="auto"/>
        <w:bottom w:val="none" w:sz="0" w:space="0" w:color="auto"/>
        <w:right w:val="none" w:sz="0" w:space="0" w:color="auto"/>
      </w:divBdr>
    </w:div>
    <w:div w:id="1361472942">
      <w:bodyDiv w:val="1"/>
      <w:marLeft w:val="0"/>
      <w:marRight w:val="0"/>
      <w:marTop w:val="0"/>
      <w:marBottom w:val="0"/>
      <w:divBdr>
        <w:top w:val="none" w:sz="0" w:space="0" w:color="auto"/>
        <w:left w:val="none" w:sz="0" w:space="0" w:color="auto"/>
        <w:bottom w:val="none" w:sz="0" w:space="0" w:color="auto"/>
        <w:right w:val="none" w:sz="0" w:space="0" w:color="auto"/>
      </w:divBdr>
    </w:div>
    <w:div w:id="1362513502">
      <w:bodyDiv w:val="1"/>
      <w:marLeft w:val="0"/>
      <w:marRight w:val="0"/>
      <w:marTop w:val="0"/>
      <w:marBottom w:val="0"/>
      <w:divBdr>
        <w:top w:val="none" w:sz="0" w:space="0" w:color="auto"/>
        <w:left w:val="none" w:sz="0" w:space="0" w:color="auto"/>
        <w:bottom w:val="none" w:sz="0" w:space="0" w:color="auto"/>
        <w:right w:val="none" w:sz="0" w:space="0" w:color="auto"/>
      </w:divBdr>
    </w:div>
    <w:div w:id="1365983003">
      <w:bodyDiv w:val="1"/>
      <w:marLeft w:val="0"/>
      <w:marRight w:val="0"/>
      <w:marTop w:val="0"/>
      <w:marBottom w:val="0"/>
      <w:divBdr>
        <w:top w:val="none" w:sz="0" w:space="0" w:color="auto"/>
        <w:left w:val="none" w:sz="0" w:space="0" w:color="auto"/>
        <w:bottom w:val="none" w:sz="0" w:space="0" w:color="auto"/>
        <w:right w:val="none" w:sz="0" w:space="0" w:color="auto"/>
      </w:divBdr>
    </w:div>
    <w:div w:id="1376661852">
      <w:bodyDiv w:val="1"/>
      <w:marLeft w:val="0"/>
      <w:marRight w:val="0"/>
      <w:marTop w:val="0"/>
      <w:marBottom w:val="0"/>
      <w:divBdr>
        <w:top w:val="none" w:sz="0" w:space="0" w:color="auto"/>
        <w:left w:val="none" w:sz="0" w:space="0" w:color="auto"/>
        <w:bottom w:val="none" w:sz="0" w:space="0" w:color="auto"/>
        <w:right w:val="none" w:sz="0" w:space="0" w:color="auto"/>
      </w:divBdr>
    </w:div>
    <w:div w:id="1378315726">
      <w:bodyDiv w:val="1"/>
      <w:marLeft w:val="0"/>
      <w:marRight w:val="0"/>
      <w:marTop w:val="0"/>
      <w:marBottom w:val="0"/>
      <w:divBdr>
        <w:top w:val="none" w:sz="0" w:space="0" w:color="auto"/>
        <w:left w:val="none" w:sz="0" w:space="0" w:color="auto"/>
        <w:bottom w:val="none" w:sz="0" w:space="0" w:color="auto"/>
        <w:right w:val="none" w:sz="0" w:space="0" w:color="auto"/>
      </w:divBdr>
    </w:div>
    <w:div w:id="1382287854">
      <w:bodyDiv w:val="1"/>
      <w:marLeft w:val="0"/>
      <w:marRight w:val="0"/>
      <w:marTop w:val="0"/>
      <w:marBottom w:val="0"/>
      <w:divBdr>
        <w:top w:val="none" w:sz="0" w:space="0" w:color="auto"/>
        <w:left w:val="none" w:sz="0" w:space="0" w:color="auto"/>
        <w:bottom w:val="none" w:sz="0" w:space="0" w:color="auto"/>
        <w:right w:val="none" w:sz="0" w:space="0" w:color="auto"/>
      </w:divBdr>
    </w:div>
    <w:div w:id="1383753634">
      <w:bodyDiv w:val="1"/>
      <w:marLeft w:val="0"/>
      <w:marRight w:val="0"/>
      <w:marTop w:val="0"/>
      <w:marBottom w:val="0"/>
      <w:divBdr>
        <w:top w:val="none" w:sz="0" w:space="0" w:color="auto"/>
        <w:left w:val="none" w:sz="0" w:space="0" w:color="auto"/>
        <w:bottom w:val="none" w:sz="0" w:space="0" w:color="auto"/>
        <w:right w:val="none" w:sz="0" w:space="0" w:color="auto"/>
      </w:divBdr>
    </w:div>
    <w:div w:id="1388990578">
      <w:bodyDiv w:val="1"/>
      <w:marLeft w:val="0"/>
      <w:marRight w:val="0"/>
      <w:marTop w:val="0"/>
      <w:marBottom w:val="0"/>
      <w:divBdr>
        <w:top w:val="none" w:sz="0" w:space="0" w:color="auto"/>
        <w:left w:val="none" w:sz="0" w:space="0" w:color="auto"/>
        <w:bottom w:val="none" w:sz="0" w:space="0" w:color="auto"/>
        <w:right w:val="none" w:sz="0" w:space="0" w:color="auto"/>
      </w:divBdr>
    </w:div>
    <w:div w:id="1389767770">
      <w:bodyDiv w:val="1"/>
      <w:marLeft w:val="0"/>
      <w:marRight w:val="0"/>
      <w:marTop w:val="0"/>
      <w:marBottom w:val="0"/>
      <w:divBdr>
        <w:top w:val="none" w:sz="0" w:space="0" w:color="auto"/>
        <w:left w:val="none" w:sz="0" w:space="0" w:color="auto"/>
        <w:bottom w:val="none" w:sz="0" w:space="0" w:color="auto"/>
        <w:right w:val="none" w:sz="0" w:space="0" w:color="auto"/>
      </w:divBdr>
    </w:div>
    <w:div w:id="1398280591">
      <w:bodyDiv w:val="1"/>
      <w:marLeft w:val="0"/>
      <w:marRight w:val="0"/>
      <w:marTop w:val="0"/>
      <w:marBottom w:val="0"/>
      <w:divBdr>
        <w:top w:val="none" w:sz="0" w:space="0" w:color="auto"/>
        <w:left w:val="none" w:sz="0" w:space="0" w:color="auto"/>
        <w:bottom w:val="none" w:sz="0" w:space="0" w:color="auto"/>
        <w:right w:val="none" w:sz="0" w:space="0" w:color="auto"/>
      </w:divBdr>
    </w:div>
    <w:div w:id="1401054645">
      <w:bodyDiv w:val="1"/>
      <w:marLeft w:val="0"/>
      <w:marRight w:val="0"/>
      <w:marTop w:val="0"/>
      <w:marBottom w:val="0"/>
      <w:divBdr>
        <w:top w:val="none" w:sz="0" w:space="0" w:color="auto"/>
        <w:left w:val="none" w:sz="0" w:space="0" w:color="auto"/>
        <w:bottom w:val="none" w:sz="0" w:space="0" w:color="auto"/>
        <w:right w:val="none" w:sz="0" w:space="0" w:color="auto"/>
      </w:divBdr>
    </w:div>
    <w:div w:id="1404064289">
      <w:bodyDiv w:val="1"/>
      <w:marLeft w:val="0"/>
      <w:marRight w:val="0"/>
      <w:marTop w:val="0"/>
      <w:marBottom w:val="0"/>
      <w:divBdr>
        <w:top w:val="none" w:sz="0" w:space="0" w:color="auto"/>
        <w:left w:val="none" w:sz="0" w:space="0" w:color="auto"/>
        <w:bottom w:val="none" w:sz="0" w:space="0" w:color="auto"/>
        <w:right w:val="none" w:sz="0" w:space="0" w:color="auto"/>
      </w:divBdr>
    </w:div>
    <w:div w:id="1405300972">
      <w:bodyDiv w:val="1"/>
      <w:marLeft w:val="0"/>
      <w:marRight w:val="0"/>
      <w:marTop w:val="0"/>
      <w:marBottom w:val="0"/>
      <w:divBdr>
        <w:top w:val="none" w:sz="0" w:space="0" w:color="auto"/>
        <w:left w:val="none" w:sz="0" w:space="0" w:color="auto"/>
        <w:bottom w:val="none" w:sz="0" w:space="0" w:color="auto"/>
        <w:right w:val="none" w:sz="0" w:space="0" w:color="auto"/>
      </w:divBdr>
    </w:div>
    <w:div w:id="1412387618">
      <w:bodyDiv w:val="1"/>
      <w:marLeft w:val="0"/>
      <w:marRight w:val="0"/>
      <w:marTop w:val="0"/>
      <w:marBottom w:val="0"/>
      <w:divBdr>
        <w:top w:val="none" w:sz="0" w:space="0" w:color="auto"/>
        <w:left w:val="none" w:sz="0" w:space="0" w:color="auto"/>
        <w:bottom w:val="none" w:sz="0" w:space="0" w:color="auto"/>
        <w:right w:val="none" w:sz="0" w:space="0" w:color="auto"/>
      </w:divBdr>
    </w:div>
    <w:div w:id="1417437669">
      <w:bodyDiv w:val="1"/>
      <w:marLeft w:val="0"/>
      <w:marRight w:val="0"/>
      <w:marTop w:val="0"/>
      <w:marBottom w:val="0"/>
      <w:divBdr>
        <w:top w:val="none" w:sz="0" w:space="0" w:color="auto"/>
        <w:left w:val="none" w:sz="0" w:space="0" w:color="auto"/>
        <w:bottom w:val="none" w:sz="0" w:space="0" w:color="auto"/>
        <w:right w:val="none" w:sz="0" w:space="0" w:color="auto"/>
      </w:divBdr>
    </w:div>
    <w:div w:id="1417559037">
      <w:bodyDiv w:val="1"/>
      <w:marLeft w:val="0"/>
      <w:marRight w:val="0"/>
      <w:marTop w:val="0"/>
      <w:marBottom w:val="0"/>
      <w:divBdr>
        <w:top w:val="none" w:sz="0" w:space="0" w:color="auto"/>
        <w:left w:val="none" w:sz="0" w:space="0" w:color="auto"/>
        <w:bottom w:val="none" w:sz="0" w:space="0" w:color="auto"/>
        <w:right w:val="none" w:sz="0" w:space="0" w:color="auto"/>
      </w:divBdr>
    </w:div>
    <w:div w:id="1419863172">
      <w:bodyDiv w:val="1"/>
      <w:marLeft w:val="0"/>
      <w:marRight w:val="0"/>
      <w:marTop w:val="0"/>
      <w:marBottom w:val="0"/>
      <w:divBdr>
        <w:top w:val="none" w:sz="0" w:space="0" w:color="auto"/>
        <w:left w:val="none" w:sz="0" w:space="0" w:color="auto"/>
        <w:bottom w:val="none" w:sz="0" w:space="0" w:color="auto"/>
        <w:right w:val="none" w:sz="0" w:space="0" w:color="auto"/>
      </w:divBdr>
    </w:div>
    <w:div w:id="1423723517">
      <w:bodyDiv w:val="1"/>
      <w:marLeft w:val="0"/>
      <w:marRight w:val="0"/>
      <w:marTop w:val="0"/>
      <w:marBottom w:val="0"/>
      <w:divBdr>
        <w:top w:val="none" w:sz="0" w:space="0" w:color="auto"/>
        <w:left w:val="none" w:sz="0" w:space="0" w:color="auto"/>
        <w:bottom w:val="none" w:sz="0" w:space="0" w:color="auto"/>
        <w:right w:val="none" w:sz="0" w:space="0" w:color="auto"/>
      </w:divBdr>
    </w:div>
    <w:div w:id="1426461813">
      <w:bodyDiv w:val="1"/>
      <w:marLeft w:val="0"/>
      <w:marRight w:val="0"/>
      <w:marTop w:val="0"/>
      <w:marBottom w:val="0"/>
      <w:divBdr>
        <w:top w:val="none" w:sz="0" w:space="0" w:color="auto"/>
        <w:left w:val="none" w:sz="0" w:space="0" w:color="auto"/>
        <w:bottom w:val="none" w:sz="0" w:space="0" w:color="auto"/>
        <w:right w:val="none" w:sz="0" w:space="0" w:color="auto"/>
      </w:divBdr>
    </w:div>
    <w:div w:id="1428576869">
      <w:bodyDiv w:val="1"/>
      <w:marLeft w:val="0"/>
      <w:marRight w:val="0"/>
      <w:marTop w:val="0"/>
      <w:marBottom w:val="0"/>
      <w:divBdr>
        <w:top w:val="none" w:sz="0" w:space="0" w:color="auto"/>
        <w:left w:val="none" w:sz="0" w:space="0" w:color="auto"/>
        <w:bottom w:val="none" w:sz="0" w:space="0" w:color="auto"/>
        <w:right w:val="none" w:sz="0" w:space="0" w:color="auto"/>
      </w:divBdr>
    </w:div>
    <w:div w:id="1428649218">
      <w:bodyDiv w:val="1"/>
      <w:marLeft w:val="0"/>
      <w:marRight w:val="0"/>
      <w:marTop w:val="0"/>
      <w:marBottom w:val="0"/>
      <w:divBdr>
        <w:top w:val="none" w:sz="0" w:space="0" w:color="auto"/>
        <w:left w:val="none" w:sz="0" w:space="0" w:color="auto"/>
        <w:bottom w:val="none" w:sz="0" w:space="0" w:color="auto"/>
        <w:right w:val="none" w:sz="0" w:space="0" w:color="auto"/>
      </w:divBdr>
    </w:div>
    <w:div w:id="1434519018">
      <w:bodyDiv w:val="1"/>
      <w:marLeft w:val="0"/>
      <w:marRight w:val="0"/>
      <w:marTop w:val="0"/>
      <w:marBottom w:val="0"/>
      <w:divBdr>
        <w:top w:val="none" w:sz="0" w:space="0" w:color="auto"/>
        <w:left w:val="none" w:sz="0" w:space="0" w:color="auto"/>
        <w:bottom w:val="none" w:sz="0" w:space="0" w:color="auto"/>
        <w:right w:val="none" w:sz="0" w:space="0" w:color="auto"/>
      </w:divBdr>
    </w:div>
    <w:div w:id="1437748470">
      <w:bodyDiv w:val="1"/>
      <w:marLeft w:val="0"/>
      <w:marRight w:val="0"/>
      <w:marTop w:val="0"/>
      <w:marBottom w:val="0"/>
      <w:divBdr>
        <w:top w:val="none" w:sz="0" w:space="0" w:color="auto"/>
        <w:left w:val="none" w:sz="0" w:space="0" w:color="auto"/>
        <w:bottom w:val="none" w:sz="0" w:space="0" w:color="auto"/>
        <w:right w:val="none" w:sz="0" w:space="0" w:color="auto"/>
      </w:divBdr>
    </w:div>
    <w:div w:id="1448816495">
      <w:bodyDiv w:val="1"/>
      <w:marLeft w:val="0"/>
      <w:marRight w:val="0"/>
      <w:marTop w:val="0"/>
      <w:marBottom w:val="0"/>
      <w:divBdr>
        <w:top w:val="none" w:sz="0" w:space="0" w:color="auto"/>
        <w:left w:val="none" w:sz="0" w:space="0" w:color="auto"/>
        <w:bottom w:val="none" w:sz="0" w:space="0" w:color="auto"/>
        <w:right w:val="none" w:sz="0" w:space="0" w:color="auto"/>
      </w:divBdr>
    </w:div>
    <w:div w:id="1450398841">
      <w:bodyDiv w:val="1"/>
      <w:marLeft w:val="0"/>
      <w:marRight w:val="0"/>
      <w:marTop w:val="0"/>
      <w:marBottom w:val="0"/>
      <w:divBdr>
        <w:top w:val="none" w:sz="0" w:space="0" w:color="auto"/>
        <w:left w:val="none" w:sz="0" w:space="0" w:color="auto"/>
        <w:bottom w:val="none" w:sz="0" w:space="0" w:color="auto"/>
        <w:right w:val="none" w:sz="0" w:space="0" w:color="auto"/>
      </w:divBdr>
    </w:div>
    <w:div w:id="1453091861">
      <w:bodyDiv w:val="1"/>
      <w:marLeft w:val="0"/>
      <w:marRight w:val="0"/>
      <w:marTop w:val="0"/>
      <w:marBottom w:val="0"/>
      <w:divBdr>
        <w:top w:val="none" w:sz="0" w:space="0" w:color="auto"/>
        <w:left w:val="none" w:sz="0" w:space="0" w:color="auto"/>
        <w:bottom w:val="none" w:sz="0" w:space="0" w:color="auto"/>
        <w:right w:val="none" w:sz="0" w:space="0" w:color="auto"/>
      </w:divBdr>
    </w:div>
    <w:div w:id="1456800896">
      <w:bodyDiv w:val="1"/>
      <w:marLeft w:val="0"/>
      <w:marRight w:val="0"/>
      <w:marTop w:val="0"/>
      <w:marBottom w:val="0"/>
      <w:divBdr>
        <w:top w:val="none" w:sz="0" w:space="0" w:color="auto"/>
        <w:left w:val="none" w:sz="0" w:space="0" w:color="auto"/>
        <w:bottom w:val="none" w:sz="0" w:space="0" w:color="auto"/>
        <w:right w:val="none" w:sz="0" w:space="0" w:color="auto"/>
      </w:divBdr>
    </w:div>
    <w:div w:id="1460108155">
      <w:bodyDiv w:val="1"/>
      <w:marLeft w:val="0"/>
      <w:marRight w:val="0"/>
      <w:marTop w:val="0"/>
      <w:marBottom w:val="0"/>
      <w:divBdr>
        <w:top w:val="none" w:sz="0" w:space="0" w:color="auto"/>
        <w:left w:val="none" w:sz="0" w:space="0" w:color="auto"/>
        <w:bottom w:val="none" w:sz="0" w:space="0" w:color="auto"/>
        <w:right w:val="none" w:sz="0" w:space="0" w:color="auto"/>
      </w:divBdr>
    </w:div>
    <w:div w:id="1462000393">
      <w:bodyDiv w:val="1"/>
      <w:marLeft w:val="0"/>
      <w:marRight w:val="0"/>
      <w:marTop w:val="0"/>
      <w:marBottom w:val="0"/>
      <w:divBdr>
        <w:top w:val="none" w:sz="0" w:space="0" w:color="auto"/>
        <w:left w:val="none" w:sz="0" w:space="0" w:color="auto"/>
        <w:bottom w:val="none" w:sz="0" w:space="0" w:color="auto"/>
        <w:right w:val="none" w:sz="0" w:space="0" w:color="auto"/>
      </w:divBdr>
    </w:div>
    <w:div w:id="1462651938">
      <w:bodyDiv w:val="1"/>
      <w:marLeft w:val="0"/>
      <w:marRight w:val="0"/>
      <w:marTop w:val="0"/>
      <w:marBottom w:val="0"/>
      <w:divBdr>
        <w:top w:val="none" w:sz="0" w:space="0" w:color="auto"/>
        <w:left w:val="none" w:sz="0" w:space="0" w:color="auto"/>
        <w:bottom w:val="none" w:sz="0" w:space="0" w:color="auto"/>
        <w:right w:val="none" w:sz="0" w:space="0" w:color="auto"/>
      </w:divBdr>
    </w:div>
    <w:div w:id="1462724018">
      <w:bodyDiv w:val="1"/>
      <w:marLeft w:val="0"/>
      <w:marRight w:val="0"/>
      <w:marTop w:val="0"/>
      <w:marBottom w:val="0"/>
      <w:divBdr>
        <w:top w:val="none" w:sz="0" w:space="0" w:color="auto"/>
        <w:left w:val="none" w:sz="0" w:space="0" w:color="auto"/>
        <w:bottom w:val="none" w:sz="0" w:space="0" w:color="auto"/>
        <w:right w:val="none" w:sz="0" w:space="0" w:color="auto"/>
      </w:divBdr>
    </w:div>
    <w:div w:id="1465153038">
      <w:bodyDiv w:val="1"/>
      <w:marLeft w:val="0"/>
      <w:marRight w:val="0"/>
      <w:marTop w:val="0"/>
      <w:marBottom w:val="0"/>
      <w:divBdr>
        <w:top w:val="none" w:sz="0" w:space="0" w:color="auto"/>
        <w:left w:val="none" w:sz="0" w:space="0" w:color="auto"/>
        <w:bottom w:val="none" w:sz="0" w:space="0" w:color="auto"/>
        <w:right w:val="none" w:sz="0" w:space="0" w:color="auto"/>
      </w:divBdr>
    </w:div>
    <w:div w:id="1475566503">
      <w:bodyDiv w:val="1"/>
      <w:marLeft w:val="0"/>
      <w:marRight w:val="0"/>
      <w:marTop w:val="0"/>
      <w:marBottom w:val="0"/>
      <w:divBdr>
        <w:top w:val="none" w:sz="0" w:space="0" w:color="auto"/>
        <w:left w:val="none" w:sz="0" w:space="0" w:color="auto"/>
        <w:bottom w:val="none" w:sz="0" w:space="0" w:color="auto"/>
        <w:right w:val="none" w:sz="0" w:space="0" w:color="auto"/>
      </w:divBdr>
    </w:div>
    <w:div w:id="1476602661">
      <w:bodyDiv w:val="1"/>
      <w:marLeft w:val="0"/>
      <w:marRight w:val="0"/>
      <w:marTop w:val="0"/>
      <w:marBottom w:val="0"/>
      <w:divBdr>
        <w:top w:val="none" w:sz="0" w:space="0" w:color="auto"/>
        <w:left w:val="none" w:sz="0" w:space="0" w:color="auto"/>
        <w:bottom w:val="none" w:sz="0" w:space="0" w:color="auto"/>
        <w:right w:val="none" w:sz="0" w:space="0" w:color="auto"/>
      </w:divBdr>
    </w:div>
    <w:div w:id="1479614195">
      <w:bodyDiv w:val="1"/>
      <w:marLeft w:val="0"/>
      <w:marRight w:val="0"/>
      <w:marTop w:val="0"/>
      <w:marBottom w:val="0"/>
      <w:divBdr>
        <w:top w:val="none" w:sz="0" w:space="0" w:color="auto"/>
        <w:left w:val="none" w:sz="0" w:space="0" w:color="auto"/>
        <w:bottom w:val="none" w:sz="0" w:space="0" w:color="auto"/>
        <w:right w:val="none" w:sz="0" w:space="0" w:color="auto"/>
      </w:divBdr>
    </w:div>
    <w:div w:id="1481269282">
      <w:bodyDiv w:val="1"/>
      <w:marLeft w:val="0"/>
      <w:marRight w:val="0"/>
      <w:marTop w:val="0"/>
      <w:marBottom w:val="0"/>
      <w:divBdr>
        <w:top w:val="none" w:sz="0" w:space="0" w:color="auto"/>
        <w:left w:val="none" w:sz="0" w:space="0" w:color="auto"/>
        <w:bottom w:val="none" w:sz="0" w:space="0" w:color="auto"/>
        <w:right w:val="none" w:sz="0" w:space="0" w:color="auto"/>
      </w:divBdr>
    </w:div>
    <w:div w:id="1481506931">
      <w:bodyDiv w:val="1"/>
      <w:marLeft w:val="0"/>
      <w:marRight w:val="0"/>
      <w:marTop w:val="0"/>
      <w:marBottom w:val="0"/>
      <w:divBdr>
        <w:top w:val="none" w:sz="0" w:space="0" w:color="auto"/>
        <w:left w:val="none" w:sz="0" w:space="0" w:color="auto"/>
        <w:bottom w:val="none" w:sz="0" w:space="0" w:color="auto"/>
        <w:right w:val="none" w:sz="0" w:space="0" w:color="auto"/>
      </w:divBdr>
    </w:div>
    <w:div w:id="1484733072">
      <w:bodyDiv w:val="1"/>
      <w:marLeft w:val="0"/>
      <w:marRight w:val="0"/>
      <w:marTop w:val="0"/>
      <w:marBottom w:val="0"/>
      <w:divBdr>
        <w:top w:val="none" w:sz="0" w:space="0" w:color="auto"/>
        <w:left w:val="none" w:sz="0" w:space="0" w:color="auto"/>
        <w:bottom w:val="none" w:sz="0" w:space="0" w:color="auto"/>
        <w:right w:val="none" w:sz="0" w:space="0" w:color="auto"/>
      </w:divBdr>
    </w:div>
    <w:div w:id="1496727115">
      <w:bodyDiv w:val="1"/>
      <w:marLeft w:val="0"/>
      <w:marRight w:val="0"/>
      <w:marTop w:val="0"/>
      <w:marBottom w:val="0"/>
      <w:divBdr>
        <w:top w:val="none" w:sz="0" w:space="0" w:color="auto"/>
        <w:left w:val="none" w:sz="0" w:space="0" w:color="auto"/>
        <w:bottom w:val="none" w:sz="0" w:space="0" w:color="auto"/>
        <w:right w:val="none" w:sz="0" w:space="0" w:color="auto"/>
      </w:divBdr>
    </w:div>
    <w:div w:id="1502622267">
      <w:bodyDiv w:val="1"/>
      <w:marLeft w:val="0"/>
      <w:marRight w:val="0"/>
      <w:marTop w:val="0"/>
      <w:marBottom w:val="0"/>
      <w:divBdr>
        <w:top w:val="none" w:sz="0" w:space="0" w:color="auto"/>
        <w:left w:val="none" w:sz="0" w:space="0" w:color="auto"/>
        <w:bottom w:val="none" w:sz="0" w:space="0" w:color="auto"/>
        <w:right w:val="none" w:sz="0" w:space="0" w:color="auto"/>
      </w:divBdr>
    </w:div>
    <w:div w:id="1505824778">
      <w:bodyDiv w:val="1"/>
      <w:marLeft w:val="0"/>
      <w:marRight w:val="0"/>
      <w:marTop w:val="0"/>
      <w:marBottom w:val="0"/>
      <w:divBdr>
        <w:top w:val="none" w:sz="0" w:space="0" w:color="auto"/>
        <w:left w:val="none" w:sz="0" w:space="0" w:color="auto"/>
        <w:bottom w:val="none" w:sz="0" w:space="0" w:color="auto"/>
        <w:right w:val="none" w:sz="0" w:space="0" w:color="auto"/>
      </w:divBdr>
    </w:div>
    <w:div w:id="1509325710">
      <w:bodyDiv w:val="1"/>
      <w:marLeft w:val="0"/>
      <w:marRight w:val="0"/>
      <w:marTop w:val="0"/>
      <w:marBottom w:val="0"/>
      <w:divBdr>
        <w:top w:val="none" w:sz="0" w:space="0" w:color="auto"/>
        <w:left w:val="none" w:sz="0" w:space="0" w:color="auto"/>
        <w:bottom w:val="none" w:sz="0" w:space="0" w:color="auto"/>
        <w:right w:val="none" w:sz="0" w:space="0" w:color="auto"/>
      </w:divBdr>
    </w:div>
    <w:div w:id="1512261903">
      <w:bodyDiv w:val="1"/>
      <w:marLeft w:val="0"/>
      <w:marRight w:val="0"/>
      <w:marTop w:val="0"/>
      <w:marBottom w:val="0"/>
      <w:divBdr>
        <w:top w:val="none" w:sz="0" w:space="0" w:color="auto"/>
        <w:left w:val="none" w:sz="0" w:space="0" w:color="auto"/>
        <w:bottom w:val="none" w:sz="0" w:space="0" w:color="auto"/>
        <w:right w:val="none" w:sz="0" w:space="0" w:color="auto"/>
      </w:divBdr>
    </w:div>
    <w:div w:id="1514800458">
      <w:bodyDiv w:val="1"/>
      <w:marLeft w:val="0"/>
      <w:marRight w:val="0"/>
      <w:marTop w:val="0"/>
      <w:marBottom w:val="0"/>
      <w:divBdr>
        <w:top w:val="none" w:sz="0" w:space="0" w:color="auto"/>
        <w:left w:val="none" w:sz="0" w:space="0" w:color="auto"/>
        <w:bottom w:val="none" w:sz="0" w:space="0" w:color="auto"/>
        <w:right w:val="none" w:sz="0" w:space="0" w:color="auto"/>
      </w:divBdr>
    </w:div>
    <w:div w:id="1521160491">
      <w:bodyDiv w:val="1"/>
      <w:marLeft w:val="0"/>
      <w:marRight w:val="0"/>
      <w:marTop w:val="0"/>
      <w:marBottom w:val="0"/>
      <w:divBdr>
        <w:top w:val="none" w:sz="0" w:space="0" w:color="auto"/>
        <w:left w:val="none" w:sz="0" w:space="0" w:color="auto"/>
        <w:bottom w:val="none" w:sz="0" w:space="0" w:color="auto"/>
        <w:right w:val="none" w:sz="0" w:space="0" w:color="auto"/>
      </w:divBdr>
    </w:div>
    <w:div w:id="1528175852">
      <w:bodyDiv w:val="1"/>
      <w:marLeft w:val="0"/>
      <w:marRight w:val="0"/>
      <w:marTop w:val="0"/>
      <w:marBottom w:val="0"/>
      <w:divBdr>
        <w:top w:val="none" w:sz="0" w:space="0" w:color="auto"/>
        <w:left w:val="none" w:sz="0" w:space="0" w:color="auto"/>
        <w:bottom w:val="none" w:sz="0" w:space="0" w:color="auto"/>
        <w:right w:val="none" w:sz="0" w:space="0" w:color="auto"/>
      </w:divBdr>
    </w:div>
    <w:div w:id="1528762479">
      <w:bodyDiv w:val="1"/>
      <w:marLeft w:val="0"/>
      <w:marRight w:val="0"/>
      <w:marTop w:val="0"/>
      <w:marBottom w:val="0"/>
      <w:divBdr>
        <w:top w:val="none" w:sz="0" w:space="0" w:color="auto"/>
        <w:left w:val="none" w:sz="0" w:space="0" w:color="auto"/>
        <w:bottom w:val="none" w:sz="0" w:space="0" w:color="auto"/>
        <w:right w:val="none" w:sz="0" w:space="0" w:color="auto"/>
      </w:divBdr>
    </w:div>
    <w:div w:id="1531339521">
      <w:bodyDiv w:val="1"/>
      <w:marLeft w:val="0"/>
      <w:marRight w:val="0"/>
      <w:marTop w:val="0"/>
      <w:marBottom w:val="0"/>
      <w:divBdr>
        <w:top w:val="none" w:sz="0" w:space="0" w:color="auto"/>
        <w:left w:val="none" w:sz="0" w:space="0" w:color="auto"/>
        <w:bottom w:val="none" w:sz="0" w:space="0" w:color="auto"/>
        <w:right w:val="none" w:sz="0" w:space="0" w:color="auto"/>
      </w:divBdr>
    </w:div>
    <w:div w:id="1533154684">
      <w:bodyDiv w:val="1"/>
      <w:marLeft w:val="0"/>
      <w:marRight w:val="0"/>
      <w:marTop w:val="0"/>
      <w:marBottom w:val="0"/>
      <w:divBdr>
        <w:top w:val="none" w:sz="0" w:space="0" w:color="auto"/>
        <w:left w:val="none" w:sz="0" w:space="0" w:color="auto"/>
        <w:bottom w:val="none" w:sz="0" w:space="0" w:color="auto"/>
        <w:right w:val="none" w:sz="0" w:space="0" w:color="auto"/>
      </w:divBdr>
    </w:div>
    <w:div w:id="1537543008">
      <w:bodyDiv w:val="1"/>
      <w:marLeft w:val="0"/>
      <w:marRight w:val="0"/>
      <w:marTop w:val="0"/>
      <w:marBottom w:val="0"/>
      <w:divBdr>
        <w:top w:val="none" w:sz="0" w:space="0" w:color="auto"/>
        <w:left w:val="none" w:sz="0" w:space="0" w:color="auto"/>
        <w:bottom w:val="none" w:sz="0" w:space="0" w:color="auto"/>
        <w:right w:val="none" w:sz="0" w:space="0" w:color="auto"/>
      </w:divBdr>
    </w:div>
    <w:div w:id="1538737600">
      <w:bodyDiv w:val="1"/>
      <w:marLeft w:val="0"/>
      <w:marRight w:val="0"/>
      <w:marTop w:val="0"/>
      <w:marBottom w:val="0"/>
      <w:divBdr>
        <w:top w:val="none" w:sz="0" w:space="0" w:color="auto"/>
        <w:left w:val="none" w:sz="0" w:space="0" w:color="auto"/>
        <w:bottom w:val="none" w:sz="0" w:space="0" w:color="auto"/>
        <w:right w:val="none" w:sz="0" w:space="0" w:color="auto"/>
      </w:divBdr>
    </w:div>
    <w:div w:id="1539470997">
      <w:bodyDiv w:val="1"/>
      <w:marLeft w:val="0"/>
      <w:marRight w:val="0"/>
      <w:marTop w:val="0"/>
      <w:marBottom w:val="0"/>
      <w:divBdr>
        <w:top w:val="none" w:sz="0" w:space="0" w:color="auto"/>
        <w:left w:val="none" w:sz="0" w:space="0" w:color="auto"/>
        <w:bottom w:val="none" w:sz="0" w:space="0" w:color="auto"/>
        <w:right w:val="none" w:sz="0" w:space="0" w:color="auto"/>
      </w:divBdr>
    </w:div>
    <w:div w:id="1544095391">
      <w:bodyDiv w:val="1"/>
      <w:marLeft w:val="0"/>
      <w:marRight w:val="0"/>
      <w:marTop w:val="0"/>
      <w:marBottom w:val="0"/>
      <w:divBdr>
        <w:top w:val="none" w:sz="0" w:space="0" w:color="auto"/>
        <w:left w:val="none" w:sz="0" w:space="0" w:color="auto"/>
        <w:bottom w:val="none" w:sz="0" w:space="0" w:color="auto"/>
        <w:right w:val="none" w:sz="0" w:space="0" w:color="auto"/>
      </w:divBdr>
    </w:div>
    <w:div w:id="1549612292">
      <w:bodyDiv w:val="1"/>
      <w:marLeft w:val="0"/>
      <w:marRight w:val="0"/>
      <w:marTop w:val="0"/>
      <w:marBottom w:val="0"/>
      <w:divBdr>
        <w:top w:val="none" w:sz="0" w:space="0" w:color="auto"/>
        <w:left w:val="none" w:sz="0" w:space="0" w:color="auto"/>
        <w:bottom w:val="none" w:sz="0" w:space="0" w:color="auto"/>
        <w:right w:val="none" w:sz="0" w:space="0" w:color="auto"/>
      </w:divBdr>
    </w:div>
    <w:div w:id="1574046272">
      <w:bodyDiv w:val="1"/>
      <w:marLeft w:val="0"/>
      <w:marRight w:val="0"/>
      <w:marTop w:val="0"/>
      <w:marBottom w:val="0"/>
      <w:divBdr>
        <w:top w:val="none" w:sz="0" w:space="0" w:color="auto"/>
        <w:left w:val="none" w:sz="0" w:space="0" w:color="auto"/>
        <w:bottom w:val="none" w:sz="0" w:space="0" w:color="auto"/>
        <w:right w:val="none" w:sz="0" w:space="0" w:color="auto"/>
      </w:divBdr>
    </w:div>
    <w:div w:id="1574966181">
      <w:bodyDiv w:val="1"/>
      <w:marLeft w:val="0"/>
      <w:marRight w:val="0"/>
      <w:marTop w:val="0"/>
      <w:marBottom w:val="0"/>
      <w:divBdr>
        <w:top w:val="none" w:sz="0" w:space="0" w:color="auto"/>
        <w:left w:val="none" w:sz="0" w:space="0" w:color="auto"/>
        <w:bottom w:val="none" w:sz="0" w:space="0" w:color="auto"/>
        <w:right w:val="none" w:sz="0" w:space="0" w:color="auto"/>
      </w:divBdr>
    </w:div>
    <w:div w:id="1577209779">
      <w:bodyDiv w:val="1"/>
      <w:marLeft w:val="0"/>
      <w:marRight w:val="0"/>
      <w:marTop w:val="0"/>
      <w:marBottom w:val="0"/>
      <w:divBdr>
        <w:top w:val="none" w:sz="0" w:space="0" w:color="auto"/>
        <w:left w:val="none" w:sz="0" w:space="0" w:color="auto"/>
        <w:bottom w:val="none" w:sz="0" w:space="0" w:color="auto"/>
        <w:right w:val="none" w:sz="0" w:space="0" w:color="auto"/>
      </w:divBdr>
    </w:div>
    <w:div w:id="1585335380">
      <w:bodyDiv w:val="1"/>
      <w:marLeft w:val="0"/>
      <w:marRight w:val="0"/>
      <w:marTop w:val="0"/>
      <w:marBottom w:val="0"/>
      <w:divBdr>
        <w:top w:val="none" w:sz="0" w:space="0" w:color="auto"/>
        <w:left w:val="none" w:sz="0" w:space="0" w:color="auto"/>
        <w:bottom w:val="none" w:sz="0" w:space="0" w:color="auto"/>
        <w:right w:val="none" w:sz="0" w:space="0" w:color="auto"/>
      </w:divBdr>
    </w:div>
    <w:div w:id="1592086951">
      <w:bodyDiv w:val="1"/>
      <w:marLeft w:val="0"/>
      <w:marRight w:val="0"/>
      <w:marTop w:val="0"/>
      <w:marBottom w:val="0"/>
      <w:divBdr>
        <w:top w:val="none" w:sz="0" w:space="0" w:color="auto"/>
        <w:left w:val="none" w:sz="0" w:space="0" w:color="auto"/>
        <w:bottom w:val="none" w:sz="0" w:space="0" w:color="auto"/>
        <w:right w:val="none" w:sz="0" w:space="0" w:color="auto"/>
      </w:divBdr>
    </w:div>
    <w:div w:id="1593732782">
      <w:bodyDiv w:val="1"/>
      <w:marLeft w:val="0"/>
      <w:marRight w:val="0"/>
      <w:marTop w:val="0"/>
      <w:marBottom w:val="0"/>
      <w:divBdr>
        <w:top w:val="none" w:sz="0" w:space="0" w:color="auto"/>
        <w:left w:val="none" w:sz="0" w:space="0" w:color="auto"/>
        <w:bottom w:val="none" w:sz="0" w:space="0" w:color="auto"/>
        <w:right w:val="none" w:sz="0" w:space="0" w:color="auto"/>
      </w:divBdr>
    </w:div>
    <w:div w:id="1602761074">
      <w:bodyDiv w:val="1"/>
      <w:marLeft w:val="0"/>
      <w:marRight w:val="0"/>
      <w:marTop w:val="0"/>
      <w:marBottom w:val="0"/>
      <w:divBdr>
        <w:top w:val="none" w:sz="0" w:space="0" w:color="auto"/>
        <w:left w:val="none" w:sz="0" w:space="0" w:color="auto"/>
        <w:bottom w:val="none" w:sz="0" w:space="0" w:color="auto"/>
        <w:right w:val="none" w:sz="0" w:space="0" w:color="auto"/>
      </w:divBdr>
    </w:div>
    <w:div w:id="1605066619">
      <w:bodyDiv w:val="1"/>
      <w:marLeft w:val="0"/>
      <w:marRight w:val="0"/>
      <w:marTop w:val="0"/>
      <w:marBottom w:val="0"/>
      <w:divBdr>
        <w:top w:val="none" w:sz="0" w:space="0" w:color="auto"/>
        <w:left w:val="none" w:sz="0" w:space="0" w:color="auto"/>
        <w:bottom w:val="none" w:sz="0" w:space="0" w:color="auto"/>
        <w:right w:val="none" w:sz="0" w:space="0" w:color="auto"/>
      </w:divBdr>
    </w:div>
    <w:div w:id="1613131139">
      <w:bodyDiv w:val="1"/>
      <w:marLeft w:val="0"/>
      <w:marRight w:val="0"/>
      <w:marTop w:val="0"/>
      <w:marBottom w:val="0"/>
      <w:divBdr>
        <w:top w:val="none" w:sz="0" w:space="0" w:color="auto"/>
        <w:left w:val="none" w:sz="0" w:space="0" w:color="auto"/>
        <w:bottom w:val="none" w:sz="0" w:space="0" w:color="auto"/>
        <w:right w:val="none" w:sz="0" w:space="0" w:color="auto"/>
      </w:divBdr>
    </w:div>
    <w:div w:id="1615284244">
      <w:bodyDiv w:val="1"/>
      <w:marLeft w:val="0"/>
      <w:marRight w:val="0"/>
      <w:marTop w:val="0"/>
      <w:marBottom w:val="0"/>
      <w:divBdr>
        <w:top w:val="none" w:sz="0" w:space="0" w:color="auto"/>
        <w:left w:val="none" w:sz="0" w:space="0" w:color="auto"/>
        <w:bottom w:val="none" w:sz="0" w:space="0" w:color="auto"/>
        <w:right w:val="none" w:sz="0" w:space="0" w:color="auto"/>
      </w:divBdr>
    </w:div>
    <w:div w:id="1619948084">
      <w:bodyDiv w:val="1"/>
      <w:marLeft w:val="0"/>
      <w:marRight w:val="0"/>
      <w:marTop w:val="0"/>
      <w:marBottom w:val="0"/>
      <w:divBdr>
        <w:top w:val="none" w:sz="0" w:space="0" w:color="auto"/>
        <w:left w:val="none" w:sz="0" w:space="0" w:color="auto"/>
        <w:bottom w:val="none" w:sz="0" w:space="0" w:color="auto"/>
        <w:right w:val="none" w:sz="0" w:space="0" w:color="auto"/>
      </w:divBdr>
    </w:div>
    <w:div w:id="1623264454">
      <w:bodyDiv w:val="1"/>
      <w:marLeft w:val="0"/>
      <w:marRight w:val="0"/>
      <w:marTop w:val="0"/>
      <w:marBottom w:val="0"/>
      <w:divBdr>
        <w:top w:val="none" w:sz="0" w:space="0" w:color="auto"/>
        <w:left w:val="none" w:sz="0" w:space="0" w:color="auto"/>
        <w:bottom w:val="none" w:sz="0" w:space="0" w:color="auto"/>
        <w:right w:val="none" w:sz="0" w:space="0" w:color="auto"/>
      </w:divBdr>
    </w:div>
    <w:div w:id="1626816840">
      <w:bodyDiv w:val="1"/>
      <w:marLeft w:val="0"/>
      <w:marRight w:val="0"/>
      <w:marTop w:val="0"/>
      <w:marBottom w:val="0"/>
      <w:divBdr>
        <w:top w:val="none" w:sz="0" w:space="0" w:color="auto"/>
        <w:left w:val="none" w:sz="0" w:space="0" w:color="auto"/>
        <w:bottom w:val="none" w:sz="0" w:space="0" w:color="auto"/>
        <w:right w:val="none" w:sz="0" w:space="0" w:color="auto"/>
      </w:divBdr>
    </w:div>
    <w:div w:id="1628505742">
      <w:bodyDiv w:val="1"/>
      <w:marLeft w:val="0"/>
      <w:marRight w:val="0"/>
      <w:marTop w:val="0"/>
      <w:marBottom w:val="0"/>
      <w:divBdr>
        <w:top w:val="none" w:sz="0" w:space="0" w:color="auto"/>
        <w:left w:val="none" w:sz="0" w:space="0" w:color="auto"/>
        <w:bottom w:val="none" w:sz="0" w:space="0" w:color="auto"/>
        <w:right w:val="none" w:sz="0" w:space="0" w:color="auto"/>
      </w:divBdr>
    </w:div>
    <w:div w:id="1630821725">
      <w:bodyDiv w:val="1"/>
      <w:marLeft w:val="0"/>
      <w:marRight w:val="0"/>
      <w:marTop w:val="0"/>
      <w:marBottom w:val="0"/>
      <w:divBdr>
        <w:top w:val="none" w:sz="0" w:space="0" w:color="auto"/>
        <w:left w:val="none" w:sz="0" w:space="0" w:color="auto"/>
        <w:bottom w:val="none" w:sz="0" w:space="0" w:color="auto"/>
        <w:right w:val="none" w:sz="0" w:space="0" w:color="auto"/>
      </w:divBdr>
    </w:div>
    <w:div w:id="1641884517">
      <w:bodyDiv w:val="1"/>
      <w:marLeft w:val="0"/>
      <w:marRight w:val="0"/>
      <w:marTop w:val="0"/>
      <w:marBottom w:val="0"/>
      <w:divBdr>
        <w:top w:val="none" w:sz="0" w:space="0" w:color="auto"/>
        <w:left w:val="none" w:sz="0" w:space="0" w:color="auto"/>
        <w:bottom w:val="none" w:sz="0" w:space="0" w:color="auto"/>
        <w:right w:val="none" w:sz="0" w:space="0" w:color="auto"/>
      </w:divBdr>
    </w:div>
    <w:div w:id="1642076311">
      <w:bodyDiv w:val="1"/>
      <w:marLeft w:val="0"/>
      <w:marRight w:val="0"/>
      <w:marTop w:val="0"/>
      <w:marBottom w:val="0"/>
      <w:divBdr>
        <w:top w:val="none" w:sz="0" w:space="0" w:color="auto"/>
        <w:left w:val="none" w:sz="0" w:space="0" w:color="auto"/>
        <w:bottom w:val="none" w:sz="0" w:space="0" w:color="auto"/>
        <w:right w:val="none" w:sz="0" w:space="0" w:color="auto"/>
      </w:divBdr>
    </w:div>
    <w:div w:id="1657029500">
      <w:bodyDiv w:val="1"/>
      <w:marLeft w:val="0"/>
      <w:marRight w:val="0"/>
      <w:marTop w:val="0"/>
      <w:marBottom w:val="0"/>
      <w:divBdr>
        <w:top w:val="none" w:sz="0" w:space="0" w:color="auto"/>
        <w:left w:val="none" w:sz="0" w:space="0" w:color="auto"/>
        <w:bottom w:val="none" w:sz="0" w:space="0" w:color="auto"/>
        <w:right w:val="none" w:sz="0" w:space="0" w:color="auto"/>
      </w:divBdr>
    </w:div>
    <w:div w:id="1657102226">
      <w:bodyDiv w:val="1"/>
      <w:marLeft w:val="0"/>
      <w:marRight w:val="0"/>
      <w:marTop w:val="0"/>
      <w:marBottom w:val="0"/>
      <w:divBdr>
        <w:top w:val="none" w:sz="0" w:space="0" w:color="auto"/>
        <w:left w:val="none" w:sz="0" w:space="0" w:color="auto"/>
        <w:bottom w:val="none" w:sz="0" w:space="0" w:color="auto"/>
        <w:right w:val="none" w:sz="0" w:space="0" w:color="auto"/>
      </w:divBdr>
    </w:div>
    <w:div w:id="1660578670">
      <w:bodyDiv w:val="1"/>
      <w:marLeft w:val="0"/>
      <w:marRight w:val="0"/>
      <w:marTop w:val="0"/>
      <w:marBottom w:val="0"/>
      <w:divBdr>
        <w:top w:val="none" w:sz="0" w:space="0" w:color="auto"/>
        <w:left w:val="none" w:sz="0" w:space="0" w:color="auto"/>
        <w:bottom w:val="none" w:sz="0" w:space="0" w:color="auto"/>
        <w:right w:val="none" w:sz="0" w:space="0" w:color="auto"/>
      </w:divBdr>
    </w:div>
    <w:div w:id="1664045966">
      <w:bodyDiv w:val="1"/>
      <w:marLeft w:val="0"/>
      <w:marRight w:val="0"/>
      <w:marTop w:val="0"/>
      <w:marBottom w:val="0"/>
      <w:divBdr>
        <w:top w:val="none" w:sz="0" w:space="0" w:color="auto"/>
        <w:left w:val="none" w:sz="0" w:space="0" w:color="auto"/>
        <w:bottom w:val="none" w:sz="0" w:space="0" w:color="auto"/>
        <w:right w:val="none" w:sz="0" w:space="0" w:color="auto"/>
      </w:divBdr>
    </w:div>
    <w:div w:id="1671713669">
      <w:bodyDiv w:val="1"/>
      <w:marLeft w:val="0"/>
      <w:marRight w:val="0"/>
      <w:marTop w:val="0"/>
      <w:marBottom w:val="0"/>
      <w:divBdr>
        <w:top w:val="none" w:sz="0" w:space="0" w:color="auto"/>
        <w:left w:val="none" w:sz="0" w:space="0" w:color="auto"/>
        <w:bottom w:val="none" w:sz="0" w:space="0" w:color="auto"/>
        <w:right w:val="none" w:sz="0" w:space="0" w:color="auto"/>
      </w:divBdr>
    </w:div>
    <w:div w:id="1677341717">
      <w:bodyDiv w:val="1"/>
      <w:marLeft w:val="0"/>
      <w:marRight w:val="0"/>
      <w:marTop w:val="0"/>
      <w:marBottom w:val="0"/>
      <w:divBdr>
        <w:top w:val="none" w:sz="0" w:space="0" w:color="auto"/>
        <w:left w:val="none" w:sz="0" w:space="0" w:color="auto"/>
        <w:bottom w:val="none" w:sz="0" w:space="0" w:color="auto"/>
        <w:right w:val="none" w:sz="0" w:space="0" w:color="auto"/>
      </w:divBdr>
    </w:div>
    <w:div w:id="1678001877">
      <w:bodyDiv w:val="1"/>
      <w:marLeft w:val="0"/>
      <w:marRight w:val="0"/>
      <w:marTop w:val="0"/>
      <w:marBottom w:val="0"/>
      <w:divBdr>
        <w:top w:val="none" w:sz="0" w:space="0" w:color="auto"/>
        <w:left w:val="none" w:sz="0" w:space="0" w:color="auto"/>
        <w:bottom w:val="none" w:sz="0" w:space="0" w:color="auto"/>
        <w:right w:val="none" w:sz="0" w:space="0" w:color="auto"/>
      </w:divBdr>
    </w:div>
    <w:div w:id="1686635989">
      <w:bodyDiv w:val="1"/>
      <w:marLeft w:val="0"/>
      <w:marRight w:val="0"/>
      <w:marTop w:val="0"/>
      <w:marBottom w:val="0"/>
      <w:divBdr>
        <w:top w:val="none" w:sz="0" w:space="0" w:color="auto"/>
        <w:left w:val="none" w:sz="0" w:space="0" w:color="auto"/>
        <w:bottom w:val="none" w:sz="0" w:space="0" w:color="auto"/>
        <w:right w:val="none" w:sz="0" w:space="0" w:color="auto"/>
      </w:divBdr>
    </w:div>
    <w:div w:id="1686902854">
      <w:bodyDiv w:val="1"/>
      <w:marLeft w:val="0"/>
      <w:marRight w:val="0"/>
      <w:marTop w:val="0"/>
      <w:marBottom w:val="0"/>
      <w:divBdr>
        <w:top w:val="none" w:sz="0" w:space="0" w:color="auto"/>
        <w:left w:val="none" w:sz="0" w:space="0" w:color="auto"/>
        <w:bottom w:val="none" w:sz="0" w:space="0" w:color="auto"/>
        <w:right w:val="none" w:sz="0" w:space="0" w:color="auto"/>
      </w:divBdr>
    </w:div>
    <w:div w:id="1688630776">
      <w:bodyDiv w:val="1"/>
      <w:marLeft w:val="0"/>
      <w:marRight w:val="0"/>
      <w:marTop w:val="0"/>
      <w:marBottom w:val="0"/>
      <w:divBdr>
        <w:top w:val="none" w:sz="0" w:space="0" w:color="auto"/>
        <w:left w:val="none" w:sz="0" w:space="0" w:color="auto"/>
        <w:bottom w:val="none" w:sz="0" w:space="0" w:color="auto"/>
        <w:right w:val="none" w:sz="0" w:space="0" w:color="auto"/>
      </w:divBdr>
    </w:div>
    <w:div w:id="1691761762">
      <w:bodyDiv w:val="1"/>
      <w:marLeft w:val="0"/>
      <w:marRight w:val="0"/>
      <w:marTop w:val="0"/>
      <w:marBottom w:val="0"/>
      <w:divBdr>
        <w:top w:val="none" w:sz="0" w:space="0" w:color="auto"/>
        <w:left w:val="none" w:sz="0" w:space="0" w:color="auto"/>
        <w:bottom w:val="none" w:sz="0" w:space="0" w:color="auto"/>
        <w:right w:val="none" w:sz="0" w:space="0" w:color="auto"/>
      </w:divBdr>
    </w:div>
    <w:div w:id="1698844351">
      <w:bodyDiv w:val="1"/>
      <w:marLeft w:val="0"/>
      <w:marRight w:val="0"/>
      <w:marTop w:val="0"/>
      <w:marBottom w:val="0"/>
      <w:divBdr>
        <w:top w:val="none" w:sz="0" w:space="0" w:color="auto"/>
        <w:left w:val="none" w:sz="0" w:space="0" w:color="auto"/>
        <w:bottom w:val="none" w:sz="0" w:space="0" w:color="auto"/>
        <w:right w:val="none" w:sz="0" w:space="0" w:color="auto"/>
      </w:divBdr>
    </w:div>
    <w:div w:id="1699156397">
      <w:bodyDiv w:val="1"/>
      <w:marLeft w:val="0"/>
      <w:marRight w:val="0"/>
      <w:marTop w:val="0"/>
      <w:marBottom w:val="0"/>
      <w:divBdr>
        <w:top w:val="none" w:sz="0" w:space="0" w:color="auto"/>
        <w:left w:val="none" w:sz="0" w:space="0" w:color="auto"/>
        <w:bottom w:val="none" w:sz="0" w:space="0" w:color="auto"/>
        <w:right w:val="none" w:sz="0" w:space="0" w:color="auto"/>
      </w:divBdr>
    </w:div>
    <w:div w:id="1699769562">
      <w:bodyDiv w:val="1"/>
      <w:marLeft w:val="0"/>
      <w:marRight w:val="0"/>
      <w:marTop w:val="0"/>
      <w:marBottom w:val="0"/>
      <w:divBdr>
        <w:top w:val="none" w:sz="0" w:space="0" w:color="auto"/>
        <w:left w:val="none" w:sz="0" w:space="0" w:color="auto"/>
        <w:bottom w:val="none" w:sz="0" w:space="0" w:color="auto"/>
        <w:right w:val="none" w:sz="0" w:space="0" w:color="auto"/>
      </w:divBdr>
    </w:div>
    <w:div w:id="1701082390">
      <w:bodyDiv w:val="1"/>
      <w:marLeft w:val="0"/>
      <w:marRight w:val="0"/>
      <w:marTop w:val="0"/>
      <w:marBottom w:val="0"/>
      <w:divBdr>
        <w:top w:val="none" w:sz="0" w:space="0" w:color="auto"/>
        <w:left w:val="none" w:sz="0" w:space="0" w:color="auto"/>
        <w:bottom w:val="none" w:sz="0" w:space="0" w:color="auto"/>
        <w:right w:val="none" w:sz="0" w:space="0" w:color="auto"/>
      </w:divBdr>
    </w:div>
    <w:div w:id="1702705184">
      <w:bodyDiv w:val="1"/>
      <w:marLeft w:val="0"/>
      <w:marRight w:val="0"/>
      <w:marTop w:val="0"/>
      <w:marBottom w:val="0"/>
      <w:divBdr>
        <w:top w:val="none" w:sz="0" w:space="0" w:color="auto"/>
        <w:left w:val="none" w:sz="0" w:space="0" w:color="auto"/>
        <w:bottom w:val="none" w:sz="0" w:space="0" w:color="auto"/>
        <w:right w:val="none" w:sz="0" w:space="0" w:color="auto"/>
      </w:divBdr>
    </w:div>
    <w:div w:id="1709597434">
      <w:bodyDiv w:val="1"/>
      <w:marLeft w:val="0"/>
      <w:marRight w:val="0"/>
      <w:marTop w:val="0"/>
      <w:marBottom w:val="0"/>
      <w:divBdr>
        <w:top w:val="none" w:sz="0" w:space="0" w:color="auto"/>
        <w:left w:val="none" w:sz="0" w:space="0" w:color="auto"/>
        <w:bottom w:val="none" w:sz="0" w:space="0" w:color="auto"/>
        <w:right w:val="none" w:sz="0" w:space="0" w:color="auto"/>
      </w:divBdr>
    </w:div>
    <w:div w:id="1715890174">
      <w:bodyDiv w:val="1"/>
      <w:marLeft w:val="0"/>
      <w:marRight w:val="0"/>
      <w:marTop w:val="0"/>
      <w:marBottom w:val="0"/>
      <w:divBdr>
        <w:top w:val="none" w:sz="0" w:space="0" w:color="auto"/>
        <w:left w:val="none" w:sz="0" w:space="0" w:color="auto"/>
        <w:bottom w:val="none" w:sz="0" w:space="0" w:color="auto"/>
        <w:right w:val="none" w:sz="0" w:space="0" w:color="auto"/>
      </w:divBdr>
    </w:div>
    <w:div w:id="1717048267">
      <w:bodyDiv w:val="1"/>
      <w:marLeft w:val="0"/>
      <w:marRight w:val="0"/>
      <w:marTop w:val="0"/>
      <w:marBottom w:val="0"/>
      <w:divBdr>
        <w:top w:val="none" w:sz="0" w:space="0" w:color="auto"/>
        <w:left w:val="none" w:sz="0" w:space="0" w:color="auto"/>
        <w:bottom w:val="none" w:sz="0" w:space="0" w:color="auto"/>
        <w:right w:val="none" w:sz="0" w:space="0" w:color="auto"/>
      </w:divBdr>
    </w:div>
    <w:div w:id="1726635329">
      <w:bodyDiv w:val="1"/>
      <w:marLeft w:val="0"/>
      <w:marRight w:val="0"/>
      <w:marTop w:val="0"/>
      <w:marBottom w:val="0"/>
      <w:divBdr>
        <w:top w:val="none" w:sz="0" w:space="0" w:color="auto"/>
        <w:left w:val="none" w:sz="0" w:space="0" w:color="auto"/>
        <w:bottom w:val="none" w:sz="0" w:space="0" w:color="auto"/>
        <w:right w:val="none" w:sz="0" w:space="0" w:color="auto"/>
      </w:divBdr>
    </w:div>
    <w:div w:id="1731222168">
      <w:bodyDiv w:val="1"/>
      <w:marLeft w:val="0"/>
      <w:marRight w:val="0"/>
      <w:marTop w:val="0"/>
      <w:marBottom w:val="0"/>
      <w:divBdr>
        <w:top w:val="none" w:sz="0" w:space="0" w:color="auto"/>
        <w:left w:val="none" w:sz="0" w:space="0" w:color="auto"/>
        <w:bottom w:val="none" w:sz="0" w:space="0" w:color="auto"/>
        <w:right w:val="none" w:sz="0" w:space="0" w:color="auto"/>
      </w:divBdr>
    </w:div>
    <w:div w:id="1732002429">
      <w:bodyDiv w:val="1"/>
      <w:marLeft w:val="0"/>
      <w:marRight w:val="0"/>
      <w:marTop w:val="0"/>
      <w:marBottom w:val="0"/>
      <w:divBdr>
        <w:top w:val="none" w:sz="0" w:space="0" w:color="auto"/>
        <w:left w:val="none" w:sz="0" w:space="0" w:color="auto"/>
        <w:bottom w:val="none" w:sz="0" w:space="0" w:color="auto"/>
        <w:right w:val="none" w:sz="0" w:space="0" w:color="auto"/>
      </w:divBdr>
    </w:div>
    <w:div w:id="1733505854">
      <w:bodyDiv w:val="1"/>
      <w:marLeft w:val="0"/>
      <w:marRight w:val="0"/>
      <w:marTop w:val="0"/>
      <w:marBottom w:val="0"/>
      <w:divBdr>
        <w:top w:val="none" w:sz="0" w:space="0" w:color="auto"/>
        <w:left w:val="none" w:sz="0" w:space="0" w:color="auto"/>
        <w:bottom w:val="none" w:sz="0" w:space="0" w:color="auto"/>
        <w:right w:val="none" w:sz="0" w:space="0" w:color="auto"/>
      </w:divBdr>
    </w:div>
    <w:div w:id="1736705787">
      <w:bodyDiv w:val="1"/>
      <w:marLeft w:val="0"/>
      <w:marRight w:val="0"/>
      <w:marTop w:val="0"/>
      <w:marBottom w:val="0"/>
      <w:divBdr>
        <w:top w:val="none" w:sz="0" w:space="0" w:color="auto"/>
        <w:left w:val="none" w:sz="0" w:space="0" w:color="auto"/>
        <w:bottom w:val="none" w:sz="0" w:space="0" w:color="auto"/>
        <w:right w:val="none" w:sz="0" w:space="0" w:color="auto"/>
      </w:divBdr>
    </w:div>
    <w:div w:id="1740782715">
      <w:bodyDiv w:val="1"/>
      <w:marLeft w:val="0"/>
      <w:marRight w:val="0"/>
      <w:marTop w:val="0"/>
      <w:marBottom w:val="0"/>
      <w:divBdr>
        <w:top w:val="none" w:sz="0" w:space="0" w:color="auto"/>
        <w:left w:val="none" w:sz="0" w:space="0" w:color="auto"/>
        <w:bottom w:val="none" w:sz="0" w:space="0" w:color="auto"/>
        <w:right w:val="none" w:sz="0" w:space="0" w:color="auto"/>
      </w:divBdr>
    </w:div>
    <w:div w:id="1743720984">
      <w:bodyDiv w:val="1"/>
      <w:marLeft w:val="0"/>
      <w:marRight w:val="0"/>
      <w:marTop w:val="0"/>
      <w:marBottom w:val="0"/>
      <w:divBdr>
        <w:top w:val="none" w:sz="0" w:space="0" w:color="auto"/>
        <w:left w:val="none" w:sz="0" w:space="0" w:color="auto"/>
        <w:bottom w:val="none" w:sz="0" w:space="0" w:color="auto"/>
        <w:right w:val="none" w:sz="0" w:space="0" w:color="auto"/>
      </w:divBdr>
    </w:div>
    <w:div w:id="1745879777">
      <w:bodyDiv w:val="1"/>
      <w:marLeft w:val="0"/>
      <w:marRight w:val="0"/>
      <w:marTop w:val="0"/>
      <w:marBottom w:val="0"/>
      <w:divBdr>
        <w:top w:val="none" w:sz="0" w:space="0" w:color="auto"/>
        <w:left w:val="none" w:sz="0" w:space="0" w:color="auto"/>
        <w:bottom w:val="none" w:sz="0" w:space="0" w:color="auto"/>
        <w:right w:val="none" w:sz="0" w:space="0" w:color="auto"/>
      </w:divBdr>
    </w:div>
    <w:div w:id="1747340760">
      <w:bodyDiv w:val="1"/>
      <w:marLeft w:val="0"/>
      <w:marRight w:val="0"/>
      <w:marTop w:val="0"/>
      <w:marBottom w:val="0"/>
      <w:divBdr>
        <w:top w:val="none" w:sz="0" w:space="0" w:color="auto"/>
        <w:left w:val="none" w:sz="0" w:space="0" w:color="auto"/>
        <w:bottom w:val="none" w:sz="0" w:space="0" w:color="auto"/>
        <w:right w:val="none" w:sz="0" w:space="0" w:color="auto"/>
      </w:divBdr>
    </w:div>
    <w:div w:id="1752464866">
      <w:bodyDiv w:val="1"/>
      <w:marLeft w:val="0"/>
      <w:marRight w:val="0"/>
      <w:marTop w:val="0"/>
      <w:marBottom w:val="0"/>
      <w:divBdr>
        <w:top w:val="none" w:sz="0" w:space="0" w:color="auto"/>
        <w:left w:val="none" w:sz="0" w:space="0" w:color="auto"/>
        <w:bottom w:val="none" w:sz="0" w:space="0" w:color="auto"/>
        <w:right w:val="none" w:sz="0" w:space="0" w:color="auto"/>
      </w:divBdr>
    </w:div>
    <w:div w:id="1753963158">
      <w:bodyDiv w:val="1"/>
      <w:marLeft w:val="0"/>
      <w:marRight w:val="0"/>
      <w:marTop w:val="0"/>
      <w:marBottom w:val="0"/>
      <w:divBdr>
        <w:top w:val="none" w:sz="0" w:space="0" w:color="auto"/>
        <w:left w:val="none" w:sz="0" w:space="0" w:color="auto"/>
        <w:bottom w:val="none" w:sz="0" w:space="0" w:color="auto"/>
        <w:right w:val="none" w:sz="0" w:space="0" w:color="auto"/>
      </w:divBdr>
    </w:div>
    <w:div w:id="1754013744">
      <w:bodyDiv w:val="1"/>
      <w:marLeft w:val="0"/>
      <w:marRight w:val="0"/>
      <w:marTop w:val="0"/>
      <w:marBottom w:val="0"/>
      <w:divBdr>
        <w:top w:val="none" w:sz="0" w:space="0" w:color="auto"/>
        <w:left w:val="none" w:sz="0" w:space="0" w:color="auto"/>
        <w:bottom w:val="none" w:sz="0" w:space="0" w:color="auto"/>
        <w:right w:val="none" w:sz="0" w:space="0" w:color="auto"/>
      </w:divBdr>
    </w:div>
    <w:div w:id="1755737028">
      <w:bodyDiv w:val="1"/>
      <w:marLeft w:val="0"/>
      <w:marRight w:val="0"/>
      <w:marTop w:val="0"/>
      <w:marBottom w:val="0"/>
      <w:divBdr>
        <w:top w:val="none" w:sz="0" w:space="0" w:color="auto"/>
        <w:left w:val="none" w:sz="0" w:space="0" w:color="auto"/>
        <w:bottom w:val="none" w:sz="0" w:space="0" w:color="auto"/>
        <w:right w:val="none" w:sz="0" w:space="0" w:color="auto"/>
      </w:divBdr>
    </w:div>
    <w:div w:id="1755778637">
      <w:bodyDiv w:val="1"/>
      <w:marLeft w:val="0"/>
      <w:marRight w:val="0"/>
      <w:marTop w:val="0"/>
      <w:marBottom w:val="0"/>
      <w:divBdr>
        <w:top w:val="none" w:sz="0" w:space="0" w:color="auto"/>
        <w:left w:val="none" w:sz="0" w:space="0" w:color="auto"/>
        <w:bottom w:val="none" w:sz="0" w:space="0" w:color="auto"/>
        <w:right w:val="none" w:sz="0" w:space="0" w:color="auto"/>
      </w:divBdr>
    </w:div>
    <w:div w:id="1758092524">
      <w:bodyDiv w:val="1"/>
      <w:marLeft w:val="0"/>
      <w:marRight w:val="0"/>
      <w:marTop w:val="0"/>
      <w:marBottom w:val="0"/>
      <w:divBdr>
        <w:top w:val="none" w:sz="0" w:space="0" w:color="auto"/>
        <w:left w:val="none" w:sz="0" w:space="0" w:color="auto"/>
        <w:bottom w:val="none" w:sz="0" w:space="0" w:color="auto"/>
        <w:right w:val="none" w:sz="0" w:space="0" w:color="auto"/>
      </w:divBdr>
    </w:div>
    <w:div w:id="1768849012">
      <w:bodyDiv w:val="1"/>
      <w:marLeft w:val="0"/>
      <w:marRight w:val="0"/>
      <w:marTop w:val="0"/>
      <w:marBottom w:val="0"/>
      <w:divBdr>
        <w:top w:val="none" w:sz="0" w:space="0" w:color="auto"/>
        <w:left w:val="none" w:sz="0" w:space="0" w:color="auto"/>
        <w:bottom w:val="none" w:sz="0" w:space="0" w:color="auto"/>
        <w:right w:val="none" w:sz="0" w:space="0" w:color="auto"/>
      </w:divBdr>
    </w:div>
    <w:div w:id="1769079849">
      <w:bodyDiv w:val="1"/>
      <w:marLeft w:val="0"/>
      <w:marRight w:val="0"/>
      <w:marTop w:val="0"/>
      <w:marBottom w:val="0"/>
      <w:divBdr>
        <w:top w:val="none" w:sz="0" w:space="0" w:color="auto"/>
        <w:left w:val="none" w:sz="0" w:space="0" w:color="auto"/>
        <w:bottom w:val="none" w:sz="0" w:space="0" w:color="auto"/>
        <w:right w:val="none" w:sz="0" w:space="0" w:color="auto"/>
      </w:divBdr>
    </w:div>
    <w:div w:id="1783380053">
      <w:bodyDiv w:val="1"/>
      <w:marLeft w:val="0"/>
      <w:marRight w:val="0"/>
      <w:marTop w:val="0"/>
      <w:marBottom w:val="0"/>
      <w:divBdr>
        <w:top w:val="none" w:sz="0" w:space="0" w:color="auto"/>
        <w:left w:val="none" w:sz="0" w:space="0" w:color="auto"/>
        <w:bottom w:val="none" w:sz="0" w:space="0" w:color="auto"/>
        <w:right w:val="none" w:sz="0" w:space="0" w:color="auto"/>
      </w:divBdr>
    </w:div>
    <w:div w:id="1792168594">
      <w:bodyDiv w:val="1"/>
      <w:marLeft w:val="0"/>
      <w:marRight w:val="0"/>
      <w:marTop w:val="0"/>
      <w:marBottom w:val="0"/>
      <w:divBdr>
        <w:top w:val="none" w:sz="0" w:space="0" w:color="auto"/>
        <w:left w:val="none" w:sz="0" w:space="0" w:color="auto"/>
        <w:bottom w:val="none" w:sz="0" w:space="0" w:color="auto"/>
        <w:right w:val="none" w:sz="0" w:space="0" w:color="auto"/>
      </w:divBdr>
    </w:div>
    <w:div w:id="1796438780">
      <w:bodyDiv w:val="1"/>
      <w:marLeft w:val="0"/>
      <w:marRight w:val="0"/>
      <w:marTop w:val="0"/>
      <w:marBottom w:val="0"/>
      <w:divBdr>
        <w:top w:val="none" w:sz="0" w:space="0" w:color="auto"/>
        <w:left w:val="none" w:sz="0" w:space="0" w:color="auto"/>
        <w:bottom w:val="none" w:sz="0" w:space="0" w:color="auto"/>
        <w:right w:val="none" w:sz="0" w:space="0" w:color="auto"/>
      </w:divBdr>
    </w:div>
    <w:div w:id="1805466920">
      <w:bodyDiv w:val="1"/>
      <w:marLeft w:val="0"/>
      <w:marRight w:val="0"/>
      <w:marTop w:val="0"/>
      <w:marBottom w:val="0"/>
      <w:divBdr>
        <w:top w:val="none" w:sz="0" w:space="0" w:color="auto"/>
        <w:left w:val="none" w:sz="0" w:space="0" w:color="auto"/>
        <w:bottom w:val="none" w:sz="0" w:space="0" w:color="auto"/>
        <w:right w:val="none" w:sz="0" w:space="0" w:color="auto"/>
      </w:divBdr>
    </w:div>
    <w:div w:id="1816481771">
      <w:bodyDiv w:val="1"/>
      <w:marLeft w:val="0"/>
      <w:marRight w:val="0"/>
      <w:marTop w:val="0"/>
      <w:marBottom w:val="0"/>
      <w:divBdr>
        <w:top w:val="none" w:sz="0" w:space="0" w:color="auto"/>
        <w:left w:val="none" w:sz="0" w:space="0" w:color="auto"/>
        <w:bottom w:val="none" w:sz="0" w:space="0" w:color="auto"/>
        <w:right w:val="none" w:sz="0" w:space="0" w:color="auto"/>
      </w:divBdr>
    </w:div>
    <w:div w:id="1820610685">
      <w:bodyDiv w:val="1"/>
      <w:marLeft w:val="0"/>
      <w:marRight w:val="0"/>
      <w:marTop w:val="0"/>
      <w:marBottom w:val="0"/>
      <w:divBdr>
        <w:top w:val="none" w:sz="0" w:space="0" w:color="auto"/>
        <w:left w:val="none" w:sz="0" w:space="0" w:color="auto"/>
        <w:bottom w:val="none" w:sz="0" w:space="0" w:color="auto"/>
        <w:right w:val="none" w:sz="0" w:space="0" w:color="auto"/>
      </w:divBdr>
    </w:div>
    <w:div w:id="1821774123">
      <w:bodyDiv w:val="1"/>
      <w:marLeft w:val="0"/>
      <w:marRight w:val="0"/>
      <w:marTop w:val="0"/>
      <w:marBottom w:val="0"/>
      <w:divBdr>
        <w:top w:val="none" w:sz="0" w:space="0" w:color="auto"/>
        <w:left w:val="none" w:sz="0" w:space="0" w:color="auto"/>
        <w:bottom w:val="none" w:sz="0" w:space="0" w:color="auto"/>
        <w:right w:val="none" w:sz="0" w:space="0" w:color="auto"/>
      </w:divBdr>
    </w:div>
    <w:div w:id="1823349319">
      <w:bodyDiv w:val="1"/>
      <w:marLeft w:val="0"/>
      <w:marRight w:val="0"/>
      <w:marTop w:val="0"/>
      <w:marBottom w:val="0"/>
      <w:divBdr>
        <w:top w:val="none" w:sz="0" w:space="0" w:color="auto"/>
        <w:left w:val="none" w:sz="0" w:space="0" w:color="auto"/>
        <w:bottom w:val="none" w:sz="0" w:space="0" w:color="auto"/>
        <w:right w:val="none" w:sz="0" w:space="0" w:color="auto"/>
      </w:divBdr>
    </w:div>
    <w:div w:id="1832134569">
      <w:bodyDiv w:val="1"/>
      <w:marLeft w:val="0"/>
      <w:marRight w:val="0"/>
      <w:marTop w:val="0"/>
      <w:marBottom w:val="0"/>
      <w:divBdr>
        <w:top w:val="none" w:sz="0" w:space="0" w:color="auto"/>
        <w:left w:val="none" w:sz="0" w:space="0" w:color="auto"/>
        <w:bottom w:val="none" w:sz="0" w:space="0" w:color="auto"/>
        <w:right w:val="none" w:sz="0" w:space="0" w:color="auto"/>
      </w:divBdr>
    </w:div>
    <w:div w:id="1835296487">
      <w:bodyDiv w:val="1"/>
      <w:marLeft w:val="0"/>
      <w:marRight w:val="0"/>
      <w:marTop w:val="0"/>
      <w:marBottom w:val="0"/>
      <w:divBdr>
        <w:top w:val="none" w:sz="0" w:space="0" w:color="auto"/>
        <w:left w:val="none" w:sz="0" w:space="0" w:color="auto"/>
        <w:bottom w:val="none" w:sz="0" w:space="0" w:color="auto"/>
        <w:right w:val="none" w:sz="0" w:space="0" w:color="auto"/>
      </w:divBdr>
    </w:div>
    <w:div w:id="1837067123">
      <w:bodyDiv w:val="1"/>
      <w:marLeft w:val="0"/>
      <w:marRight w:val="0"/>
      <w:marTop w:val="0"/>
      <w:marBottom w:val="0"/>
      <w:divBdr>
        <w:top w:val="none" w:sz="0" w:space="0" w:color="auto"/>
        <w:left w:val="none" w:sz="0" w:space="0" w:color="auto"/>
        <w:bottom w:val="none" w:sz="0" w:space="0" w:color="auto"/>
        <w:right w:val="none" w:sz="0" w:space="0" w:color="auto"/>
      </w:divBdr>
    </w:div>
    <w:div w:id="1838769691">
      <w:bodyDiv w:val="1"/>
      <w:marLeft w:val="0"/>
      <w:marRight w:val="0"/>
      <w:marTop w:val="0"/>
      <w:marBottom w:val="0"/>
      <w:divBdr>
        <w:top w:val="none" w:sz="0" w:space="0" w:color="auto"/>
        <w:left w:val="none" w:sz="0" w:space="0" w:color="auto"/>
        <w:bottom w:val="none" w:sz="0" w:space="0" w:color="auto"/>
        <w:right w:val="none" w:sz="0" w:space="0" w:color="auto"/>
      </w:divBdr>
    </w:div>
    <w:div w:id="1840384806">
      <w:bodyDiv w:val="1"/>
      <w:marLeft w:val="0"/>
      <w:marRight w:val="0"/>
      <w:marTop w:val="0"/>
      <w:marBottom w:val="0"/>
      <w:divBdr>
        <w:top w:val="none" w:sz="0" w:space="0" w:color="auto"/>
        <w:left w:val="none" w:sz="0" w:space="0" w:color="auto"/>
        <w:bottom w:val="none" w:sz="0" w:space="0" w:color="auto"/>
        <w:right w:val="none" w:sz="0" w:space="0" w:color="auto"/>
      </w:divBdr>
    </w:div>
    <w:div w:id="1842697100">
      <w:bodyDiv w:val="1"/>
      <w:marLeft w:val="0"/>
      <w:marRight w:val="0"/>
      <w:marTop w:val="0"/>
      <w:marBottom w:val="0"/>
      <w:divBdr>
        <w:top w:val="none" w:sz="0" w:space="0" w:color="auto"/>
        <w:left w:val="none" w:sz="0" w:space="0" w:color="auto"/>
        <w:bottom w:val="none" w:sz="0" w:space="0" w:color="auto"/>
        <w:right w:val="none" w:sz="0" w:space="0" w:color="auto"/>
      </w:divBdr>
    </w:div>
    <w:div w:id="1845897650">
      <w:bodyDiv w:val="1"/>
      <w:marLeft w:val="0"/>
      <w:marRight w:val="0"/>
      <w:marTop w:val="0"/>
      <w:marBottom w:val="0"/>
      <w:divBdr>
        <w:top w:val="none" w:sz="0" w:space="0" w:color="auto"/>
        <w:left w:val="none" w:sz="0" w:space="0" w:color="auto"/>
        <w:bottom w:val="none" w:sz="0" w:space="0" w:color="auto"/>
        <w:right w:val="none" w:sz="0" w:space="0" w:color="auto"/>
      </w:divBdr>
    </w:div>
    <w:div w:id="1852794930">
      <w:bodyDiv w:val="1"/>
      <w:marLeft w:val="0"/>
      <w:marRight w:val="0"/>
      <w:marTop w:val="0"/>
      <w:marBottom w:val="0"/>
      <w:divBdr>
        <w:top w:val="none" w:sz="0" w:space="0" w:color="auto"/>
        <w:left w:val="none" w:sz="0" w:space="0" w:color="auto"/>
        <w:bottom w:val="none" w:sz="0" w:space="0" w:color="auto"/>
        <w:right w:val="none" w:sz="0" w:space="0" w:color="auto"/>
      </w:divBdr>
    </w:div>
    <w:div w:id="1857882236">
      <w:bodyDiv w:val="1"/>
      <w:marLeft w:val="0"/>
      <w:marRight w:val="0"/>
      <w:marTop w:val="0"/>
      <w:marBottom w:val="0"/>
      <w:divBdr>
        <w:top w:val="none" w:sz="0" w:space="0" w:color="auto"/>
        <w:left w:val="none" w:sz="0" w:space="0" w:color="auto"/>
        <w:bottom w:val="none" w:sz="0" w:space="0" w:color="auto"/>
        <w:right w:val="none" w:sz="0" w:space="0" w:color="auto"/>
      </w:divBdr>
    </w:div>
    <w:div w:id="1859611597">
      <w:bodyDiv w:val="1"/>
      <w:marLeft w:val="0"/>
      <w:marRight w:val="0"/>
      <w:marTop w:val="0"/>
      <w:marBottom w:val="0"/>
      <w:divBdr>
        <w:top w:val="none" w:sz="0" w:space="0" w:color="auto"/>
        <w:left w:val="none" w:sz="0" w:space="0" w:color="auto"/>
        <w:bottom w:val="none" w:sz="0" w:space="0" w:color="auto"/>
        <w:right w:val="none" w:sz="0" w:space="0" w:color="auto"/>
      </w:divBdr>
    </w:div>
    <w:div w:id="1866477098">
      <w:bodyDiv w:val="1"/>
      <w:marLeft w:val="0"/>
      <w:marRight w:val="0"/>
      <w:marTop w:val="0"/>
      <w:marBottom w:val="0"/>
      <w:divBdr>
        <w:top w:val="none" w:sz="0" w:space="0" w:color="auto"/>
        <w:left w:val="none" w:sz="0" w:space="0" w:color="auto"/>
        <w:bottom w:val="none" w:sz="0" w:space="0" w:color="auto"/>
        <w:right w:val="none" w:sz="0" w:space="0" w:color="auto"/>
      </w:divBdr>
    </w:div>
    <w:div w:id="1867210373">
      <w:bodyDiv w:val="1"/>
      <w:marLeft w:val="0"/>
      <w:marRight w:val="0"/>
      <w:marTop w:val="0"/>
      <w:marBottom w:val="0"/>
      <w:divBdr>
        <w:top w:val="none" w:sz="0" w:space="0" w:color="auto"/>
        <w:left w:val="none" w:sz="0" w:space="0" w:color="auto"/>
        <w:bottom w:val="none" w:sz="0" w:space="0" w:color="auto"/>
        <w:right w:val="none" w:sz="0" w:space="0" w:color="auto"/>
      </w:divBdr>
    </w:div>
    <w:div w:id="1874882628">
      <w:bodyDiv w:val="1"/>
      <w:marLeft w:val="0"/>
      <w:marRight w:val="0"/>
      <w:marTop w:val="0"/>
      <w:marBottom w:val="0"/>
      <w:divBdr>
        <w:top w:val="none" w:sz="0" w:space="0" w:color="auto"/>
        <w:left w:val="none" w:sz="0" w:space="0" w:color="auto"/>
        <w:bottom w:val="none" w:sz="0" w:space="0" w:color="auto"/>
        <w:right w:val="none" w:sz="0" w:space="0" w:color="auto"/>
      </w:divBdr>
    </w:div>
    <w:div w:id="1894731139">
      <w:bodyDiv w:val="1"/>
      <w:marLeft w:val="0"/>
      <w:marRight w:val="0"/>
      <w:marTop w:val="0"/>
      <w:marBottom w:val="0"/>
      <w:divBdr>
        <w:top w:val="none" w:sz="0" w:space="0" w:color="auto"/>
        <w:left w:val="none" w:sz="0" w:space="0" w:color="auto"/>
        <w:bottom w:val="none" w:sz="0" w:space="0" w:color="auto"/>
        <w:right w:val="none" w:sz="0" w:space="0" w:color="auto"/>
      </w:divBdr>
    </w:div>
    <w:div w:id="1896964137">
      <w:bodyDiv w:val="1"/>
      <w:marLeft w:val="0"/>
      <w:marRight w:val="0"/>
      <w:marTop w:val="0"/>
      <w:marBottom w:val="0"/>
      <w:divBdr>
        <w:top w:val="none" w:sz="0" w:space="0" w:color="auto"/>
        <w:left w:val="none" w:sz="0" w:space="0" w:color="auto"/>
        <w:bottom w:val="none" w:sz="0" w:space="0" w:color="auto"/>
        <w:right w:val="none" w:sz="0" w:space="0" w:color="auto"/>
      </w:divBdr>
    </w:div>
    <w:div w:id="1898468045">
      <w:bodyDiv w:val="1"/>
      <w:marLeft w:val="0"/>
      <w:marRight w:val="0"/>
      <w:marTop w:val="0"/>
      <w:marBottom w:val="0"/>
      <w:divBdr>
        <w:top w:val="none" w:sz="0" w:space="0" w:color="auto"/>
        <w:left w:val="none" w:sz="0" w:space="0" w:color="auto"/>
        <w:bottom w:val="none" w:sz="0" w:space="0" w:color="auto"/>
        <w:right w:val="none" w:sz="0" w:space="0" w:color="auto"/>
      </w:divBdr>
    </w:div>
    <w:div w:id="1898660163">
      <w:bodyDiv w:val="1"/>
      <w:marLeft w:val="0"/>
      <w:marRight w:val="0"/>
      <w:marTop w:val="0"/>
      <w:marBottom w:val="0"/>
      <w:divBdr>
        <w:top w:val="none" w:sz="0" w:space="0" w:color="auto"/>
        <w:left w:val="none" w:sz="0" w:space="0" w:color="auto"/>
        <w:bottom w:val="none" w:sz="0" w:space="0" w:color="auto"/>
        <w:right w:val="none" w:sz="0" w:space="0" w:color="auto"/>
      </w:divBdr>
    </w:div>
    <w:div w:id="1904411679">
      <w:bodyDiv w:val="1"/>
      <w:marLeft w:val="0"/>
      <w:marRight w:val="0"/>
      <w:marTop w:val="0"/>
      <w:marBottom w:val="0"/>
      <w:divBdr>
        <w:top w:val="none" w:sz="0" w:space="0" w:color="auto"/>
        <w:left w:val="none" w:sz="0" w:space="0" w:color="auto"/>
        <w:bottom w:val="none" w:sz="0" w:space="0" w:color="auto"/>
        <w:right w:val="none" w:sz="0" w:space="0" w:color="auto"/>
      </w:divBdr>
    </w:div>
    <w:div w:id="1916089884">
      <w:bodyDiv w:val="1"/>
      <w:marLeft w:val="0"/>
      <w:marRight w:val="0"/>
      <w:marTop w:val="0"/>
      <w:marBottom w:val="0"/>
      <w:divBdr>
        <w:top w:val="none" w:sz="0" w:space="0" w:color="auto"/>
        <w:left w:val="none" w:sz="0" w:space="0" w:color="auto"/>
        <w:bottom w:val="none" w:sz="0" w:space="0" w:color="auto"/>
        <w:right w:val="none" w:sz="0" w:space="0" w:color="auto"/>
      </w:divBdr>
    </w:div>
    <w:div w:id="1919288144">
      <w:bodyDiv w:val="1"/>
      <w:marLeft w:val="0"/>
      <w:marRight w:val="0"/>
      <w:marTop w:val="0"/>
      <w:marBottom w:val="0"/>
      <w:divBdr>
        <w:top w:val="none" w:sz="0" w:space="0" w:color="auto"/>
        <w:left w:val="none" w:sz="0" w:space="0" w:color="auto"/>
        <w:bottom w:val="none" w:sz="0" w:space="0" w:color="auto"/>
        <w:right w:val="none" w:sz="0" w:space="0" w:color="auto"/>
      </w:divBdr>
    </w:div>
    <w:div w:id="1923444900">
      <w:bodyDiv w:val="1"/>
      <w:marLeft w:val="0"/>
      <w:marRight w:val="0"/>
      <w:marTop w:val="0"/>
      <w:marBottom w:val="0"/>
      <w:divBdr>
        <w:top w:val="none" w:sz="0" w:space="0" w:color="auto"/>
        <w:left w:val="none" w:sz="0" w:space="0" w:color="auto"/>
        <w:bottom w:val="none" w:sz="0" w:space="0" w:color="auto"/>
        <w:right w:val="none" w:sz="0" w:space="0" w:color="auto"/>
      </w:divBdr>
    </w:div>
    <w:div w:id="1937862289">
      <w:bodyDiv w:val="1"/>
      <w:marLeft w:val="0"/>
      <w:marRight w:val="0"/>
      <w:marTop w:val="0"/>
      <w:marBottom w:val="0"/>
      <w:divBdr>
        <w:top w:val="none" w:sz="0" w:space="0" w:color="auto"/>
        <w:left w:val="none" w:sz="0" w:space="0" w:color="auto"/>
        <w:bottom w:val="none" w:sz="0" w:space="0" w:color="auto"/>
        <w:right w:val="none" w:sz="0" w:space="0" w:color="auto"/>
      </w:divBdr>
    </w:div>
    <w:div w:id="1938052492">
      <w:bodyDiv w:val="1"/>
      <w:marLeft w:val="0"/>
      <w:marRight w:val="0"/>
      <w:marTop w:val="0"/>
      <w:marBottom w:val="0"/>
      <w:divBdr>
        <w:top w:val="none" w:sz="0" w:space="0" w:color="auto"/>
        <w:left w:val="none" w:sz="0" w:space="0" w:color="auto"/>
        <w:bottom w:val="none" w:sz="0" w:space="0" w:color="auto"/>
        <w:right w:val="none" w:sz="0" w:space="0" w:color="auto"/>
      </w:divBdr>
    </w:div>
    <w:div w:id="1939480520">
      <w:bodyDiv w:val="1"/>
      <w:marLeft w:val="0"/>
      <w:marRight w:val="0"/>
      <w:marTop w:val="0"/>
      <w:marBottom w:val="0"/>
      <w:divBdr>
        <w:top w:val="none" w:sz="0" w:space="0" w:color="auto"/>
        <w:left w:val="none" w:sz="0" w:space="0" w:color="auto"/>
        <w:bottom w:val="none" w:sz="0" w:space="0" w:color="auto"/>
        <w:right w:val="none" w:sz="0" w:space="0" w:color="auto"/>
      </w:divBdr>
    </w:div>
    <w:div w:id="1942375060">
      <w:bodyDiv w:val="1"/>
      <w:marLeft w:val="0"/>
      <w:marRight w:val="0"/>
      <w:marTop w:val="0"/>
      <w:marBottom w:val="0"/>
      <w:divBdr>
        <w:top w:val="none" w:sz="0" w:space="0" w:color="auto"/>
        <w:left w:val="none" w:sz="0" w:space="0" w:color="auto"/>
        <w:bottom w:val="none" w:sz="0" w:space="0" w:color="auto"/>
        <w:right w:val="none" w:sz="0" w:space="0" w:color="auto"/>
      </w:divBdr>
    </w:div>
    <w:div w:id="1947731407">
      <w:bodyDiv w:val="1"/>
      <w:marLeft w:val="0"/>
      <w:marRight w:val="0"/>
      <w:marTop w:val="0"/>
      <w:marBottom w:val="0"/>
      <w:divBdr>
        <w:top w:val="none" w:sz="0" w:space="0" w:color="auto"/>
        <w:left w:val="none" w:sz="0" w:space="0" w:color="auto"/>
        <w:bottom w:val="none" w:sz="0" w:space="0" w:color="auto"/>
        <w:right w:val="none" w:sz="0" w:space="0" w:color="auto"/>
      </w:divBdr>
    </w:div>
    <w:div w:id="1950771128">
      <w:bodyDiv w:val="1"/>
      <w:marLeft w:val="0"/>
      <w:marRight w:val="0"/>
      <w:marTop w:val="0"/>
      <w:marBottom w:val="0"/>
      <w:divBdr>
        <w:top w:val="none" w:sz="0" w:space="0" w:color="auto"/>
        <w:left w:val="none" w:sz="0" w:space="0" w:color="auto"/>
        <w:bottom w:val="none" w:sz="0" w:space="0" w:color="auto"/>
        <w:right w:val="none" w:sz="0" w:space="0" w:color="auto"/>
      </w:divBdr>
    </w:div>
    <w:div w:id="1952664792">
      <w:bodyDiv w:val="1"/>
      <w:marLeft w:val="0"/>
      <w:marRight w:val="0"/>
      <w:marTop w:val="0"/>
      <w:marBottom w:val="0"/>
      <w:divBdr>
        <w:top w:val="none" w:sz="0" w:space="0" w:color="auto"/>
        <w:left w:val="none" w:sz="0" w:space="0" w:color="auto"/>
        <w:bottom w:val="none" w:sz="0" w:space="0" w:color="auto"/>
        <w:right w:val="none" w:sz="0" w:space="0" w:color="auto"/>
      </w:divBdr>
    </w:div>
    <w:div w:id="1954556605">
      <w:bodyDiv w:val="1"/>
      <w:marLeft w:val="0"/>
      <w:marRight w:val="0"/>
      <w:marTop w:val="0"/>
      <w:marBottom w:val="0"/>
      <w:divBdr>
        <w:top w:val="none" w:sz="0" w:space="0" w:color="auto"/>
        <w:left w:val="none" w:sz="0" w:space="0" w:color="auto"/>
        <w:bottom w:val="none" w:sz="0" w:space="0" w:color="auto"/>
        <w:right w:val="none" w:sz="0" w:space="0" w:color="auto"/>
      </w:divBdr>
    </w:div>
    <w:div w:id="1958675606">
      <w:bodyDiv w:val="1"/>
      <w:marLeft w:val="0"/>
      <w:marRight w:val="0"/>
      <w:marTop w:val="0"/>
      <w:marBottom w:val="0"/>
      <w:divBdr>
        <w:top w:val="none" w:sz="0" w:space="0" w:color="auto"/>
        <w:left w:val="none" w:sz="0" w:space="0" w:color="auto"/>
        <w:bottom w:val="none" w:sz="0" w:space="0" w:color="auto"/>
        <w:right w:val="none" w:sz="0" w:space="0" w:color="auto"/>
      </w:divBdr>
    </w:div>
    <w:div w:id="1978758002">
      <w:bodyDiv w:val="1"/>
      <w:marLeft w:val="0"/>
      <w:marRight w:val="0"/>
      <w:marTop w:val="0"/>
      <w:marBottom w:val="0"/>
      <w:divBdr>
        <w:top w:val="none" w:sz="0" w:space="0" w:color="auto"/>
        <w:left w:val="none" w:sz="0" w:space="0" w:color="auto"/>
        <w:bottom w:val="none" w:sz="0" w:space="0" w:color="auto"/>
        <w:right w:val="none" w:sz="0" w:space="0" w:color="auto"/>
      </w:divBdr>
    </w:div>
    <w:div w:id="1980987127">
      <w:bodyDiv w:val="1"/>
      <w:marLeft w:val="0"/>
      <w:marRight w:val="0"/>
      <w:marTop w:val="0"/>
      <w:marBottom w:val="0"/>
      <w:divBdr>
        <w:top w:val="none" w:sz="0" w:space="0" w:color="auto"/>
        <w:left w:val="none" w:sz="0" w:space="0" w:color="auto"/>
        <w:bottom w:val="none" w:sz="0" w:space="0" w:color="auto"/>
        <w:right w:val="none" w:sz="0" w:space="0" w:color="auto"/>
      </w:divBdr>
    </w:div>
    <w:div w:id="1983845673">
      <w:bodyDiv w:val="1"/>
      <w:marLeft w:val="0"/>
      <w:marRight w:val="0"/>
      <w:marTop w:val="0"/>
      <w:marBottom w:val="0"/>
      <w:divBdr>
        <w:top w:val="none" w:sz="0" w:space="0" w:color="auto"/>
        <w:left w:val="none" w:sz="0" w:space="0" w:color="auto"/>
        <w:bottom w:val="none" w:sz="0" w:space="0" w:color="auto"/>
        <w:right w:val="none" w:sz="0" w:space="0" w:color="auto"/>
      </w:divBdr>
    </w:div>
    <w:div w:id="1988437345">
      <w:bodyDiv w:val="1"/>
      <w:marLeft w:val="0"/>
      <w:marRight w:val="0"/>
      <w:marTop w:val="0"/>
      <w:marBottom w:val="0"/>
      <w:divBdr>
        <w:top w:val="none" w:sz="0" w:space="0" w:color="auto"/>
        <w:left w:val="none" w:sz="0" w:space="0" w:color="auto"/>
        <w:bottom w:val="none" w:sz="0" w:space="0" w:color="auto"/>
        <w:right w:val="none" w:sz="0" w:space="0" w:color="auto"/>
      </w:divBdr>
    </w:div>
    <w:div w:id="1989555538">
      <w:bodyDiv w:val="1"/>
      <w:marLeft w:val="0"/>
      <w:marRight w:val="0"/>
      <w:marTop w:val="0"/>
      <w:marBottom w:val="0"/>
      <w:divBdr>
        <w:top w:val="none" w:sz="0" w:space="0" w:color="auto"/>
        <w:left w:val="none" w:sz="0" w:space="0" w:color="auto"/>
        <w:bottom w:val="none" w:sz="0" w:space="0" w:color="auto"/>
        <w:right w:val="none" w:sz="0" w:space="0" w:color="auto"/>
      </w:divBdr>
    </w:div>
    <w:div w:id="1990593052">
      <w:bodyDiv w:val="1"/>
      <w:marLeft w:val="0"/>
      <w:marRight w:val="0"/>
      <w:marTop w:val="0"/>
      <w:marBottom w:val="0"/>
      <w:divBdr>
        <w:top w:val="none" w:sz="0" w:space="0" w:color="auto"/>
        <w:left w:val="none" w:sz="0" w:space="0" w:color="auto"/>
        <w:bottom w:val="none" w:sz="0" w:space="0" w:color="auto"/>
        <w:right w:val="none" w:sz="0" w:space="0" w:color="auto"/>
      </w:divBdr>
    </w:div>
    <w:div w:id="1992100436">
      <w:bodyDiv w:val="1"/>
      <w:marLeft w:val="0"/>
      <w:marRight w:val="0"/>
      <w:marTop w:val="0"/>
      <w:marBottom w:val="0"/>
      <w:divBdr>
        <w:top w:val="none" w:sz="0" w:space="0" w:color="auto"/>
        <w:left w:val="none" w:sz="0" w:space="0" w:color="auto"/>
        <w:bottom w:val="none" w:sz="0" w:space="0" w:color="auto"/>
        <w:right w:val="none" w:sz="0" w:space="0" w:color="auto"/>
      </w:divBdr>
    </w:div>
    <w:div w:id="1993100662">
      <w:bodyDiv w:val="1"/>
      <w:marLeft w:val="0"/>
      <w:marRight w:val="0"/>
      <w:marTop w:val="0"/>
      <w:marBottom w:val="0"/>
      <w:divBdr>
        <w:top w:val="none" w:sz="0" w:space="0" w:color="auto"/>
        <w:left w:val="none" w:sz="0" w:space="0" w:color="auto"/>
        <w:bottom w:val="none" w:sz="0" w:space="0" w:color="auto"/>
        <w:right w:val="none" w:sz="0" w:space="0" w:color="auto"/>
      </w:divBdr>
    </w:div>
    <w:div w:id="1994946402">
      <w:bodyDiv w:val="1"/>
      <w:marLeft w:val="0"/>
      <w:marRight w:val="0"/>
      <w:marTop w:val="0"/>
      <w:marBottom w:val="0"/>
      <w:divBdr>
        <w:top w:val="none" w:sz="0" w:space="0" w:color="auto"/>
        <w:left w:val="none" w:sz="0" w:space="0" w:color="auto"/>
        <w:bottom w:val="none" w:sz="0" w:space="0" w:color="auto"/>
        <w:right w:val="none" w:sz="0" w:space="0" w:color="auto"/>
      </w:divBdr>
    </w:div>
    <w:div w:id="1995523505">
      <w:bodyDiv w:val="1"/>
      <w:marLeft w:val="0"/>
      <w:marRight w:val="0"/>
      <w:marTop w:val="0"/>
      <w:marBottom w:val="0"/>
      <w:divBdr>
        <w:top w:val="none" w:sz="0" w:space="0" w:color="auto"/>
        <w:left w:val="none" w:sz="0" w:space="0" w:color="auto"/>
        <w:bottom w:val="none" w:sz="0" w:space="0" w:color="auto"/>
        <w:right w:val="none" w:sz="0" w:space="0" w:color="auto"/>
      </w:divBdr>
    </w:div>
    <w:div w:id="2001155465">
      <w:bodyDiv w:val="1"/>
      <w:marLeft w:val="0"/>
      <w:marRight w:val="0"/>
      <w:marTop w:val="0"/>
      <w:marBottom w:val="0"/>
      <w:divBdr>
        <w:top w:val="none" w:sz="0" w:space="0" w:color="auto"/>
        <w:left w:val="none" w:sz="0" w:space="0" w:color="auto"/>
        <w:bottom w:val="none" w:sz="0" w:space="0" w:color="auto"/>
        <w:right w:val="none" w:sz="0" w:space="0" w:color="auto"/>
      </w:divBdr>
    </w:div>
    <w:div w:id="2003771688">
      <w:bodyDiv w:val="1"/>
      <w:marLeft w:val="0"/>
      <w:marRight w:val="0"/>
      <w:marTop w:val="0"/>
      <w:marBottom w:val="0"/>
      <w:divBdr>
        <w:top w:val="none" w:sz="0" w:space="0" w:color="auto"/>
        <w:left w:val="none" w:sz="0" w:space="0" w:color="auto"/>
        <w:bottom w:val="none" w:sz="0" w:space="0" w:color="auto"/>
        <w:right w:val="none" w:sz="0" w:space="0" w:color="auto"/>
      </w:divBdr>
    </w:div>
    <w:div w:id="2015760121">
      <w:bodyDiv w:val="1"/>
      <w:marLeft w:val="0"/>
      <w:marRight w:val="0"/>
      <w:marTop w:val="0"/>
      <w:marBottom w:val="0"/>
      <w:divBdr>
        <w:top w:val="none" w:sz="0" w:space="0" w:color="auto"/>
        <w:left w:val="none" w:sz="0" w:space="0" w:color="auto"/>
        <w:bottom w:val="none" w:sz="0" w:space="0" w:color="auto"/>
        <w:right w:val="none" w:sz="0" w:space="0" w:color="auto"/>
      </w:divBdr>
    </w:div>
    <w:div w:id="2021005937">
      <w:bodyDiv w:val="1"/>
      <w:marLeft w:val="0"/>
      <w:marRight w:val="0"/>
      <w:marTop w:val="0"/>
      <w:marBottom w:val="0"/>
      <w:divBdr>
        <w:top w:val="none" w:sz="0" w:space="0" w:color="auto"/>
        <w:left w:val="none" w:sz="0" w:space="0" w:color="auto"/>
        <w:bottom w:val="none" w:sz="0" w:space="0" w:color="auto"/>
        <w:right w:val="none" w:sz="0" w:space="0" w:color="auto"/>
      </w:divBdr>
    </w:div>
    <w:div w:id="2022201526">
      <w:bodyDiv w:val="1"/>
      <w:marLeft w:val="0"/>
      <w:marRight w:val="0"/>
      <w:marTop w:val="0"/>
      <w:marBottom w:val="0"/>
      <w:divBdr>
        <w:top w:val="none" w:sz="0" w:space="0" w:color="auto"/>
        <w:left w:val="none" w:sz="0" w:space="0" w:color="auto"/>
        <w:bottom w:val="none" w:sz="0" w:space="0" w:color="auto"/>
        <w:right w:val="none" w:sz="0" w:space="0" w:color="auto"/>
      </w:divBdr>
    </w:div>
    <w:div w:id="2026007157">
      <w:bodyDiv w:val="1"/>
      <w:marLeft w:val="0"/>
      <w:marRight w:val="0"/>
      <w:marTop w:val="0"/>
      <w:marBottom w:val="0"/>
      <w:divBdr>
        <w:top w:val="none" w:sz="0" w:space="0" w:color="auto"/>
        <w:left w:val="none" w:sz="0" w:space="0" w:color="auto"/>
        <w:bottom w:val="none" w:sz="0" w:space="0" w:color="auto"/>
        <w:right w:val="none" w:sz="0" w:space="0" w:color="auto"/>
      </w:divBdr>
    </w:div>
    <w:div w:id="2032338779">
      <w:bodyDiv w:val="1"/>
      <w:marLeft w:val="0"/>
      <w:marRight w:val="0"/>
      <w:marTop w:val="0"/>
      <w:marBottom w:val="0"/>
      <w:divBdr>
        <w:top w:val="none" w:sz="0" w:space="0" w:color="auto"/>
        <w:left w:val="none" w:sz="0" w:space="0" w:color="auto"/>
        <w:bottom w:val="none" w:sz="0" w:space="0" w:color="auto"/>
        <w:right w:val="none" w:sz="0" w:space="0" w:color="auto"/>
      </w:divBdr>
    </w:div>
    <w:div w:id="2035836975">
      <w:bodyDiv w:val="1"/>
      <w:marLeft w:val="0"/>
      <w:marRight w:val="0"/>
      <w:marTop w:val="0"/>
      <w:marBottom w:val="0"/>
      <w:divBdr>
        <w:top w:val="none" w:sz="0" w:space="0" w:color="auto"/>
        <w:left w:val="none" w:sz="0" w:space="0" w:color="auto"/>
        <w:bottom w:val="none" w:sz="0" w:space="0" w:color="auto"/>
        <w:right w:val="none" w:sz="0" w:space="0" w:color="auto"/>
      </w:divBdr>
    </w:div>
    <w:div w:id="2036886842">
      <w:bodyDiv w:val="1"/>
      <w:marLeft w:val="0"/>
      <w:marRight w:val="0"/>
      <w:marTop w:val="0"/>
      <w:marBottom w:val="0"/>
      <w:divBdr>
        <w:top w:val="none" w:sz="0" w:space="0" w:color="auto"/>
        <w:left w:val="none" w:sz="0" w:space="0" w:color="auto"/>
        <w:bottom w:val="none" w:sz="0" w:space="0" w:color="auto"/>
        <w:right w:val="none" w:sz="0" w:space="0" w:color="auto"/>
      </w:divBdr>
    </w:div>
    <w:div w:id="2037001978">
      <w:bodyDiv w:val="1"/>
      <w:marLeft w:val="0"/>
      <w:marRight w:val="0"/>
      <w:marTop w:val="0"/>
      <w:marBottom w:val="0"/>
      <w:divBdr>
        <w:top w:val="none" w:sz="0" w:space="0" w:color="auto"/>
        <w:left w:val="none" w:sz="0" w:space="0" w:color="auto"/>
        <w:bottom w:val="none" w:sz="0" w:space="0" w:color="auto"/>
        <w:right w:val="none" w:sz="0" w:space="0" w:color="auto"/>
      </w:divBdr>
    </w:div>
    <w:div w:id="2040549578">
      <w:bodyDiv w:val="1"/>
      <w:marLeft w:val="0"/>
      <w:marRight w:val="0"/>
      <w:marTop w:val="0"/>
      <w:marBottom w:val="0"/>
      <w:divBdr>
        <w:top w:val="none" w:sz="0" w:space="0" w:color="auto"/>
        <w:left w:val="none" w:sz="0" w:space="0" w:color="auto"/>
        <w:bottom w:val="none" w:sz="0" w:space="0" w:color="auto"/>
        <w:right w:val="none" w:sz="0" w:space="0" w:color="auto"/>
      </w:divBdr>
    </w:div>
    <w:div w:id="2041512631">
      <w:bodyDiv w:val="1"/>
      <w:marLeft w:val="0"/>
      <w:marRight w:val="0"/>
      <w:marTop w:val="0"/>
      <w:marBottom w:val="0"/>
      <w:divBdr>
        <w:top w:val="none" w:sz="0" w:space="0" w:color="auto"/>
        <w:left w:val="none" w:sz="0" w:space="0" w:color="auto"/>
        <w:bottom w:val="none" w:sz="0" w:space="0" w:color="auto"/>
        <w:right w:val="none" w:sz="0" w:space="0" w:color="auto"/>
      </w:divBdr>
    </w:div>
    <w:div w:id="2048874070">
      <w:bodyDiv w:val="1"/>
      <w:marLeft w:val="0"/>
      <w:marRight w:val="0"/>
      <w:marTop w:val="0"/>
      <w:marBottom w:val="0"/>
      <w:divBdr>
        <w:top w:val="none" w:sz="0" w:space="0" w:color="auto"/>
        <w:left w:val="none" w:sz="0" w:space="0" w:color="auto"/>
        <w:bottom w:val="none" w:sz="0" w:space="0" w:color="auto"/>
        <w:right w:val="none" w:sz="0" w:space="0" w:color="auto"/>
      </w:divBdr>
    </w:div>
    <w:div w:id="2055158799">
      <w:bodyDiv w:val="1"/>
      <w:marLeft w:val="0"/>
      <w:marRight w:val="0"/>
      <w:marTop w:val="0"/>
      <w:marBottom w:val="0"/>
      <w:divBdr>
        <w:top w:val="none" w:sz="0" w:space="0" w:color="auto"/>
        <w:left w:val="none" w:sz="0" w:space="0" w:color="auto"/>
        <w:bottom w:val="none" w:sz="0" w:space="0" w:color="auto"/>
        <w:right w:val="none" w:sz="0" w:space="0" w:color="auto"/>
      </w:divBdr>
    </w:div>
    <w:div w:id="2061204320">
      <w:bodyDiv w:val="1"/>
      <w:marLeft w:val="0"/>
      <w:marRight w:val="0"/>
      <w:marTop w:val="0"/>
      <w:marBottom w:val="0"/>
      <w:divBdr>
        <w:top w:val="none" w:sz="0" w:space="0" w:color="auto"/>
        <w:left w:val="none" w:sz="0" w:space="0" w:color="auto"/>
        <w:bottom w:val="none" w:sz="0" w:space="0" w:color="auto"/>
        <w:right w:val="none" w:sz="0" w:space="0" w:color="auto"/>
      </w:divBdr>
    </w:div>
    <w:div w:id="2063357305">
      <w:bodyDiv w:val="1"/>
      <w:marLeft w:val="0"/>
      <w:marRight w:val="0"/>
      <w:marTop w:val="0"/>
      <w:marBottom w:val="0"/>
      <w:divBdr>
        <w:top w:val="none" w:sz="0" w:space="0" w:color="auto"/>
        <w:left w:val="none" w:sz="0" w:space="0" w:color="auto"/>
        <w:bottom w:val="none" w:sz="0" w:space="0" w:color="auto"/>
        <w:right w:val="none" w:sz="0" w:space="0" w:color="auto"/>
      </w:divBdr>
    </w:div>
    <w:div w:id="2065256405">
      <w:bodyDiv w:val="1"/>
      <w:marLeft w:val="0"/>
      <w:marRight w:val="0"/>
      <w:marTop w:val="0"/>
      <w:marBottom w:val="0"/>
      <w:divBdr>
        <w:top w:val="none" w:sz="0" w:space="0" w:color="auto"/>
        <w:left w:val="none" w:sz="0" w:space="0" w:color="auto"/>
        <w:bottom w:val="none" w:sz="0" w:space="0" w:color="auto"/>
        <w:right w:val="none" w:sz="0" w:space="0" w:color="auto"/>
      </w:divBdr>
    </w:div>
    <w:div w:id="2074959780">
      <w:bodyDiv w:val="1"/>
      <w:marLeft w:val="0"/>
      <w:marRight w:val="0"/>
      <w:marTop w:val="0"/>
      <w:marBottom w:val="0"/>
      <w:divBdr>
        <w:top w:val="none" w:sz="0" w:space="0" w:color="auto"/>
        <w:left w:val="none" w:sz="0" w:space="0" w:color="auto"/>
        <w:bottom w:val="none" w:sz="0" w:space="0" w:color="auto"/>
        <w:right w:val="none" w:sz="0" w:space="0" w:color="auto"/>
      </w:divBdr>
    </w:div>
    <w:div w:id="2077046825">
      <w:bodyDiv w:val="1"/>
      <w:marLeft w:val="0"/>
      <w:marRight w:val="0"/>
      <w:marTop w:val="0"/>
      <w:marBottom w:val="0"/>
      <w:divBdr>
        <w:top w:val="none" w:sz="0" w:space="0" w:color="auto"/>
        <w:left w:val="none" w:sz="0" w:space="0" w:color="auto"/>
        <w:bottom w:val="none" w:sz="0" w:space="0" w:color="auto"/>
        <w:right w:val="none" w:sz="0" w:space="0" w:color="auto"/>
      </w:divBdr>
    </w:div>
    <w:div w:id="2087216748">
      <w:bodyDiv w:val="1"/>
      <w:marLeft w:val="0"/>
      <w:marRight w:val="0"/>
      <w:marTop w:val="0"/>
      <w:marBottom w:val="0"/>
      <w:divBdr>
        <w:top w:val="none" w:sz="0" w:space="0" w:color="auto"/>
        <w:left w:val="none" w:sz="0" w:space="0" w:color="auto"/>
        <w:bottom w:val="none" w:sz="0" w:space="0" w:color="auto"/>
        <w:right w:val="none" w:sz="0" w:space="0" w:color="auto"/>
      </w:divBdr>
    </w:div>
    <w:div w:id="2089030746">
      <w:bodyDiv w:val="1"/>
      <w:marLeft w:val="0"/>
      <w:marRight w:val="0"/>
      <w:marTop w:val="0"/>
      <w:marBottom w:val="0"/>
      <w:divBdr>
        <w:top w:val="none" w:sz="0" w:space="0" w:color="auto"/>
        <w:left w:val="none" w:sz="0" w:space="0" w:color="auto"/>
        <w:bottom w:val="none" w:sz="0" w:space="0" w:color="auto"/>
        <w:right w:val="none" w:sz="0" w:space="0" w:color="auto"/>
      </w:divBdr>
    </w:div>
    <w:div w:id="2094088859">
      <w:bodyDiv w:val="1"/>
      <w:marLeft w:val="0"/>
      <w:marRight w:val="0"/>
      <w:marTop w:val="0"/>
      <w:marBottom w:val="0"/>
      <w:divBdr>
        <w:top w:val="none" w:sz="0" w:space="0" w:color="auto"/>
        <w:left w:val="none" w:sz="0" w:space="0" w:color="auto"/>
        <w:bottom w:val="none" w:sz="0" w:space="0" w:color="auto"/>
        <w:right w:val="none" w:sz="0" w:space="0" w:color="auto"/>
      </w:divBdr>
    </w:div>
    <w:div w:id="2096895076">
      <w:bodyDiv w:val="1"/>
      <w:marLeft w:val="0"/>
      <w:marRight w:val="0"/>
      <w:marTop w:val="0"/>
      <w:marBottom w:val="0"/>
      <w:divBdr>
        <w:top w:val="none" w:sz="0" w:space="0" w:color="auto"/>
        <w:left w:val="none" w:sz="0" w:space="0" w:color="auto"/>
        <w:bottom w:val="none" w:sz="0" w:space="0" w:color="auto"/>
        <w:right w:val="none" w:sz="0" w:space="0" w:color="auto"/>
      </w:divBdr>
    </w:div>
    <w:div w:id="2098281237">
      <w:bodyDiv w:val="1"/>
      <w:marLeft w:val="0"/>
      <w:marRight w:val="0"/>
      <w:marTop w:val="0"/>
      <w:marBottom w:val="0"/>
      <w:divBdr>
        <w:top w:val="none" w:sz="0" w:space="0" w:color="auto"/>
        <w:left w:val="none" w:sz="0" w:space="0" w:color="auto"/>
        <w:bottom w:val="none" w:sz="0" w:space="0" w:color="auto"/>
        <w:right w:val="none" w:sz="0" w:space="0" w:color="auto"/>
      </w:divBdr>
    </w:div>
    <w:div w:id="2103643879">
      <w:bodyDiv w:val="1"/>
      <w:marLeft w:val="0"/>
      <w:marRight w:val="0"/>
      <w:marTop w:val="0"/>
      <w:marBottom w:val="0"/>
      <w:divBdr>
        <w:top w:val="none" w:sz="0" w:space="0" w:color="auto"/>
        <w:left w:val="none" w:sz="0" w:space="0" w:color="auto"/>
        <w:bottom w:val="none" w:sz="0" w:space="0" w:color="auto"/>
        <w:right w:val="none" w:sz="0" w:space="0" w:color="auto"/>
      </w:divBdr>
    </w:div>
    <w:div w:id="2103645453">
      <w:bodyDiv w:val="1"/>
      <w:marLeft w:val="0"/>
      <w:marRight w:val="0"/>
      <w:marTop w:val="0"/>
      <w:marBottom w:val="0"/>
      <w:divBdr>
        <w:top w:val="none" w:sz="0" w:space="0" w:color="auto"/>
        <w:left w:val="none" w:sz="0" w:space="0" w:color="auto"/>
        <w:bottom w:val="none" w:sz="0" w:space="0" w:color="auto"/>
        <w:right w:val="none" w:sz="0" w:space="0" w:color="auto"/>
      </w:divBdr>
    </w:div>
    <w:div w:id="2107261193">
      <w:bodyDiv w:val="1"/>
      <w:marLeft w:val="0"/>
      <w:marRight w:val="0"/>
      <w:marTop w:val="0"/>
      <w:marBottom w:val="0"/>
      <w:divBdr>
        <w:top w:val="none" w:sz="0" w:space="0" w:color="auto"/>
        <w:left w:val="none" w:sz="0" w:space="0" w:color="auto"/>
        <w:bottom w:val="none" w:sz="0" w:space="0" w:color="auto"/>
        <w:right w:val="none" w:sz="0" w:space="0" w:color="auto"/>
      </w:divBdr>
    </w:div>
    <w:div w:id="2109740447">
      <w:bodyDiv w:val="1"/>
      <w:marLeft w:val="0"/>
      <w:marRight w:val="0"/>
      <w:marTop w:val="0"/>
      <w:marBottom w:val="0"/>
      <w:divBdr>
        <w:top w:val="none" w:sz="0" w:space="0" w:color="auto"/>
        <w:left w:val="none" w:sz="0" w:space="0" w:color="auto"/>
        <w:bottom w:val="none" w:sz="0" w:space="0" w:color="auto"/>
        <w:right w:val="none" w:sz="0" w:space="0" w:color="auto"/>
      </w:divBdr>
    </w:div>
    <w:div w:id="2112508972">
      <w:bodyDiv w:val="1"/>
      <w:marLeft w:val="0"/>
      <w:marRight w:val="0"/>
      <w:marTop w:val="0"/>
      <w:marBottom w:val="0"/>
      <w:divBdr>
        <w:top w:val="none" w:sz="0" w:space="0" w:color="auto"/>
        <w:left w:val="none" w:sz="0" w:space="0" w:color="auto"/>
        <w:bottom w:val="none" w:sz="0" w:space="0" w:color="auto"/>
        <w:right w:val="none" w:sz="0" w:space="0" w:color="auto"/>
      </w:divBdr>
    </w:div>
    <w:div w:id="2114009565">
      <w:bodyDiv w:val="1"/>
      <w:marLeft w:val="0"/>
      <w:marRight w:val="0"/>
      <w:marTop w:val="0"/>
      <w:marBottom w:val="0"/>
      <w:divBdr>
        <w:top w:val="none" w:sz="0" w:space="0" w:color="auto"/>
        <w:left w:val="none" w:sz="0" w:space="0" w:color="auto"/>
        <w:bottom w:val="none" w:sz="0" w:space="0" w:color="auto"/>
        <w:right w:val="none" w:sz="0" w:space="0" w:color="auto"/>
      </w:divBdr>
    </w:div>
    <w:div w:id="2114399601">
      <w:bodyDiv w:val="1"/>
      <w:marLeft w:val="0"/>
      <w:marRight w:val="0"/>
      <w:marTop w:val="0"/>
      <w:marBottom w:val="0"/>
      <w:divBdr>
        <w:top w:val="none" w:sz="0" w:space="0" w:color="auto"/>
        <w:left w:val="none" w:sz="0" w:space="0" w:color="auto"/>
        <w:bottom w:val="none" w:sz="0" w:space="0" w:color="auto"/>
        <w:right w:val="none" w:sz="0" w:space="0" w:color="auto"/>
      </w:divBdr>
    </w:div>
    <w:div w:id="2114740980">
      <w:bodyDiv w:val="1"/>
      <w:marLeft w:val="0"/>
      <w:marRight w:val="0"/>
      <w:marTop w:val="0"/>
      <w:marBottom w:val="0"/>
      <w:divBdr>
        <w:top w:val="none" w:sz="0" w:space="0" w:color="auto"/>
        <w:left w:val="none" w:sz="0" w:space="0" w:color="auto"/>
        <w:bottom w:val="none" w:sz="0" w:space="0" w:color="auto"/>
        <w:right w:val="none" w:sz="0" w:space="0" w:color="auto"/>
      </w:divBdr>
    </w:div>
    <w:div w:id="2117216897">
      <w:bodyDiv w:val="1"/>
      <w:marLeft w:val="0"/>
      <w:marRight w:val="0"/>
      <w:marTop w:val="0"/>
      <w:marBottom w:val="0"/>
      <w:divBdr>
        <w:top w:val="none" w:sz="0" w:space="0" w:color="auto"/>
        <w:left w:val="none" w:sz="0" w:space="0" w:color="auto"/>
        <w:bottom w:val="none" w:sz="0" w:space="0" w:color="auto"/>
        <w:right w:val="none" w:sz="0" w:space="0" w:color="auto"/>
      </w:divBdr>
    </w:div>
    <w:div w:id="2118520846">
      <w:bodyDiv w:val="1"/>
      <w:marLeft w:val="0"/>
      <w:marRight w:val="0"/>
      <w:marTop w:val="0"/>
      <w:marBottom w:val="0"/>
      <w:divBdr>
        <w:top w:val="none" w:sz="0" w:space="0" w:color="auto"/>
        <w:left w:val="none" w:sz="0" w:space="0" w:color="auto"/>
        <w:bottom w:val="none" w:sz="0" w:space="0" w:color="auto"/>
        <w:right w:val="none" w:sz="0" w:space="0" w:color="auto"/>
      </w:divBdr>
    </w:div>
    <w:div w:id="2119639181">
      <w:bodyDiv w:val="1"/>
      <w:marLeft w:val="0"/>
      <w:marRight w:val="0"/>
      <w:marTop w:val="0"/>
      <w:marBottom w:val="0"/>
      <w:divBdr>
        <w:top w:val="none" w:sz="0" w:space="0" w:color="auto"/>
        <w:left w:val="none" w:sz="0" w:space="0" w:color="auto"/>
        <w:bottom w:val="none" w:sz="0" w:space="0" w:color="auto"/>
        <w:right w:val="none" w:sz="0" w:space="0" w:color="auto"/>
      </w:divBdr>
    </w:div>
    <w:div w:id="2131703836">
      <w:bodyDiv w:val="1"/>
      <w:marLeft w:val="0"/>
      <w:marRight w:val="0"/>
      <w:marTop w:val="0"/>
      <w:marBottom w:val="0"/>
      <w:divBdr>
        <w:top w:val="none" w:sz="0" w:space="0" w:color="auto"/>
        <w:left w:val="none" w:sz="0" w:space="0" w:color="auto"/>
        <w:bottom w:val="none" w:sz="0" w:space="0" w:color="auto"/>
        <w:right w:val="none" w:sz="0" w:space="0" w:color="auto"/>
      </w:divBdr>
    </w:div>
    <w:div w:id="2136828974">
      <w:bodyDiv w:val="1"/>
      <w:marLeft w:val="0"/>
      <w:marRight w:val="0"/>
      <w:marTop w:val="0"/>
      <w:marBottom w:val="0"/>
      <w:divBdr>
        <w:top w:val="none" w:sz="0" w:space="0" w:color="auto"/>
        <w:left w:val="none" w:sz="0" w:space="0" w:color="auto"/>
        <w:bottom w:val="none" w:sz="0" w:space="0" w:color="auto"/>
        <w:right w:val="none" w:sz="0" w:space="0" w:color="auto"/>
      </w:divBdr>
    </w:div>
    <w:div w:id="2137412271">
      <w:bodyDiv w:val="1"/>
      <w:marLeft w:val="0"/>
      <w:marRight w:val="0"/>
      <w:marTop w:val="0"/>
      <w:marBottom w:val="0"/>
      <w:divBdr>
        <w:top w:val="none" w:sz="0" w:space="0" w:color="auto"/>
        <w:left w:val="none" w:sz="0" w:space="0" w:color="auto"/>
        <w:bottom w:val="none" w:sz="0" w:space="0" w:color="auto"/>
        <w:right w:val="none" w:sz="0" w:space="0" w:color="auto"/>
      </w:divBdr>
    </w:div>
    <w:div w:id="2138255893">
      <w:bodyDiv w:val="1"/>
      <w:marLeft w:val="0"/>
      <w:marRight w:val="0"/>
      <w:marTop w:val="0"/>
      <w:marBottom w:val="0"/>
      <w:divBdr>
        <w:top w:val="none" w:sz="0" w:space="0" w:color="auto"/>
        <w:left w:val="none" w:sz="0" w:space="0" w:color="auto"/>
        <w:bottom w:val="none" w:sz="0" w:space="0" w:color="auto"/>
        <w:right w:val="none" w:sz="0" w:space="0" w:color="auto"/>
      </w:divBdr>
    </w:div>
    <w:div w:id="214199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oter" Target="footer2.xml"/><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1.jpeg"/><Relationship Id="rId28"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footer" Target="footer3.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0.png"/><Relationship Id="rId22" Type="http://schemas.openxmlformats.org/officeDocument/2006/relationships/footer" Target="footer5.xml"/><Relationship Id="rId27" Type="http://schemas.openxmlformats.org/officeDocument/2006/relationships/footer" Target="footer6.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1" Type="http://schemas.openxmlformats.org/officeDocument/2006/relationships/image" Target="media/image4.png"/><Relationship Id="rId5" Type="http://schemas.openxmlformats.org/officeDocument/2006/relationships/image" Target="media/image9.png"/><Relationship Id="rId4"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cdan.dot.gov/quer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7" Type="http://schemas.openxmlformats.org/officeDocument/2006/relationships/image" Target="media/image11.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ina.Conroy.CTR\OneDrive%20-%20DOT%20OST\CCFP\Communication%20and%20Marketing\Logo%20and%20branding\Word%20templates\ccfp_word_template_coverpage_fullblee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000000"/>
      </a:dk2>
      <a:lt2>
        <a:srgbClr val="FFFFFF"/>
      </a:lt2>
      <a:accent1>
        <a:srgbClr val="001646"/>
      </a:accent1>
      <a:accent2>
        <a:srgbClr val="EEB111"/>
      </a:accent2>
      <a:accent3>
        <a:srgbClr val="D7D2CB"/>
      </a:accent3>
      <a:accent4>
        <a:srgbClr val="7F7F7F"/>
      </a:accent4>
      <a:accent5>
        <a:srgbClr val="0070BD"/>
      </a:accent5>
      <a:accent6>
        <a:srgbClr val="15386B"/>
      </a:accent6>
      <a:hlink>
        <a:srgbClr val="205E9E"/>
      </a:hlink>
      <a:folHlink>
        <a:srgbClr val="FFFF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fc7f91-dee4-4778-8639-4eb5718480c0" xsi:nil="true"/>
    <lcf76f155ced4ddcb4097134ff3c332f xmlns="eb9297bf-6ca5-4c1c-9e91-079648891faf">
      <Terms xmlns="http://schemas.microsoft.com/office/infopath/2007/PartnerControls"/>
    </lcf76f155ced4ddcb4097134ff3c332f>
    <DocumentType xmlns="eb9297bf-6ca5-4c1c-9e91-079648891faf" xsi:nil="true"/>
    <Comments xmlns="eb9297bf-6ca5-4c1c-9e91-079648891faf"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Inf21</b:Tag>
    <b:SourceType>Misc</b:SourceType>
    <b:Guid>{5EF5B31E-6A0E-4F5A-AF68-283405A942E2}</b:Guid>
    <b:Author>
      <b:Author>
        <b:Corporate>Infrastructure Investment and Jobs Act</b:Corporate>
      </b:Author>
    </b:Author>
    <b:Title>Public Law No: 117-58</b:Title>
    <b:PublicationTitle>117th Congress of the United States of America</b:PublicationTitle>
    <b:Year>2021</b:Year>
    <b:RefOrder>45</b:RefOrder>
  </b:Source>
  <b:Source>
    <b:Tag>Sto23</b:Tag>
    <b:SourceType>Report</b:SourceType>
    <b:Guid>{0D554497-746C-44C4-923E-04D51529EF2B}</b:Guid>
    <b:Author>
      <b:Author>
        <b:NameList>
          <b:Person>
            <b:Last>Stowe</b:Last>
            <b:First>Kelly</b:First>
          </b:Person>
        </b:NameList>
      </b:Author>
    </b:Author>
    <b:Title>Draft Research Questions for the Large Truck Crash Causal Factors Study (LTCCFS)</b:Title>
    <b:Year>2023</b:Year>
    <b:Publisher>Volpe Center, project notes</b:Publisher>
    <b:City>Cambridge, MA</b:City>
    <b:ThesisType>Internal project document 2023-04-03</b:ThesisType>
    <b:RefOrder>1</b:RefOrder>
  </b:Source>
  <b:Source>
    <b:Tag>Gua221</b:Tag>
    <b:SourceType>Report</b:SourceType>
    <b:Guid>{00D3983E-657A-46CE-832B-35FEF22164FD}</b:Guid>
    <b:Title>FMCSA Studies on Crash Causal Factors: Phased Approach Cost Estimate</b:Title>
    <b:Year>2022</b:Year>
    <b:Author>
      <b:Author>
        <b:NameList>
          <b:Person>
            <b:Last>Guarino</b:Last>
            <b:First>Jenny</b:First>
          </b:Person>
        </b:NameList>
      </b:Author>
    </b:Author>
    <b:Publisher>FMCSA, project notes</b:Publisher>
    <b:City>Washington, DC</b:City>
    <b:RefOrder>2</b:RefOrder>
  </b:Source>
  <b:Source>
    <b:Tag>Gur21</b:Tag>
    <b:SourceType>Report</b:SourceType>
    <b:Guid>{5C8F7054-42D4-482B-B406-EDC0D6B0540C}</b:Guid>
    <b:Author>
      <b:Author>
        <b:NameList>
          <b:Person>
            <b:Last>Stowe</b:Last>
            <b:First>Kelly</b:First>
          </b:Person>
          <b:Person>
            <b:Last>Gurarino</b:Last>
            <b:First>Jenny</b:First>
          </b:Person>
        </b:NameList>
      </b:Author>
    </b:Author>
    <b:Title>Large Truck Crash Causal Factors Study: Study Approach Alternatives Analysis</b:Title>
    <b:Year>2021</b:Year>
    <b:Publisher>FMCSA, draft internal report</b:Publisher>
    <b:City>Washington, DC</b:City>
    <b:RefOrder>3</b:RefOrder>
  </b:Source>
  <b:Source>
    <b:Tag>Gua222</b:Tag>
    <b:SourceType>Report</b:SourceType>
    <b:Guid>{02427785-6DDE-4DDD-95AE-86FA8CC8917A}</b:Guid>
    <b:Author>
      <b:Author>
        <b:NameList>
          <b:Person>
            <b:Last>Guarino</b:Last>
            <b:First>Jenny</b:First>
          </b:Person>
        </b:NameList>
      </b:Author>
    </b:Author>
    <b:Title>LTCCFS Scope: Options</b:Title>
    <b:Year>2021</b:Year>
    <b:Publisher>FMSCA, project notes</b:Publisher>
    <b:City>Washington, DC</b:City>
    <b:RefOrder>4</b:RefOrder>
  </b:Source>
  <b:Source>
    <b:Tag>FMC22</b:Tag>
    <b:SourceType>Report</b:SourceType>
    <b:Guid>{10E7834B-43F5-4BE1-B3B7-E929DBEA6A7F}</b:Guid>
    <b:Author>
      <b:Author>
        <b:Corporate>FMCSA</b:Corporate>
      </b:Author>
    </b:Author>
    <b:Title>Supporting Statement Crash Causal Factors Program: Knowledge of Systems and Processes</b:Title>
    <b:Year>2022</b:Year>
    <b:Publisher>FMCSA, draft submission for review under Paperwork Reductionc Act</b:Publisher>
    <b:City>Washington, DC</b:City>
    <b:StandardNumber>DRAFT-OMB Control No. 2126-XX-SS Part A</b:StandardNumber>
    <b:RefOrder>5</b:RefOrder>
  </b:Source>
  <b:Source>
    <b:Tag>Blo02</b:Tag>
    <b:SourceType>Report</b:SourceType>
    <b:Guid>{58F20F75-4986-416B-9343-2C0BCEFFB0DF}</b:Guid>
    <b:Author>
      <b:Author>
        <b:NameList>
          <b:Person>
            <b:Last>Blower</b:Last>
            <b:First>Daniel</b:First>
          </b:Person>
          <b:Person>
            <b:Last>Campbell</b:Last>
            <b:First>Kenneth</b:First>
            <b:Middle>L.</b:Middle>
          </b:Person>
        </b:NameList>
      </b:Author>
    </b:Author>
    <b:Title>The Large Truck Crash Causation Study</b:Title>
    <b:Year>2002</b:Year>
    <b:Publisher>University of Michigan</b:Publisher>
    <b:City>Ann Arbor, MI</b:City>
    <b:RefOrder>8</b:RefOrder>
  </b:Source>
  <b:Source>
    <b:Tag>Cen05</b:Tag>
    <b:SourceType>Report</b:SourceType>
    <b:Guid>{FF68CEAA-6D81-421E-A900-5AFC9DA7DBA4}</b:Guid>
    <b:Author>
      <b:Author>
        <b:NameList>
          <b:Person>
            <b:Last>Gerberding</b:Last>
            <b:First>Julie</b:First>
            <b:Middle>Louises</b:Middle>
          </b:Person>
        </b:NameList>
      </b:Author>
    </b:Author>
    <b:Title>Evaluation on Large Truck Crash Causation Study Design</b:Title>
    <b:Year>2005</b:Year>
    <b:Publisher>Center for Disease Control and Prevention</b:Publisher>
    <b:City>Atlanta, GA</b:City>
    <b:RefOrder>6</b:RefOrder>
  </b:Source>
  <b:Source>
    <b:Tag>Hed03</b:Tag>
    <b:SourceType>Report</b:SourceType>
    <b:Guid>{52F1D722-5F0B-498F-93A0-48B1A98211C2}</b:Guid>
    <b:Title>Statistical Analyses of Large Truck Crash Causation Study Data</b:Title>
    <b:Year>2003</b:Year>
    <b:Publisher>Transportation Research Board</b:Publisher>
    <b:City>Washington, DC</b:City>
    <b:Author>
      <b:Author>
        <b:NameList>
          <b:Person>
            <b:Last>Hedlund</b:Last>
            <b:First>J</b:First>
          </b:Person>
        </b:NameList>
      </b:Author>
    </b:Author>
    <b:Institution>Highway Safety North</b:Institution>
    <b:RefOrder>7</b:RefOrder>
  </b:Source>
  <b:Source>
    <b:Tag>Blo07</b:Tag>
    <b:SourceType>Report</b:SourceType>
    <b:Guid>{BD66FF94-A0F4-4AC3-94E9-EA02CDDA03F5}</b:Guid>
    <b:Author>
      <b:Author>
        <b:NameList>
          <b:Person>
            <b:Last>Blower</b:Last>
            <b:First>Daniel</b:First>
          </b:Person>
        </b:NameList>
      </b:Author>
    </b:Author>
    <b:Title>Comparison of Certain Variables in the Large Truck Crash Causation Study With Variables Coded in a Review of the Trucks Involved In Fatal Accidents Case Materials</b:Title>
    <b:Year>2007</b:Year>
    <b:Publisher>University of Michigan</b:Publisher>
    <b:City>Ann Arbor, MI</b:City>
    <b:Institution>University of Michigan Transportation Research Institute</b:Institution>
    <b:StandardNumber>UMTRI-2007-28</b:StandardNumber>
    <b:RefOrder>12</b:RefOrder>
  </b:Source>
  <b:Source>
    <b:Tag>Con20</b:Tag>
    <b:SourceType>Misc</b:SourceType>
    <b:Guid>{AEEF79F6-C17E-4ED0-9897-01E93E38ADC2}</b:Guid>
    <b:Title>Public Law 116 - 260</b:Title>
    <b:Year>2021</b:Year>
    <b:Author>
      <b:Author>
        <b:Corporate>Consolidated Appropriations Act</b:Corporate>
      </b:Author>
    </b:Author>
    <b:PublicationTitle>116th Congress of the United States of American</b:PublicationTitle>
    <b:RefOrder>13</b:RefOrder>
  </b:Source>
  <b:Source>
    <b:Tag>Gua22</b:Tag>
    <b:SourceType>Report</b:SourceType>
    <b:Guid>{1446D5DA-C6CF-4285-A3E5-CC912D2C88B8}</b:Guid>
    <b:Author>
      <b:Author>
        <b:NameList>
          <b:Person>
            <b:Last>Michel</b:Last>
            <b:First>Nichol</b:First>
          </b:Person>
          <b:Person>
            <b:Last>Guarino</b:Last>
            <b:First>Jenny</b:First>
          </b:Person>
        </b:NameList>
      </b:Author>
    </b:Author>
    <b:Title>Concept Analysis of Alternatives Large Truck Crash Causal Factors Study (LTCCFS)</b:Title>
    <b:Year>2022</b:Year>
    <b:Publisher>FMCSA internal report</b:Publisher>
    <b:City>Washington, DC</b:City>
    <b:ThesisType>internal report</b:ThesisType>
    <b:RefOrder>14</b:RefOrder>
  </b:Source>
  <b:Source>
    <b:Tag>FMC20</b:Tag>
    <b:SourceType>Report</b:SourceType>
    <b:Guid>{277B1112-0AF0-46F7-8667-D041351559D7}</b:Guid>
    <b:Author>
      <b:Author>
        <b:Corporate>FMCSA</b:Corporate>
      </b:Author>
    </b:Author>
    <b:Title>Large Truck and Bus Crash Facts 2020 (Vehicle Table 5)</b:Title>
    <b:Year>2020</b:Year>
    <b:Publisher>FMCSA</b:Publisher>
    <b:City>Washington, DC</b:City>
    <b:URL>https://www.fmcsa.dot.gov/safety/data-and-statistics/large-truck-and-bus-crash-facts-2020</b:URL>
    <b:RefOrder>10</b:RefOrder>
  </b:Source>
  <b:Source>
    <b:Tag>Gua211</b:Tag>
    <b:SourceType>Report</b:SourceType>
    <b:Guid>{2F327AC2-B3AE-417C-9913-B68330F3A64C}</b:Guid>
    <b:Author>
      <b:Author>
        <b:NameList>
          <b:Person>
            <b:Last>Guarino</b:Last>
            <b:First>Jenny</b:First>
          </b:Person>
        </b:NameList>
      </b:Author>
    </b:Author>
    <b:Title>Large Truck Crash Causal Factors Study (LTCCFS): Scope Proposal</b:Title>
    <b:Year>2021</b:Year>
    <b:City>Washington, DC</b:City>
    <b:Publisher>FMCSA, project notes</b:Publisher>
    <b:RefOrder>18</b:RefOrder>
  </b:Source>
  <b:Source>
    <b:Tag>Bel18</b:Tag>
    <b:SourceType>JournalArticle</b:SourceType>
    <b:Guid>{F3180843-A184-4B1C-A34A-ADE996E2F9BD}</b:Guid>
    <b:Title>Work-stress factors associated with truck crashes: An exploratory analysis</b:Title>
    <b:Year>2018</b:Year>
    <b:Author>
      <b:Author>
        <b:NameList>
          <b:Person>
            <b:Last>Belzer</b:Last>
            <b:First>Michael</b:First>
            <b:Middle>H.</b:Middle>
          </b:Person>
        </b:NameList>
      </b:Author>
    </b:Author>
    <b:JournalName>The Economic and Labor Relations Review</b:JournalName>
    <b:Pages>289-307</b:Pages>
    <b:Volume>29</b:Volume>
    <b:Issue>3</b:Issue>
    <b:RefOrder>11</b:RefOrder>
  </b:Source>
  <b:Source>
    <b:Tag>Fed20A</b:Tag>
    <b:SourceType>InternetSite</b:SourceType>
    <b:Guid>{01696AF6-83C5-470F-9D55-CA40670E3EF4}</b:Guid>
    <b:Author>
      <b:Author>
        <b:Corporate>Federal Highway Administration</b:Corporate>
      </b:Author>
    </b:Author>
    <b:Title>Law Enforcement Vehicle Identification Guide</b:Title>
    <b:Year>2020</b:Year>
    <b:InternetSiteTitle>Federal Highway Administration, Office of Operations</b:InternetSiteTitle>
    <b:Month>October</b:Month>
    <b:Day>29</b:Day>
    <b:URL>https://ops.fhwa.dot.gov/publications/fhwahop10014/long_f21.htm</b:URL>
    <b:YearAccessed>2024</b:YearAccessed>
    <b:MonthAccessed>February</b:MonthAccessed>
    <b:DayAccessed>1</b:DayAccessed>
    <b:RefOrder>15</b:RefOrder>
  </b:Source>
  <b:Source>
    <b:Tag>Cho21</b:Tag>
    <b:SourceType>Report</b:SourceType>
    <b:Guid>{DC4BBFDB-D27D-45EA-8196-F01CB3877DD2}</b:Guid>
    <b:Title>Medium-duty Vehicle Crash Scenario Framework and Crash Avoidance Applications</b:Title>
    <b:Year>2021</b:Year>
    <b:Publisher>Advanced Vehicle Division, Volpe Center, internal report</b:Publisher>
    <b:City>Cambridge, MA</b:City>
    <b:Author>
      <b:Author>
        <b:NameList>
          <b:Person>
            <b:Last>Chouinard</b:Last>
            <b:First>Anne-Marie</b:First>
          </b:Person>
        </b:NameList>
      </b:Author>
    </b:Author>
    <b:ThesisType>Medium-Duty Vehicle Quarterly</b:ThesisType>
    <b:RefOrder>16</b:RefOrder>
  </b:Source>
  <b:Source>
    <b:Tag>Mor21</b:Tag>
    <b:SourceType>Report</b:SourceType>
    <b:Guid>{45291157-B5F4-47B6-B5CC-70D2A0BDCF7F}</b:Guid>
    <b:Author>
      <b:Author>
        <b:NameList>
          <b:Person>
            <b:Last>Morgan</b:Last>
            <b:First>Tina</b:First>
          </b:Person>
        </b:NameList>
      </b:Author>
    </b:Author>
    <b:Title>Questions from FMCSA</b:Title>
    <b:Year>2021</b:Year>
    <b:Publisher>NHTSA, internal correspondence</b:Publisher>
    <b:City>Washington, DC</b:City>
    <b:RefOrder>22</b:RefOrder>
  </b:Source>
  <b:Source>
    <b:Tag>Mey21</b:Tag>
    <b:SourceType>Report</b:SourceType>
    <b:Guid>{0863E130-D354-471A-9BCA-1F2DCAD169E6}</b:Guid>
    <b:Author>
      <b:Author>
        <b:NameList>
          <b:Person>
            <b:Last>Meyer</b:Last>
            <b:First>Daniel</b:First>
          </b:Person>
        </b:NameList>
      </b:Author>
    </b:Author>
    <b:Title>Project Charter Large Truck Crash Causal Factors Study (LTCCFS), CCFP Workgroup Charter</b:Title>
    <b:Year>2021</b:Year>
    <b:Publisher>Office of Research and Registration Analysis Division, FMCSA draft internal document</b:Publisher>
    <b:City>Washington, DC</b:City>
    <b:RefOrder>23</b:RefOrder>
  </b:Source>
  <b:Source>
    <b:Tag>Zus222</b:Tag>
    <b:SourceType>Report</b:SourceType>
    <b:Guid>{3B351787-AB47-4F51-A2B5-8A9202CA1F04}</b:Guid>
    <b:Author>
      <b:Author>
        <b:NameList>
          <b:Person>
            <b:Last>Zuschlag</b:Last>
            <b:First>Michael</b:First>
          </b:Person>
        </b:NameList>
      </b:Author>
    </b:Author>
    <b:Title>High Level Requirements Deconstruction, Sample Requirements Desconstruct</b:Title>
    <b:Year>2022</b:Year>
    <b:City>Cambridge, MA</b:City>
    <b:Publisher>Volpe Center, internal spreadsheet</b:Publisher>
    <b:RefOrder>26</b:RefOrder>
  </b:Source>
  <b:Source>
    <b:Tag>Upa21</b:Tag>
    <b:SourceType>Report</b:SourceType>
    <b:Guid>{330359CE-7DAF-4891-ABFE-FD159C34541B}</b:Guid>
    <b:Author>
      <b:Author>
        <b:NameList>
          <b:Person>
            <b:Last>Upadhyaya</b:Last>
            <b:First>Sunit</b:First>
          </b:Person>
          <b:Person>
            <b:Last>Morgan</b:Last>
            <b:First>Tina</b:First>
          </b:Person>
        </b:NameList>
      </b:Author>
    </b:Author>
    <b:Title>Crash counts for Class 7/8 Large Trucks for 32 PSUs</b:Title>
    <b:Year>2021</b:Year>
    <b:Publisher>Volpe Center, MCMIS snapshot spreadsheet</b:Publisher>
    <b:City>Cambridge, MA</b:City>
    <b:RefOrder>28</b:RefOrder>
  </b:Source>
  <b:Source>
    <b:Tag>Sto221</b:Tag>
    <b:SourceType>Misc</b:SourceType>
    <b:Guid>{D0A68771-E494-4D83-B8B6-42E6C74FC66B}</b:Guid>
    <b:Author>
      <b:Author>
        <b:NameList>
          <b:Person>
            <b:Last>Stowe</b:Last>
            <b:First>Kelly</b:First>
          </b:Person>
          <b:Person>
            <b:Last>Lagos</b:Last>
            <b:First>Theresa</b:First>
          </b:Person>
        </b:NameList>
      </b:Author>
    </b:Author>
    <b:Title>Meeting notes (remote)</b:Title>
    <b:Year>2022</b:Year>
    <b:City>Cambridge</b:City>
    <b:Month>April</b:Month>
    <b:Day>25</b:Day>
    <b:StateProvince>MA</b:StateProvince>
    <b:RefOrder>25</b:RefOrder>
  </b:Source>
  <b:Source>
    <b:Tag>Sto231</b:Tag>
    <b:SourceType>Misc</b:SourceType>
    <b:Guid>{C0B76CE9-5F63-4E8B-A6C1-23BCEEA4CA9D}</b:Guid>
    <b:Author>
      <b:Author>
        <b:NameList>
          <b:Person>
            <b:Last>Stowe</b:Last>
            <b:First>Kelly</b:First>
          </b:Person>
        </b:NameList>
      </b:Author>
    </b:Author>
    <b:Title>Meeting notes (remote)</b:Title>
    <b:Year>2023</b:Year>
    <b:Month>February</b:Month>
    <b:Day>21</b:Day>
    <b:City>Cambridge</b:City>
    <b:StateProvince>MA</b:StateProvince>
    <b:RefOrder>33</b:RefOrder>
  </b:Source>
  <b:Source>
    <b:Tag>Mey22</b:Tag>
    <b:SourceType>Misc</b:SourceType>
    <b:Guid>{9EA15A50-8613-4532-8793-29169394F156}</b:Guid>
    <b:Author>
      <b:Author>
        <b:NameList>
          <b:Person>
            <b:Last>Meyer</b:Last>
            <b:First>Daniel</b:First>
          </b:Person>
        </b:NameList>
      </b:Author>
    </b:Author>
    <b:Title>Meeting notes (remote)</b:Title>
    <b:Year>2022</b:Year>
    <b:City>Cambridge</b:City>
    <b:Month>June</b:Month>
    <b:Day>1 circa</b:Day>
    <b:StateProvince>MA</b:StateProvince>
    <b:RefOrder>46</b:RefOrder>
  </b:Source>
  <b:Source>
    <b:Tag>Sto21</b:Tag>
    <b:SourceType>Report</b:SourceType>
    <b:Guid>{C85C6EB4-6BFD-40CF-8015-CEA03AD12BFC}</b:Guid>
    <b:Author>
      <b:Author>
        <b:NameList>
          <b:Person>
            <b:Last>Stowe</b:Last>
            <b:First>Kelly</b:First>
          </b:Person>
          <b:Person>
            <b:Last>Michel</b:Last>
            <b:First>Nichol</b:First>
          </b:Person>
        </b:NameList>
      </b:Author>
    </b:Author>
    <b:Title>ROM Estimates of Study Cost by Scope</b:Title>
    <b:Year>2021</b:Year>
    <b:Publisher>FMCSA, internal spreadsheet</b:Publisher>
    <b:City>Washington, DC</b:City>
    <b:RefOrder>20</b:RefOrder>
  </b:Source>
  <b:Source>
    <b:Tag>Sto22</b:Tag>
    <b:SourceType>Misc</b:SourceType>
    <b:Guid>{FB95886B-56F5-4740-89ED-E1757457C885}</b:Guid>
    <b:Author>
      <b:Author>
        <b:NameList>
          <b:Person>
            <b:Last>Stowe</b:Last>
            <b:First>Kelly</b:First>
          </b:Person>
          <b:Person>
            <b:Last>Lagos</b:Last>
            <b:First>Theresa</b:First>
          </b:Person>
        </b:NameList>
      </b:Author>
    </b:Author>
    <b:Title>Meeting notes (remote)</b:Title>
    <b:Year>2022</b:Year>
    <b:City>Cambridge</b:City>
    <b:Month>April</b:Month>
    <b:Day>5</b:Day>
    <b:StateProvince>MA</b:StateProvince>
    <b:RefOrder>30</b:RefOrder>
  </b:Source>
  <b:Source>
    <b:Tag>Zus22</b:Tag>
    <b:SourceType>Report</b:SourceType>
    <b:Guid>{A41F352D-3E4D-4D05-B037-DAE778C93C2B}</b:Guid>
    <b:Author>
      <b:Author>
        <b:NameList>
          <b:Person>
            <b:Last>Zuschlag</b:Last>
            <b:First>Michael</b:First>
          </b:Person>
        </b:NameList>
      </b:Author>
    </b:Author>
    <b:Title>Power Analysis for Large Truck Crash Causal Factors Study (LTCCFS)</b:Title>
    <b:Year>2022</b:Year>
    <b:Publisher>Volpe Center, internal report</b:Publisher>
    <b:City>Cambridge, MA</b:City>
    <b:RefOrder>9</b:RefOrder>
  </b:Source>
  <b:Source>
    <b:Tag>Placeholder1</b:Tag>
    <b:SourceType>Report</b:SourceType>
    <b:Guid>{2137D9C6-8348-48C2-9567-4769DBB0D9EF}</b:Guid>
    <b:Author>
      <b:Author>
        <b:NameList>
          <b:Person>
            <b:Last>Guarino</b:Last>
            <b:First>Jenny</b:First>
          </b:Person>
        </b:NameList>
      </b:Author>
    </b:Author>
    <b:Title>Large Truck Crash Causal Factors Study (LTCCFS): Scope Proposal</b:Title>
    <b:Year>2021</b:Year>
    <b:Publisher>FMCSA, project notes</b:Publisher>
    <b:City>Washington, DC</b:City>
    <b:RefOrder>47</b:RefOrder>
  </b:Source>
  <b:Source>
    <b:Tag>Gua21</b:Tag>
    <b:SourceType>Report</b:SourceType>
    <b:Guid>{5B9F714D-E08A-48CE-829B-38DC452F6ACB}</b:Guid>
    <b:Author>
      <b:Author>
        <b:NameList>
          <b:Person>
            <b:Last>Guarino</b:Last>
            <b:First>Jenny</b:First>
          </b:Person>
        </b:NameList>
      </b:Author>
    </b:Author>
    <b:Title>LTCCFS Requirements Analysis</b:Title>
    <b:Year>2021</b:Year>
    <b:Publisher>FMCSA, project notes</b:Publisher>
    <b:City>Washington,DC</b:City>
    <b:RefOrder>17</b:RefOrder>
  </b:Source>
  <b:Source>
    <b:Tag>Gua212</b:Tag>
    <b:SourceType>Report</b:SourceType>
    <b:Guid>{D02C86B9-BB42-4705-ADB2-6D17DD62B023}</b:Guid>
    <b:Author>
      <b:Author>
        <b:NameList>
          <b:Person>
            <b:Last>Guarino</b:Last>
            <b:First>Jenny</b:First>
          </b:Person>
          <b:Person>
            <b:Last>Zhang</b:Last>
            <b:First>Fan</b:First>
          </b:Person>
        </b:NameList>
      </b:Author>
    </b:Author>
    <b:Title>Preliminaries of LTCCFS Sample Design</b:Title>
    <b:Year>2021</b:Year>
    <b:Publisher>FMCSA, project notes</b:Publisher>
    <b:City>Washington, DC</b:City>
    <b:RefOrder>29</b:RefOrder>
  </b:Source>
  <b:Source>
    <b:Tag>Mic21</b:Tag>
    <b:SourceType>Report</b:SourceType>
    <b:Guid>{3113969D-300D-465E-B397-A988CCD84BBC}</b:Guid>
    <b:Author>
      <b:Author>
        <b:NameList>
          <b:Person>
            <b:Last>Michael</b:Last>
            <b:First>Jeff</b:First>
          </b:Person>
          <b:Person>
            <b:Last>Chidester</b:Last>
            <b:First>Chip</b:First>
          </b:Person>
          <b:Person>
            <b:Last>Stowe</b:Last>
            <b:First>Kelly</b:First>
          </b:Person>
        </b:NameList>
      </b:Author>
    </b:Author>
    <b:Title>Draft LTCCS Update Estimates</b:Title>
    <b:Year>2021</b:Year>
    <b:Publisher>Volpe Center, project notes</b:Publisher>
    <b:City>Cambridge, MA</b:City>
    <b:RefOrder>21</b:RefOrder>
  </b:Source>
  <b:Source>
    <b:Tag>Zha21</b:Tag>
    <b:SourceType>Report</b:SourceType>
    <b:Guid>{DB068C7C-1B32-4537-87AB-38E330DC862B}</b:Guid>
    <b:Title>LTCCFS PSU Sample Selection Options</b:Title>
    <b:Year>2021</b:Year>
    <b:City>Washington, DC</b:City>
    <b:Publisher>NHTSA, internal correspondence</b:Publisher>
    <b:Author>
      <b:Author>
        <b:NameList>
          <b:Person>
            <b:Last>Zhang</b:Last>
            <b:First>Fan</b:First>
          </b:Person>
          <b:Person>
            <b:Last>Morgan</b:Last>
            <b:First>Tina</b:First>
          </b:Person>
        </b:NameList>
      </b:Author>
    </b:Author>
    <b:RefOrder>34</b:RefOrder>
  </b:Source>
  <b:Source>
    <b:Tag>FMC21</b:Tag>
    <b:SourceType>Report</b:SourceType>
    <b:Guid>{2D0FBF42-1BA5-4373-AB32-5C3CD3F4F35D}</b:Guid>
    <b:Author>
      <b:Author>
        <b:Corporate>FMCSA</b:Corporate>
      </b:Author>
    </b:Author>
    <b:Title>Recommended Reading for the Large Truck Crash Causal Factors Study Requirements Workshop</b:Title>
    <b:Year>2021</b:Year>
    <b:City>Washington, DC</b:City>
    <b:Publisher>FMCSA, internal guidance</b:Publisher>
    <b:RefOrder>35</b:RefOrder>
  </b:Source>
  <b:Source>
    <b:Tag>Rou21</b:Tag>
    <b:SourceType>Misc</b:SourceType>
    <b:Guid>{1C210340-A5E2-4E7A-B1A5-72554F10ED0F}</b:Guid>
    <b:Title>ECM and ELD Information</b:Title>
    <b:Year>2021</b:Year>
    <b:City>Washington</b:City>
    <b:Author>
      <b:Author>
        <b:NameList>
          <b:Person>
            <b:Last>Routhier</b:Last>
            <b:First>Brian</b:First>
          </b:Person>
        </b:NameList>
      </b:Author>
    </b:Author>
    <b:PublicationTitle>FMCSA, internal email to J. Guarino, K. Stowe, &amp; Jeff Loftus</b:PublicationTitle>
    <b:Month>March</b:Month>
    <b:Day>3</b:Day>
    <b:StateProvince>DC</b:StateProvince>
    <b:RefOrder>36</b:RefOrder>
  </b:Source>
  <b:Source>
    <b:Tag>Mey23</b:Tag>
    <b:SourceType>Misc</b:SourceType>
    <b:Guid>{7E851D7F-1275-4D6D-BBAF-33BC15BE0038}</b:Guid>
    <b:Author>
      <b:Author>
        <b:NameList>
          <b:Person>
            <b:Last>Meyer</b:Last>
            <b:First>Daniel</b:First>
          </b:Person>
        </b:NameList>
      </b:Author>
    </b:Author>
    <b:Title>LTCCFS Sample Design Resources</b:Title>
    <b:PublicationTitle>FMCSA Internal email to K Stoew &amp; M Zuschlag</b:PublicationTitle>
    <b:Year>2023</b:Year>
    <b:Month>May</b:Month>
    <b:Day>8</b:Day>
    <b:City>Cambridge</b:City>
    <b:StateProvince>MA</b:StateProvince>
    <b:RefOrder>32</b:RefOrder>
  </b:Source>
  <b:Source>
    <b:Tag>Ame17</b:Tag>
    <b:SourceType>Report</b:SourceType>
    <b:Guid>{7DEA644E-6CC0-457F-9DA1-8011B1255F6A}</b:Guid>
    <b:Author>
      <b:Author>
        <b:Corporate>American National Standard Institute</b:Corporate>
      </b:Author>
    </b:Author>
    <b:Title>Manual on Classification of Motor Vehicle Traffic Crashes (8th ed.)</b:Title>
    <b:Year>2017</b:Year>
    <b:Publisher>American National Standard (ANSI D.16-2017)</b:Publisher>
    <b:RefOrder>19</b:RefOrder>
  </b:Source>
  <b:Source>
    <b:Tag>Bon04</b:Tag>
    <b:SourceType>Report</b:SourceType>
    <b:Guid>{D79CEC18-BD79-431D-8A53-F35F1AF0DE53}</b:Guid>
    <b:Author>
      <b:Author>
        <b:NameList>
          <b:Person>
            <b:Last>Bondy</b:Last>
            <b:First>Nancy</b:First>
          </b:Person>
        </b:NameList>
      </b:Author>
    </b:Author>
    <b:Title>Methodology for the Large Truck Crash Causation Study</b:Title>
    <b:Year>2004</b:Year>
    <b:Publisher>FMCSA</b:Publisher>
    <b:City>Washington, DC</b:City>
    <b:ThesisType>Research Note</b:ThesisType>
    <b:RefOrder>24</b:RefOrder>
  </b:Source>
  <b:Source>
    <b:Tag>Zus24</b:Tag>
    <b:SourceType>Report</b:SourceType>
    <b:Guid>{4B877E64-D7DC-4803-BFE1-27F117B85B8B}</b:Guid>
    <b:Author>
      <b:Author>
        <b:NameList>
          <b:Person>
            <b:Last>Zuschlag</b:Last>
            <b:First>Michael</b:First>
          </b:Person>
          <b:Person>
            <b:Last>Conroy</b:Last>
            <b:First>Kristina</b:First>
          </b:Person>
        </b:NameList>
      </b:Author>
    </b:Author>
    <b:Title>CCFP Team Working Copy of CCFP State Survey Responses - ICS Scoring 01</b:Title>
    <b:Year>2024</b:Year>
    <b:Publisher>Volpe Center, internal spreadsheet</b:Publisher>
    <b:City>Cambridge, MA</b:City>
    <b:RefOrder>31</b:RefOrder>
  </b:Source>
  <b:Source>
    <b:Tag>Blo05</b:Tag>
    <b:SourceType>Report</b:SourceType>
    <b:Guid>{562A6B01-0F24-49CB-A198-897460ECA034}</b:Guid>
    <b:Title>Methodology of the Large Truck Crash Causation Study</b:Title>
    <b:Year>2005</b:Year>
    <b:City>Washington, DC</b:City>
    <b:Publisher>Federal Motor Carrier Safety Administration</b:Publisher>
    <b:Author>
      <b:Author>
        <b:NameList>
          <b:Person>
            <b:Last>Blower</b:Last>
            <b:First>Daniel</b:First>
          </b:Person>
          <b:Person>
            <b:Last>Campbell</b:Last>
            <b:First>Kenneth</b:First>
            <b:Middle>L.</b:Middle>
          </b:Person>
        </b:NameList>
      </b:Author>
    </b:Author>
    <b:RefOrder>27</b:RefOrder>
  </b:Source>
  <b:Source>
    <b:Tag>Yin18</b:Tag>
    <b:SourceType>Book</b:SourceType>
    <b:Guid>{31192910-1562-40FD-A4D8-B11786BE0839}</b:Guid>
    <b:Author>
      <b:Author>
        <b:NameList>
          <b:Person>
            <b:Last>Yin</b:Last>
            <b:First>Robert</b:First>
            <b:Middle>K.</b:Middle>
          </b:Person>
        </b:NameList>
      </b:Author>
    </b:Author>
    <b:Title>Case Study Research and Applications: Design and Methods</b:Title>
    <b:Year>2018</b:Year>
    <b:Publisher>SAGE Publications, Inc</b:Publisher>
    <b:Edition>Sixth</b:Edition>
    <b:City>Thousand Oaks, CA</b:City>
    <b:RefOrder>37</b:RefOrder>
  </b:Source>
  <b:Source>
    <b:Tag>Rog73</b:Tag>
    <b:SourceType>JournalArticle</b:SourceType>
    <b:Guid>{145D26FC-317C-4884-8BC4-AB568AE4A9BC}</b:Guid>
    <b:Author>
      <b:Author>
        <b:NameList>
          <b:Person>
            <b:Last>Chapman</b:Last>
            <b:First>Roger</b:First>
          </b:Person>
        </b:NameList>
      </b:Author>
    </b:Author>
    <b:Title>The concept of exposure</b:Title>
    <b:JournalName>Accident Analysis &amp; Prevention</b:JournalName>
    <b:Year>1973</b:Year>
    <b:Pages>95-110</b:Pages>
    <b:Volume>5</b:Volume>
    <b:Issue>2</b:Issue>
    <b:RefOrder>43</b:RefOrder>
  </b:Source>
  <b:Source>
    <b:Tag>Sit24</b:Tag>
    <b:SourceType>Misc</b:SourceType>
    <b:Guid>{F247DF0F-E381-494A-BA11-4D14A275935A}</b:Guid>
    <b:Author>
      <b:Author>
        <b:NameList>
          <b:Person>
            <b:Last>Situmorang</b:Last>
            <b:First>Phil</b:First>
          </b:Person>
        </b:NameList>
      </b:Author>
    </b:Author>
    <b:Title>Analysis of factors contributing to fatality in U.S. heavy-duty truck crashes</b:Title>
    <b:Year>2024</b:Year>
    <b:Publisher>Unpublished</b:Publisher>
    <b:RefOrder>44</b:RefOrder>
  </b:Source>
  <b:Source>
    <b:Tag>Dom10</b:Tag>
    <b:SourceType>JournalArticle</b:SourceType>
    <b:Guid>{8DC14B23-12D3-4493-BE65-46D8CCB737EE}</b:Guid>
    <b:Author>
      <b:Author>
        <b:NameList>
          <b:Person>
            <b:Last>Lord</b:Last>
            <b:First>Dominique</b:First>
          </b:Person>
          <b:Person>
            <b:Last>Mannering</b:Last>
            <b:First>Fred</b:First>
          </b:Person>
        </b:NameList>
      </b:Author>
    </b:Author>
    <b:Title>The statistical analysis of crash-frequency data: A review and assessment of methodological alternatives</b:Title>
    <b:JournalName>Transportation Research Part A: Policy and Practice</b:JournalName>
    <b:Year>2010</b:Year>
    <b:Pages>291-305</b:Pages>
    <b:Volume>44</b:Volume>
    <b:Issue>5</b:Issue>
    <b:RefOrder>40</b:RefOrder>
  </b:Source>
  <b:Source>
    <b:Tag>Ken22</b:Tag>
    <b:SourceType>JournalArticle</b:SourceType>
    <b:Guid>{61AB2769-790F-4159-AAEC-EB8D33FF241E}</b:Guid>
    <b:Author>
      <b:Author>
        <b:NameList>
          <b:Person>
            <b:Last>Santos</b:Last>
            <b:First>Kenny</b:First>
          </b:Person>
          <b:Person>
            <b:Last>Dias</b:Last>
            <b:First>João</b:First>
            <b:Middle>P.</b:Middle>
          </b:Person>
          <b:Person>
            <b:Last>Amado</b:Last>
            <b:First>Conceição</b:First>
          </b:Person>
        </b:NameList>
      </b:Author>
    </b:Author>
    <b:Title>A literature review of machine learning algorithms for crash injury severity prediction</b:Title>
    <b:JournalName>Journal of Safety Research</b:JournalName>
    <b:Year>2022</b:Year>
    <b:Pages>254-269</b:Pages>
    <b:Volume>80</b:Volume>
    <b:RefOrder>42</b:RefOrder>
  </b:Source>
  <b:Source>
    <b:Tag>Pet11</b:Tag>
    <b:SourceType>JournalArticle</b:SourceType>
    <b:Guid>{EBEDC34D-9273-4694-B990-D1C293640037}</b:Guid>
    <b:Author>
      <b:Author>
        <b:NameList>
          <b:Person>
            <b:Last>Savolainen</b:Last>
            <b:First>Peter</b:First>
            <b:Middle>T.</b:Middle>
          </b:Person>
          <b:Person>
            <b:Last>Mannering</b:Last>
            <b:First>Fred</b:First>
            <b:Middle>L.</b:Middle>
          </b:Person>
          <b:Person>
            <b:Last>Lord</b:Last>
            <b:First>Dominique</b:First>
          </b:Person>
          <b:Person>
            <b:Last>Quddus</b:Last>
            <b:First>Mohammed</b:First>
            <b:Middle>A.</b:Middle>
          </b:Person>
        </b:NameList>
      </b:Author>
    </b:Author>
    <b:Title>The statistical analysis of highway crash-injury severities: A review and assessment of methodological alternatives</b:Title>
    <b:JournalName>Accident Analysis &amp; Prevention</b:JournalName>
    <b:Year>2011</b:Year>
    <b:Pages>1666-1676</b:Pages>
    <b:Volume>43</b:Volume>
    <b:Issue>5</b:Issue>
    <b:RefOrder>41</b:RefOrder>
  </b:Source>
  <b:Source>
    <b:Tag>Muh23</b:Tag>
    <b:SourceType>JournalArticle</b:SourceType>
    <b:Guid>{FD684352-802F-4458-AF56-B80D9E334AFB}</b:Guid>
    <b:Author>
      <b:Author>
        <b:NameList>
          <b:Person>
            <b:Last>Naeem</b:Last>
            <b:First>Muhammed</b:First>
          </b:Person>
          <b:Person>
            <b:Last>Ozuem</b:Last>
            <b:First>Wilson</b:First>
          </b:Person>
          <b:Person>
            <b:Last>Howell</b:Last>
            <b:First>Kerry</b:First>
          </b:Person>
          <b:Person>
            <b:Last>Ranfagni</b:Last>
            <b:First>Silvia</b:First>
          </b:Person>
        </b:NameList>
      </b:Author>
    </b:Author>
    <b:Title>A Step-by-Step Process of Thematic Analysis to Develop a Conceptual Model in Qualitative Research</b:Title>
    <b:JournalName>International Journal of Qualitative Methods</b:JournalName>
    <b:Year>2023</b:Year>
    <b:Volume>22</b:Volume>
    <b:RefOrder>38</b:RefOrder>
  </b:Source>
  <b:Source>
    <b:Tag>Hol19</b:Tag>
    <b:SourceType>JournalArticle</b:SourceType>
    <b:Guid>{D72A4AEB-FB8D-45E3-9AE6-11B203D4F2F3}</b:Guid>
    <b:Author>
      <b:Author>
        <b:NameList>
          <b:Person>
            <b:Last>Holmes</b:Last>
            <b:First>Benjamin</b:First>
            <b:Middle>D.</b:Middle>
          </b:Person>
          <b:Person>
            <b:Last>Haglund</b:Last>
            <b:First>Kristin</b:First>
          </b:Person>
          <b:Person>
            <b:Last>Beyer</b:Last>
            <b:First>Kristin</b:First>
            <b:Middle>M. M.</b:Middle>
          </b:Person>
          <b:Person>
            <b:Last>Cassidy</b:Last>
            <b:First>Laura</b:First>
            <b:Middle>D.</b:Middle>
          </b:Person>
        </b:NameList>
      </b:Author>
    </b:Author>
    <b:Title>Qualitative methods of road traffic crash research in low- and middle-income countries: a review</b:Title>
    <b:JournalName>International Journal of Injury Control and Safety Promotion </b:JournalName>
    <b:Year>2019</b:Year>
    <b:Pages>194-199</b:Pages>
    <b:Issue>2</b:Issue>
    <b:RefOrder>39</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CBC9F3AE1D364DB8B9FF1445507B90" ma:contentTypeVersion="19" ma:contentTypeDescription="Create a new document." ma:contentTypeScope="" ma:versionID="d1921921cff0b585c5477ffca63c9ddd">
  <xsd:schema xmlns:xsd="http://www.w3.org/2001/XMLSchema" xmlns:xs="http://www.w3.org/2001/XMLSchema" xmlns:p="http://schemas.microsoft.com/office/2006/metadata/properties" xmlns:ns2="eb9297bf-6ca5-4c1c-9e91-079648891faf" xmlns:ns3="03fc7f91-dee4-4778-8639-4eb5718480c0" targetNamespace="http://schemas.microsoft.com/office/2006/metadata/properties" ma:root="true" ma:fieldsID="886aa267323b1a12f05231e7c3ee25f1" ns2:_="" ns3:_="">
    <xsd:import namespace="eb9297bf-6ca5-4c1c-9e91-079648891faf"/>
    <xsd:import namespace="03fc7f91-dee4-4778-8639-4eb5718480c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DocumentType"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297bf-6ca5-4c1c-9e91-07964889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aa446fb-c4e7-47d1-9e02-aae3431be311"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DocumentType" ma:index="22" nillable="true" ma:displayName="Document Type" ma:format="Dropdown" ma:internalName="DocumentType">
      <xsd:simpleType>
        <xsd:restriction base="dms:Choice">
          <xsd:enumeration value="Reconstruction - Data Info"/>
          <xsd:enumeration value="Reconstruction - Form"/>
          <xsd:enumeration value="Reconstruction - Report"/>
          <xsd:enumeration value="Reconstruction - SOP"/>
          <xsd:enumeration value="Inspection - Form"/>
          <xsd:enumeration value="CMV Supplemental"/>
          <xsd:enumeration value="PCR"/>
          <xsd:enumeration value="Training"/>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omments" ma:index="25"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c7f91-dee4-4778-8639-4eb5718480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b46f266-eecd-4924-928d-40239c116aee}" ma:internalName="TaxCatchAll" ma:showField="CatchAllData" ma:web="03fc7f91-dee4-4778-8639-4eb571848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4A0743-D02F-4B71-87C0-C699BEC44F58}">
  <ds:schemaRefs>
    <ds:schemaRef ds:uri="http://schemas.microsoft.com/office/2006/metadata/properties"/>
    <ds:schemaRef ds:uri="http://schemas.microsoft.com/office/infopath/2007/PartnerControls"/>
    <ds:schemaRef ds:uri="03fc7f91-dee4-4778-8639-4eb5718480c0"/>
    <ds:schemaRef ds:uri="eb9297bf-6ca5-4c1c-9e91-079648891faf"/>
  </ds:schemaRefs>
</ds:datastoreItem>
</file>

<file path=customXml/itemProps2.xml><?xml version="1.0" encoding="utf-8"?>
<ds:datastoreItem xmlns:ds="http://schemas.openxmlformats.org/officeDocument/2006/customXml" ds:itemID="{E6243D65-96AB-42B0-A19F-DB8A1C88A1D6}">
  <ds:schemaRefs>
    <ds:schemaRef ds:uri="http://schemas.openxmlformats.org/officeDocument/2006/bibliography"/>
  </ds:schemaRefs>
</ds:datastoreItem>
</file>

<file path=customXml/itemProps3.xml><?xml version="1.0" encoding="utf-8"?>
<ds:datastoreItem xmlns:ds="http://schemas.openxmlformats.org/officeDocument/2006/customXml" ds:itemID="{2E844BB0-358B-4CC4-AACF-4582005A6113}">
  <ds:schemaRefs>
    <ds:schemaRef ds:uri="http://schemas.microsoft.com/sharepoint/v3/contenttype/forms"/>
  </ds:schemaRefs>
</ds:datastoreItem>
</file>

<file path=customXml/itemProps4.xml><?xml version="1.0" encoding="utf-8"?>
<ds:datastoreItem xmlns:ds="http://schemas.openxmlformats.org/officeDocument/2006/customXml" ds:itemID="{F1FCE42B-FBC1-47CF-973A-18EDAE0C2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297bf-6ca5-4c1c-9e91-079648891faf"/>
    <ds:schemaRef ds:uri="03fc7f91-dee4-4778-8639-4eb571848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ccfp_word_template_coverpage_fullbleed.dotx</Template>
  <TotalTime>29</TotalTime>
  <Pages>74</Pages>
  <Words>23671</Words>
  <Characters>134929</Characters>
  <Application>Microsoft Office Word</Application>
  <DocSecurity>0</DocSecurity>
  <Lines>1124</Lines>
  <Paragraphs>316</Paragraphs>
  <ScaleCrop>false</ScaleCrop>
  <Company/>
  <LinksUpToDate>false</LinksUpToDate>
  <CharactersWithSpaces>158284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CCFP Heavy-Duty Truck Study</dc:subject>
  <dc:creator>)</dc:creator>
  <cp:keywords/>
  <dc:description/>
  <cp:lastModifiedBy>Situmorang, Philip (Volpe)</cp:lastModifiedBy>
  <cp:revision>7</cp:revision>
  <dcterms:created xsi:type="dcterms:W3CDTF">2025-06-18T17:49:00Z</dcterms:created>
  <dcterms:modified xsi:type="dcterms:W3CDTF">2025-07-29T19:14:00Z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0x0101003BCBC9F3AE1D364DB8B9FF1445507B90</vt:lpwstr>
  </property>
  <property fmtid="{D5CDD505-2E9C-101B-9397-08002B2CF9AE}" pid="3" name="MediaServiceImageTags">
    <vt:lpwstr/>
  </property>
</Properties>
</file>